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891592" w14:textId="77777777" w:rsidR="002A1171" w:rsidRPr="00120A01" w:rsidRDefault="002A1171">
      <w:pPr>
        <w:rPr>
          <w:lang w:val="en-US"/>
        </w:rPr>
      </w:pPr>
      <w:bookmarkStart w:id="0" w:name="_Toc402938157"/>
    </w:p>
    <w:p w14:paraId="4E891593" w14:textId="77777777" w:rsidR="002A1171" w:rsidRPr="00120A01" w:rsidRDefault="002A1171">
      <w:pPr>
        <w:tabs>
          <w:tab w:val="left" w:pos="1500"/>
        </w:tabs>
        <w:rPr>
          <w:lang w:val="en-US"/>
        </w:rPr>
      </w:pPr>
      <w:r w:rsidRPr="00120A01">
        <w:rPr>
          <w:lang w:val="en-US"/>
        </w:rPr>
        <w:tab/>
      </w:r>
    </w:p>
    <w:p w14:paraId="4E891594" w14:textId="77777777" w:rsidR="002A1171" w:rsidRPr="00120A01" w:rsidRDefault="002A1171">
      <w:pPr>
        <w:rPr>
          <w:lang w:val="en-US"/>
        </w:rPr>
      </w:pPr>
    </w:p>
    <w:p w14:paraId="4E891595" w14:textId="77777777" w:rsidR="004E7A99" w:rsidRPr="00120A01" w:rsidRDefault="004E7A99" w:rsidP="004E7A99">
      <w:pPr>
        <w:pStyle w:val="dnb-hovedoverskrift"/>
        <w:pBdr>
          <w:top w:val="none" w:sz="0" w:space="0" w:color="auto"/>
          <w:bottom w:val="none" w:sz="0" w:space="0" w:color="auto"/>
        </w:pBdr>
        <w:rPr>
          <w:lang w:val="en-US"/>
        </w:rPr>
      </w:pPr>
    </w:p>
    <w:p w14:paraId="4E891596" w14:textId="77777777" w:rsidR="004E7A99" w:rsidRPr="00120A01" w:rsidRDefault="004E7A99" w:rsidP="004E7A99">
      <w:pPr>
        <w:jc w:val="center"/>
        <w:rPr>
          <w:b/>
          <w:sz w:val="44"/>
          <w:szCs w:val="44"/>
          <w:lang w:val="en-US"/>
        </w:rPr>
      </w:pPr>
    </w:p>
    <w:p w14:paraId="4E891597" w14:textId="77777777" w:rsidR="004E7A99" w:rsidRPr="00120A01" w:rsidRDefault="004E7A99" w:rsidP="004E7A99">
      <w:pPr>
        <w:pBdr>
          <w:top w:val="single" w:sz="12" w:space="1" w:color="auto"/>
          <w:bottom w:val="single" w:sz="12" w:space="1" w:color="auto"/>
        </w:pBdr>
        <w:jc w:val="center"/>
        <w:rPr>
          <w:b/>
          <w:color w:val="FF0000"/>
          <w:sz w:val="48"/>
          <w:szCs w:val="48"/>
          <w:lang w:val="en-US"/>
        </w:rPr>
      </w:pPr>
    </w:p>
    <w:p w14:paraId="4E891598" w14:textId="706E0EC9" w:rsidR="006E5EAD" w:rsidRPr="00A92379" w:rsidRDefault="009C10E1" w:rsidP="006E5EAD">
      <w:pPr>
        <w:pBdr>
          <w:top w:val="single" w:sz="12" w:space="1" w:color="auto"/>
          <w:bottom w:val="single" w:sz="12" w:space="1" w:color="auto"/>
        </w:pBdr>
        <w:rPr>
          <w:b/>
          <w:color w:val="FF0000"/>
          <w:sz w:val="44"/>
          <w:szCs w:val="44"/>
          <w:lang w:val="en-US"/>
        </w:rPr>
      </w:pPr>
      <w:r>
        <w:rPr>
          <w:rFonts w:cs="Arial"/>
          <w:b/>
          <w:bCs/>
          <w:sz w:val="44"/>
          <w:szCs w:val="44"/>
          <w:lang w:val="en-US"/>
        </w:rPr>
        <w:t>Vipps</w:t>
      </w:r>
      <w:r w:rsidR="001C588C">
        <w:rPr>
          <w:rFonts w:cs="Arial"/>
          <w:b/>
          <w:bCs/>
          <w:sz w:val="44"/>
          <w:szCs w:val="44"/>
          <w:lang w:val="en-US"/>
        </w:rPr>
        <w:t xml:space="preserve"> </w:t>
      </w:r>
      <w:r w:rsidR="001E1AE1">
        <w:rPr>
          <w:rFonts w:cs="Arial"/>
          <w:b/>
          <w:bCs/>
          <w:sz w:val="44"/>
          <w:szCs w:val="44"/>
          <w:lang w:val="en-US"/>
        </w:rPr>
        <w:t>eCommerce</w:t>
      </w:r>
      <w:r w:rsidR="00BA1888">
        <w:rPr>
          <w:rFonts w:cs="Arial"/>
          <w:b/>
          <w:bCs/>
          <w:sz w:val="44"/>
          <w:szCs w:val="44"/>
          <w:lang w:val="en-US"/>
        </w:rPr>
        <w:t xml:space="preserve"> </w:t>
      </w:r>
      <w:r w:rsidR="00171D70" w:rsidRPr="00D41BB4">
        <w:rPr>
          <w:rFonts w:cs="Arial"/>
          <w:b/>
          <w:bCs/>
          <w:sz w:val="44"/>
          <w:szCs w:val="44"/>
          <w:lang w:val="en-US"/>
        </w:rPr>
        <w:t>API</w:t>
      </w:r>
      <w:r w:rsidR="005C50FF">
        <w:rPr>
          <w:rFonts w:cs="Arial"/>
          <w:b/>
          <w:bCs/>
          <w:sz w:val="44"/>
          <w:szCs w:val="44"/>
          <w:lang w:val="en-US"/>
        </w:rPr>
        <w:t>s</w:t>
      </w:r>
      <w:r w:rsidR="00220F32">
        <w:rPr>
          <w:rFonts w:cs="Arial"/>
          <w:b/>
          <w:bCs/>
          <w:sz w:val="44"/>
          <w:szCs w:val="44"/>
          <w:lang w:val="en-US"/>
        </w:rPr>
        <w:t xml:space="preserve"> v2</w:t>
      </w:r>
    </w:p>
    <w:p w14:paraId="4E891599" w14:textId="77777777" w:rsidR="004E7A99" w:rsidRPr="000B35F8" w:rsidRDefault="004E7A99" w:rsidP="004E7A99">
      <w:pPr>
        <w:pBdr>
          <w:top w:val="single" w:sz="12" w:space="1" w:color="auto"/>
          <w:bottom w:val="single" w:sz="12" w:space="1" w:color="auto"/>
        </w:pBdr>
        <w:jc w:val="center"/>
        <w:rPr>
          <w:b/>
          <w:color w:val="FF0000"/>
          <w:sz w:val="48"/>
          <w:szCs w:val="48"/>
          <w:lang w:val="en-US"/>
        </w:rPr>
      </w:pPr>
    </w:p>
    <w:p w14:paraId="4E89159A" w14:textId="77777777" w:rsidR="004E7A99" w:rsidRPr="000B35F8" w:rsidRDefault="004E7A99" w:rsidP="004E7A99">
      <w:pPr>
        <w:rPr>
          <w:b/>
          <w:color w:val="000000"/>
          <w:lang w:val="en-US"/>
        </w:rPr>
      </w:pPr>
      <w:bookmarkStart w:id="1" w:name="_Toc296948436"/>
      <w:bookmarkStart w:id="2" w:name="_Toc296948641"/>
      <w:bookmarkEnd w:id="1"/>
      <w:bookmarkEnd w:id="2"/>
    </w:p>
    <w:p w14:paraId="4E89159B" w14:textId="77777777" w:rsidR="004E7A99" w:rsidRPr="000B35F8" w:rsidRDefault="004E7A99" w:rsidP="004E7A99">
      <w:pPr>
        <w:rPr>
          <w:color w:val="000000"/>
          <w:sz w:val="24"/>
          <w:szCs w:val="24"/>
          <w:lang w:val="en-US"/>
        </w:rPr>
      </w:pPr>
    </w:p>
    <w:p w14:paraId="4E89159C" w14:textId="2B4266A6" w:rsidR="006E5EAD" w:rsidRPr="00A92379" w:rsidRDefault="00220F32" w:rsidP="006E5EAD">
      <w:pPr>
        <w:rPr>
          <w:sz w:val="24"/>
          <w:szCs w:val="24"/>
          <w:lang w:val="en-US"/>
        </w:rPr>
      </w:pPr>
      <w:r>
        <w:rPr>
          <w:sz w:val="24"/>
          <w:szCs w:val="24"/>
          <w:lang w:val="en-US"/>
        </w:rPr>
        <w:t>Document v</w:t>
      </w:r>
      <w:r w:rsidR="006E5EAD" w:rsidRPr="00A92379">
        <w:rPr>
          <w:sz w:val="24"/>
          <w:szCs w:val="24"/>
          <w:lang w:val="en-US"/>
        </w:rPr>
        <w:t xml:space="preserve">ersion: </w:t>
      </w:r>
      <w:r w:rsidR="00F018DD">
        <w:rPr>
          <w:b/>
          <w:sz w:val="24"/>
          <w:szCs w:val="24"/>
          <w:lang w:val="en-US"/>
        </w:rPr>
        <w:t>2</w:t>
      </w:r>
      <w:r w:rsidR="00683E0B">
        <w:rPr>
          <w:b/>
          <w:sz w:val="24"/>
          <w:szCs w:val="24"/>
          <w:lang w:val="en-US"/>
        </w:rPr>
        <w:t>.0</w:t>
      </w:r>
    </w:p>
    <w:p w14:paraId="4E89159F" w14:textId="0889F9D2" w:rsidR="00633BB0" w:rsidRPr="00602821" w:rsidRDefault="006E5EAD" w:rsidP="00633BB0">
      <w:pPr>
        <w:rPr>
          <w:sz w:val="24"/>
          <w:szCs w:val="24"/>
          <w:lang w:val="en-US"/>
        </w:rPr>
      </w:pPr>
      <w:r w:rsidRPr="00A92379">
        <w:rPr>
          <w:sz w:val="24"/>
          <w:szCs w:val="24"/>
          <w:lang w:val="en-US"/>
        </w:rPr>
        <w:t xml:space="preserve">Date produced: </w:t>
      </w:r>
      <w:r w:rsidR="00683E0B">
        <w:rPr>
          <w:b/>
          <w:sz w:val="24"/>
          <w:szCs w:val="24"/>
          <w:lang w:val="en-US"/>
        </w:rPr>
        <w:t>Nov</w:t>
      </w:r>
      <w:r w:rsidR="00A43C05">
        <w:rPr>
          <w:b/>
          <w:sz w:val="24"/>
          <w:szCs w:val="24"/>
          <w:lang w:val="en-US"/>
        </w:rPr>
        <w:t>-201</w:t>
      </w:r>
      <w:r w:rsidR="0007061B">
        <w:rPr>
          <w:b/>
          <w:sz w:val="24"/>
          <w:szCs w:val="24"/>
          <w:lang w:val="en-US"/>
        </w:rPr>
        <w:t>7</w:t>
      </w:r>
    </w:p>
    <w:p w14:paraId="4E8915A0" w14:textId="77777777" w:rsidR="004E7A99" w:rsidRPr="00633BB0" w:rsidRDefault="004E7A99" w:rsidP="004E7A99">
      <w:pPr>
        <w:jc w:val="center"/>
        <w:rPr>
          <w:lang w:val="en-US"/>
        </w:rPr>
      </w:pPr>
    </w:p>
    <w:p w14:paraId="4E8915A1" w14:textId="77777777" w:rsidR="004E7A99" w:rsidRPr="00633BB0" w:rsidRDefault="004E7A99" w:rsidP="004E7A99">
      <w:pPr>
        <w:jc w:val="center"/>
        <w:rPr>
          <w:lang w:val="en-US"/>
        </w:rPr>
      </w:pPr>
    </w:p>
    <w:p w14:paraId="4E8915A2" w14:textId="77777777" w:rsidR="004E7A99" w:rsidRPr="00633BB0" w:rsidRDefault="004E7A99" w:rsidP="004E7A99">
      <w:pPr>
        <w:jc w:val="center"/>
        <w:rPr>
          <w:lang w:val="en-US"/>
        </w:rPr>
      </w:pPr>
    </w:p>
    <w:p w14:paraId="4E8915A3" w14:textId="30C125B8" w:rsidR="00633BB0" w:rsidRPr="00A92379" w:rsidRDefault="00633BB0" w:rsidP="00B93BA8">
      <w:pPr>
        <w:pStyle w:val="Topptekst"/>
        <w:tabs>
          <w:tab w:val="clear" w:pos="4536"/>
          <w:tab w:val="clear" w:pos="9072"/>
        </w:tabs>
        <w:rPr>
          <w:b/>
          <w:sz w:val="28"/>
          <w:szCs w:val="28"/>
          <w:lang w:val="en-US"/>
        </w:rPr>
      </w:pPr>
      <w:bookmarkStart w:id="3" w:name="_Toc405277661"/>
      <w:bookmarkStart w:id="4" w:name="_Toc419623411"/>
      <w:bookmarkStart w:id="5" w:name="_Toc419778133"/>
      <w:bookmarkStart w:id="6" w:name="_Toc419778177"/>
      <w:bookmarkStart w:id="7" w:name="_Toc419778219"/>
      <w:bookmarkStart w:id="8" w:name="_Toc420143455"/>
      <w:bookmarkStart w:id="9" w:name="_Toc443958047"/>
      <w:bookmarkStart w:id="10" w:name="_Toc443985884"/>
      <w:bookmarkStart w:id="11" w:name="_Toc444249379"/>
      <w:bookmarkStart w:id="12" w:name="_Toc444392394"/>
      <w:bookmarkStart w:id="13" w:name="_Toc444419116"/>
      <w:bookmarkStart w:id="14" w:name="_Toc449259380"/>
    </w:p>
    <w:p w14:paraId="4E8915FE" w14:textId="158E01A1" w:rsidR="002A1171" w:rsidRPr="00120A01" w:rsidRDefault="009E53D0" w:rsidP="00BB3BA0">
      <w:pPr>
        <w:rPr>
          <w:rFonts w:cs="Arial"/>
          <w:sz w:val="28"/>
          <w:szCs w:val="28"/>
          <w:lang w:val="en-US"/>
        </w:rPr>
      </w:pPr>
      <w:r>
        <w:rPr>
          <w:rFonts w:cs="Arial"/>
          <w:sz w:val="28"/>
          <w:szCs w:val="28"/>
          <w:lang w:val="en-US"/>
        </w:rPr>
        <w:br w:type="page"/>
      </w:r>
      <w:r w:rsidR="00120A01">
        <w:rPr>
          <w:rFonts w:cs="Arial"/>
          <w:sz w:val="28"/>
          <w:szCs w:val="28"/>
          <w:lang w:val="en-US"/>
        </w:rPr>
        <w:lastRenderedPageBreak/>
        <w:t>Content</w:t>
      </w:r>
    </w:p>
    <w:p w14:paraId="3E0740B6" w14:textId="6A61E5D7" w:rsidR="00220F32" w:rsidRDefault="00BB3BA0">
      <w:pPr>
        <w:pStyle w:val="INNH1"/>
        <w:tabs>
          <w:tab w:val="right" w:leader="dot" w:pos="9063"/>
        </w:tabs>
        <w:rPr>
          <w:rFonts w:asciiTheme="minorHAnsi" w:eastAsiaTheme="minorEastAsia" w:hAnsiTheme="minorHAnsi" w:cstheme="minorBidi"/>
          <w:b w:val="0"/>
          <w:bCs w:val="0"/>
          <w:noProof/>
          <w:sz w:val="22"/>
          <w:szCs w:val="22"/>
        </w:rPr>
      </w:pPr>
      <w:r>
        <w:rPr>
          <w:lang w:val="en-US"/>
        </w:rPr>
        <w:fldChar w:fldCharType="begin"/>
      </w:r>
      <w:r>
        <w:rPr>
          <w:lang w:val="en-US"/>
        </w:rPr>
        <w:instrText xml:space="preserve"> TOC \o "1-2" \h \z \u </w:instrText>
      </w:r>
      <w:r>
        <w:rPr>
          <w:lang w:val="en-US"/>
        </w:rPr>
        <w:fldChar w:fldCharType="separate"/>
      </w:r>
      <w:hyperlink w:anchor="_Toc506283608" w:history="1">
        <w:r w:rsidR="00220F32" w:rsidRPr="00652507">
          <w:rPr>
            <w:rStyle w:val="Hyperkobling"/>
            <w:noProof/>
            <w:lang w:val="en-US"/>
          </w:rPr>
          <w:t>Overview</w:t>
        </w:r>
        <w:r w:rsidR="00220F32">
          <w:rPr>
            <w:noProof/>
            <w:webHidden/>
          </w:rPr>
          <w:tab/>
        </w:r>
        <w:r w:rsidR="00220F32">
          <w:rPr>
            <w:noProof/>
            <w:webHidden/>
          </w:rPr>
          <w:fldChar w:fldCharType="begin"/>
        </w:r>
        <w:r w:rsidR="00220F32">
          <w:rPr>
            <w:noProof/>
            <w:webHidden/>
          </w:rPr>
          <w:instrText xml:space="preserve"> PAGEREF _Toc506283608 \h </w:instrText>
        </w:r>
        <w:r w:rsidR="00220F32">
          <w:rPr>
            <w:noProof/>
            <w:webHidden/>
          </w:rPr>
        </w:r>
        <w:r w:rsidR="00220F32">
          <w:rPr>
            <w:noProof/>
            <w:webHidden/>
          </w:rPr>
          <w:fldChar w:fldCharType="separate"/>
        </w:r>
        <w:r w:rsidR="00372367">
          <w:rPr>
            <w:noProof/>
            <w:webHidden/>
          </w:rPr>
          <w:t>4</w:t>
        </w:r>
        <w:r w:rsidR="00220F32">
          <w:rPr>
            <w:noProof/>
            <w:webHidden/>
          </w:rPr>
          <w:fldChar w:fldCharType="end"/>
        </w:r>
      </w:hyperlink>
    </w:p>
    <w:p w14:paraId="374A6BF2" w14:textId="3BE70F71" w:rsidR="00220F32" w:rsidRDefault="00590B22">
      <w:pPr>
        <w:pStyle w:val="INNH1"/>
        <w:tabs>
          <w:tab w:val="left" w:pos="600"/>
          <w:tab w:val="right" w:leader="dot" w:pos="9063"/>
        </w:tabs>
        <w:rPr>
          <w:rFonts w:asciiTheme="minorHAnsi" w:eastAsiaTheme="minorEastAsia" w:hAnsiTheme="minorHAnsi" w:cstheme="minorBidi"/>
          <w:b w:val="0"/>
          <w:bCs w:val="0"/>
          <w:noProof/>
          <w:sz w:val="22"/>
          <w:szCs w:val="22"/>
        </w:rPr>
      </w:pPr>
      <w:hyperlink w:anchor="_Toc506283609" w:history="1">
        <w:r w:rsidR="00220F32" w:rsidRPr="00652507">
          <w:rPr>
            <w:rStyle w:val="Hyperkobling"/>
            <w:noProof/>
            <w:lang w:val="en-US"/>
          </w:rPr>
          <w:t>1.</w:t>
        </w:r>
        <w:r w:rsidR="00220F32">
          <w:rPr>
            <w:rFonts w:asciiTheme="minorHAnsi" w:eastAsiaTheme="minorEastAsia" w:hAnsiTheme="minorHAnsi" w:cstheme="minorBidi"/>
            <w:b w:val="0"/>
            <w:bCs w:val="0"/>
            <w:noProof/>
            <w:sz w:val="22"/>
            <w:szCs w:val="22"/>
          </w:rPr>
          <w:tab/>
        </w:r>
        <w:r w:rsidR="00220F32" w:rsidRPr="00652507">
          <w:rPr>
            <w:rStyle w:val="Hyperkobling"/>
            <w:noProof/>
            <w:lang w:val="en-US"/>
          </w:rPr>
          <w:t>Use case scenarios</w:t>
        </w:r>
        <w:r w:rsidR="00220F32">
          <w:rPr>
            <w:noProof/>
            <w:webHidden/>
          </w:rPr>
          <w:tab/>
        </w:r>
        <w:r w:rsidR="00220F32">
          <w:rPr>
            <w:noProof/>
            <w:webHidden/>
          </w:rPr>
          <w:fldChar w:fldCharType="begin"/>
        </w:r>
        <w:r w:rsidR="00220F32">
          <w:rPr>
            <w:noProof/>
            <w:webHidden/>
          </w:rPr>
          <w:instrText xml:space="preserve"> PAGEREF _Toc506283609 \h </w:instrText>
        </w:r>
        <w:r w:rsidR="00220F32">
          <w:rPr>
            <w:noProof/>
            <w:webHidden/>
          </w:rPr>
        </w:r>
        <w:r w:rsidR="00220F32">
          <w:rPr>
            <w:noProof/>
            <w:webHidden/>
          </w:rPr>
          <w:fldChar w:fldCharType="separate"/>
        </w:r>
        <w:r w:rsidR="00372367">
          <w:rPr>
            <w:noProof/>
            <w:webHidden/>
          </w:rPr>
          <w:t>4</w:t>
        </w:r>
        <w:r w:rsidR="00220F32">
          <w:rPr>
            <w:noProof/>
            <w:webHidden/>
          </w:rPr>
          <w:fldChar w:fldCharType="end"/>
        </w:r>
      </w:hyperlink>
    </w:p>
    <w:p w14:paraId="3D1BF6FC" w14:textId="318D1BB9"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10" w:history="1">
        <w:r w:rsidR="00220F32" w:rsidRPr="00652507">
          <w:rPr>
            <w:rStyle w:val="Hyperkobling"/>
            <w:noProof/>
            <w:lang w:val="en-US"/>
          </w:rPr>
          <w:t>1.1</w:t>
        </w:r>
        <w:r w:rsidR="00220F32">
          <w:rPr>
            <w:rFonts w:asciiTheme="minorHAnsi" w:eastAsiaTheme="minorEastAsia" w:hAnsiTheme="minorHAnsi" w:cstheme="minorBidi"/>
            <w:noProof/>
            <w:sz w:val="22"/>
            <w:szCs w:val="22"/>
          </w:rPr>
          <w:tab/>
        </w:r>
        <w:r w:rsidR="00220F32" w:rsidRPr="00652507">
          <w:rPr>
            <w:rStyle w:val="Hyperkobling"/>
            <w:noProof/>
            <w:lang w:val="en-US"/>
          </w:rPr>
          <w:t>Regular eCommerce Payments</w:t>
        </w:r>
        <w:r w:rsidR="00220F32">
          <w:rPr>
            <w:noProof/>
            <w:webHidden/>
          </w:rPr>
          <w:tab/>
        </w:r>
        <w:r w:rsidR="00220F32">
          <w:rPr>
            <w:noProof/>
            <w:webHidden/>
          </w:rPr>
          <w:fldChar w:fldCharType="begin"/>
        </w:r>
        <w:r w:rsidR="00220F32">
          <w:rPr>
            <w:noProof/>
            <w:webHidden/>
          </w:rPr>
          <w:instrText xml:space="preserve"> PAGEREF _Toc506283610 \h </w:instrText>
        </w:r>
        <w:r w:rsidR="00220F32">
          <w:rPr>
            <w:noProof/>
            <w:webHidden/>
          </w:rPr>
        </w:r>
        <w:r w:rsidR="00220F32">
          <w:rPr>
            <w:noProof/>
            <w:webHidden/>
          </w:rPr>
          <w:fldChar w:fldCharType="separate"/>
        </w:r>
        <w:r w:rsidR="00372367">
          <w:rPr>
            <w:noProof/>
            <w:webHidden/>
          </w:rPr>
          <w:t>4</w:t>
        </w:r>
        <w:r w:rsidR="00220F32">
          <w:rPr>
            <w:noProof/>
            <w:webHidden/>
          </w:rPr>
          <w:fldChar w:fldCharType="end"/>
        </w:r>
      </w:hyperlink>
    </w:p>
    <w:p w14:paraId="74DEF3BE" w14:textId="37AABFCB"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11" w:history="1">
        <w:r w:rsidR="00220F32" w:rsidRPr="00652507">
          <w:rPr>
            <w:rStyle w:val="Hyperkobling"/>
            <w:noProof/>
            <w:lang w:val="en-US"/>
          </w:rPr>
          <w:t>1.2</w:t>
        </w:r>
        <w:r w:rsidR="00220F32">
          <w:rPr>
            <w:rFonts w:asciiTheme="minorHAnsi" w:eastAsiaTheme="minorEastAsia" w:hAnsiTheme="minorHAnsi" w:cstheme="minorBidi"/>
            <w:noProof/>
            <w:sz w:val="22"/>
            <w:szCs w:val="22"/>
          </w:rPr>
          <w:tab/>
        </w:r>
        <w:r w:rsidR="00220F32" w:rsidRPr="00652507">
          <w:rPr>
            <w:rStyle w:val="Hyperkobling"/>
            <w:noProof/>
            <w:lang w:val="en-US"/>
          </w:rPr>
          <w:t>Express Checkout Payments</w:t>
        </w:r>
        <w:r w:rsidR="00220F32">
          <w:rPr>
            <w:noProof/>
            <w:webHidden/>
          </w:rPr>
          <w:tab/>
        </w:r>
        <w:r w:rsidR="00220F32">
          <w:rPr>
            <w:noProof/>
            <w:webHidden/>
          </w:rPr>
          <w:fldChar w:fldCharType="begin"/>
        </w:r>
        <w:r w:rsidR="00220F32">
          <w:rPr>
            <w:noProof/>
            <w:webHidden/>
          </w:rPr>
          <w:instrText xml:space="preserve"> PAGEREF _Toc506283611 \h </w:instrText>
        </w:r>
        <w:r w:rsidR="00220F32">
          <w:rPr>
            <w:noProof/>
            <w:webHidden/>
          </w:rPr>
        </w:r>
        <w:r w:rsidR="00220F32">
          <w:rPr>
            <w:noProof/>
            <w:webHidden/>
          </w:rPr>
          <w:fldChar w:fldCharType="separate"/>
        </w:r>
        <w:r w:rsidR="00372367">
          <w:rPr>
            <w:noProof/>
            <w:webHidden/>
          </w:rPr>
          <w:t>4</w:t>
        </w:r>
        <w:r w:rsidR="00220F32">
          <w:rPr>
            <w:noProof/>
            <w:webHidden/>
          </w:rPr>
          <w:fldChar w:fldCharType="end"/>
        </w:r>
      </w:hyperlink>
    </w:p>
    <w:p w14:paraId="2839A3D4" w14:textId="27EAB9AC" w:rsidR="00220F32" w:rsidRDefault="00590B22">
      <w:pPr>
        <w:pStyle w:val="INNH1"/>
        <w:tabs>
          <w:tab w:val="left" w:pos="600"/>
          <w:tab w:val="right" w:leader="dot" w:pos="9063"/>
        </w:tabs>
        <w:rPr>
          <w:rFonts w:asciiTheme="minorHAnsi" w:eastAsiaTheme="minorEastAsia" w:hAnsiTheme="minorHAnsi" w:cstheme="minorBidi"/>
          <w:b w:val="0"/>
          <w:bCs w:val="0"/>
          <w:noProof/>
          <w:sz w:val="22"/>
          <w:szCs w:val="22"/>
        </w:rPr>
      </w:pPr>
      <w:hyperlink w:anchor="_Toc506283612" w:history="1">
        <w:r w:rsidR="00220F32" w:rsidRPr="00652507">
          <w:rPr>
            <w:rStyle w:val="Hyperkobling"/>
            <w:noProof/>
            <w:lang w:val="en-US"/>
          </w:rPr>
          <w:t>2.</w:t>
        </w:r>
        <w:r w:rsidR="00220F32">
          <w:rPr>
            <w:rFonts w:asciiTheme="minorHAnsi" w:eastAsiaTheme="minorEastAsia" w:hAnsiTheme="minorHAnsi" w:cstheme="minorBidi"/>
            <w:b w:val="0"/>
            <w:bCs w:val="0"/>
            <w:noProof/>
            <w:sz w:val="22"/>
            <w:szCs w:val="22"/>
          </w:rPr>
          <w:tab/>
        </w:r>
        <w:r w:rsidR="00220F32" w:rsidRPr="00652507">
          <w:rPr>
            <w:rStyle w:val="Hyperkobling"/>
            <w:noProof/>
            <w:lang w:val="en-US"/>
          </w:rPr>
          <w:t>API Calls flow</w:t>
        </w:r>
        <w:r w:rsidR="00220F32">
          <w:rPr>
            <w:noProof/>
            <w:webHidden/>
          </w:rPr>
          <w:tab/>
        </w:r>
        <w:r w:rsidR="00220F32">
          <w:rPr>
            <w:noProof/>
            <w:webHidden/>
          </w:rPr>
          <w:fldChar w:fldCharType="begin"/>
        </w:r>
        <w:r w:rsidR="00220F32">
          <w:rPr>
            <w:noProof/>
            <w:webHidden/>
          </w:rPr>
          <w:instrText xml:space="preserve"> PAGEREF _Toc506283612 \h </w:instrText>
        </w:r>
        <w:r w:rsidR="00220F32">
          <w:rPr>
            <w:noProof/>
            <w:webHidden/>
          </w:rPr>
        </w:r>
        <w:r w:rsidR="00220F32">
          <w:rPr>
            <w:noProof/>
            <w:webHidden/>
          </w:rPr>
          <w:fldChar w:fldCharType="separate"/>
        </w:r>
        <w:r w:rsidR="00372367">
          <w:rPr>
            <w:noProof/>
            <w:webHidden/>
          </w:rPr>
          <w:t>5</w:t>
        </w:r>
        <w:r w:rsidR="00220F32">
          <w:rPr>
            <w:noProof/>
            <w:webHidden/>
          </w:rPr>
          <w:fldChar w:fldCharType="end"/>
        </w:r>
      </w:hyperlink>
    </w:p>
    <w:p w14:paraId="464ED3C2" w14:textId="57D0DBBA" w:rsidR="00220F32" w:rsidRDefault="00590B22">
      <w:pPr>
        <w:pStyle w:val="INNH1"/>
        <w:tabs>
          <w:tab w:val="left" w:pos="600"/>
          <w:tab w:val="right" w:leader="dot" w:pos="9063"/>
        </w:tabs>
        <w:rPr>
          <w:rFonts w:asciiTheme="minorHAnsi" w:eastAsiaTheme="minorEastAsia" w:hAnsiTheme="minorHAnsi" w:cstheme="minorBidi"/>
          <w:b w:val="0"/>
          <w:bCs w:val="0"/>
          <w:noProof/>
          <w:sz w:val="22"/>
          <w:szCs w:val="22"/>
        </w:rPr>
      </w:pPr>
      <w:hyperlink w:anchor="_Toc506283613" w:history="1">
        <w:r w:rsidR="00220F32" w:rsidRPr="00652507">
          <w:rPr>
            <w:rStyle w:val="Hyperkobling"/>
            <w:noProof/>
            <w:lang w:val="en-US"/>
          </w:rPr>
          <w:t>3.</w:t>
        </w:r>
        <w:r w:rsidR="00220F32">
          <w:rPr>
            <w:rFonts w:asciiTheme="minorHAnsi" w:eastAsiaTheme="minorEastAsia" w:hAnsiTheme="minorHAnsi" w:cstheme="minorBidi"/>
            <w:b w:val="0"/>
            <w:bCs w:val="0"/>
            <w:noProof/>
            <w:sz w:val="22"/>
            <w:szCs w:val="22"/>
          </w:rPr>
          <w:tab/>
        </w:r>
        <w:r w:rsidR="00220F32" w:rsidRPr="00652507">
          <w:rPr>
            <w:rStyle w:val="Hyperkobling"/>
            <w:noProof/>
            <w:lang w:val="en-US"/>
          </w:rPr>
          <w:t>Authentication</w:t>
        </w:r>
        <w:r w:rsidR="00220F32">
          <w:rPr>
            <w:noProof/>
            <w:webHidden/>
          </w:rPr>
          <w:tab/>
        </w:r>
        <w:r w:rsidR="00220F32">
          <w:rPr>
            <w:noProof/>
            <w:webHidden/>
          </w:rPr>
          <w:fldChar w:fldCharType="begin"/>
        </w:r>
        <w:r w:rsidR="00220F32">
          <w:rPr>
            <w:noProof/>
            <w:webHidden/>
          </w:rPr>
          <w:instrText xml:space="preserve"> PAGEREF _Toc506283613 \h </w:instrText>
        </w:r>
        <w:r w:rsidR="00220F32">
          <w:rPr>
            <w:noProof/>
            <w:webHidden/>
          </w:rPr>
        </w:r>
        <w:r w:rsidR="00220F32">
          <w:rPr>
            <w:noProof/>
            <w:webHidden/>
          </w:rPr>
          <w:fldChar w:fldCharType="separate"/>
        </w:r>
        <w:r w:rsidR="00372367">
          <w:rPr>
            <w:noProof/>
            <w:webHidden/>
          </w:rPr>
          <w:t>6</w:t>
        </w:r>
        <w:r w:rsidR="00220F32">
          <w:rPr>
            <w:noProof/>
            <w:webHidden/>
          </w:rPr>
          <w:fldChar w:fldCharType="end"/>
        </w:r>
      </w:hyperlink>
    </w:p>
    <w:p w14:paraId="591E87DA" w14:textId="0F8424C0"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14" w:history="1">
        <w:r w:rsidR="00220F32" w:rsidRPr="00652507">
          <w:rPr>
            <w:rStyle w:val="Hyperkobling"/>
            <w:noProof/>
          </w:rPr>
          <w:t>3.1</w:t>
        </w:r>
        <w:r w:rsidR="00220F32">
          <w:rPr>
            <w:rFonts w:asciiTheme="minorHAnsi" w:eastAsiaTheme="minorEastAsia" w:hAnsiTheme="minorHAnsi" w:cstheme="minorBidi"/>
            <w:noProof/>
            <w:sz w:val="22"/>
            <w:szCs w:val="22"/>
          </w:rPr>
          <w:tab/>
        </w:r>
        <w:r w:rsidR="00220F32" w:rsidRPr="00652507">
          <w:rPr>
            <w:rStyle w:val="Hyperkobling"/>
            <w:noProof/>
          </w:rPr>
          <w:t>Overview</w:t>
        </w:r>
        <w:r w:rsidR="00220F32">
          <w:rPr>
            <w:noProof/>
            <w:webHidden/>
          </w:rPr>
          <w:tab/>
        </w:r>
        <w:r w:rsidR="00220F32">
          <w:rPr>
            <w:noProof/>
            <w:webHidden/>
          </w:rPr>
          <w:fldChar w:fldCharType="begin"/>
        </w:r>
        <w:r w:rsidR="00220F32">
          <w:rPr>
            <w:noProof/>
            <w:webHidden/>
          </w:rPr>
          <w:instrText xml:space="preserve"> PAGEREF _Toc506283614 \h </w:instrText>
        </w:r>
        <w:r w:rsidR="00220F32">
          <w:rPr>
            <w:noProof/>
            <w:webHidden/>
          </w:rPr>
        </w:r>
        <w:r w:rsidR="00220F32">
          <w:rPr>
            <w:noProof/>
            <w:webHidden/>
          </w:rPr>
          <w:fldChar w:fldCharType="separate"/>
        </w:r>
        <w:r w:rsidR="00372367">
          <w:rPr>
            <w:noProof/>
            <w:webHidden/>
          </w:rPr>
          <w:t>6</w:t>
        </w:r>
        <w:r w:rsidR="00220F32">
          <w:rPr>
            <w:noProof/>
            <w:webHidden/>
          </w:rPr>
          <w:fldChar w:fldCharType="end"/>
        </w:r>
      </w:hyperlink>
    </w:p>
    <w:p w14:paraId="034E8FE3" w14:textId="39571F6B"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15" w:history="1">
        <w:r w:rsidR="00220F32" w:rsidRPr="00652507">
          <w:rPr>
            <w:rStyle w:val="Hyperkobling"/>
            <w:noProof/>
          </w:rPr>
          <w:t>3.2</w:t>
        </w:r>
        <w:r w:rsidR="00220F32">
          <w:rPr>
            <w:rFonts w:asciiTheme="minorHAnsi" w:eastAsiaTheme="minorEastAsia" w:hAnsiTheme="minorHAnsi" w:cstheme="minorBidi"/>
            <w:noProof/>
            <w:sz w:val="22"/>
            <w:szCs w:val="22"/>
          </w:rPr>
          <w:tab/>
        </w:r>
        <w:r w:rsidR="00220F32" w:rsidRPr="00652507">
          <w:rPr>
            <w:rStyle w:val="Hyperkobling"/>
            <w:noProof/>
          </w:rPr>
          <w:t>Access Token</w:t>
        </w:r>
        <w:r w:rsidR="00220F32">
          <w:rPr>
            <w:noProof/>
            <w:webHidden/>
          </w:rPr>
          <w:tab/>
        </w:r>
        <w:r w:rsidR="00220F32">
          <w:rPr>
            <w:noProof/>
            <w:webHidden/>
          </w:rPr>
          <w:fldChar w:fldCharType="begin"/>
        </w:r>
        <w:r w:rsidR="00220F32">
          <w:rPr>
            <w:noProof/>
            <w:webHidden/>
          </w:rPr>
          <w:instrText xml:space="preserve"> PAGEREF _Toc506283615 \h </w:instrText>
        </w:r>
        <w:r w:rsidR="00220F32">
          <w:rPr>
            <w:noProof/>
            <w:webHidden/>
          </w:rPr>
        </w:r>
        <w:r w:rsidR="00220F32">
          <w:rPr>
            <w:noProof/>
            <w:webHidden/>
          </w:rPr>
          <w:fldChar w:fldCharType="separate"/>
        </w:r>
        <w:r w:rsidR="00372367">
          <w:rPr>
            <w:noProof/>
            <w:webHidden/>
          </w:rPr>
          <w:t>6</w:t>
        </w:r>
        <w:r w:rsidR="00220F32">
          <w:rPr>
            <w:noProof/>
            <w:webHidden/>
          </w:rPr>
          <w:fldChar w:fldCharType="end"/>
        </w:r>
      </w:hyperlink>
    </w:p>
    <w:p w14:paraId="77F2BB32" w14:textId="3817964C" w:rsidR="00220F32" w:rsidRDefault="00590B22">
      <w:pPr>
        <w:pStyle w:val="INNH1"/>
        <w:tabs>
          <w:tab w:val="left" w:pos="600"/>
          <w:tab w:val="right" w:leader="dot" w:pos="9063"/>
        </w:tabs>
        <w:rPr>
          <w:rFonts w:asciiTheme="minorHAnsi" w:eastAsiaTheme="minorEastAsia" w:hAnsiTheme="minorHAnsi" w:cstheme="minorBidi"/>
          <w:b w:val="0"/>
          <w:bCs w:val="0"/>
          <w:noProof/>
          <w:sz w:val="22"/>
          <w:szCs w:val="22"/>
        </w:rPr>
      </w:pPr>
      <w:hyperlink w:anchor="_Toc506283616" w:history="1">
        <w:r w:rsidR="00220F32" w:rsidRPr="00652507">
          <w:rPr>
            <w:rStyle w:val="Hyperkobling"/>
            <w:noProof/>
            <w:lang w:val="en-US"/>
          </w:rPr>
          <w:t>4.</w:t>
        </w:r>
        <w:r w:rsidR="00220F32">
          <w:rPr>
            <w:rFonts w:asciiTheme="minorHAnsi" w:eastAsiaTheme="minorEastAsia" w:hAnsiTheme="minorHAnsi" w:cstheme="minorBidi"/>
            <w:b w:val="0"/>
            <w:bCs w:val="0"/>
            <w:noProof/>
            <w:sz w:val="22"/>
            <w:szCs w:val="22"/>
          </w:rPr>
          <w:tab/>
        </w:r>
        <w:r w:rsidR="00220F32" w:rsidRPr="00652507">
          <w:rPr>
            <w:rStyle w:val="Hyperkobling"/>
            <w:noProof/>
            <w:lang w:val="en-US"/>
          </w:rPr>
          <w:t>Idempotency</w:t>
        </w:r>
        <w:r w:rsidR="00220F32">
          <w:rPr>
            <w:noProof/>
            <w:webHidden/>
          </w:rPr>
          <w:tab/>
        </w:r>
        <w:r w:rsidR="00220F32">
          <w:rPr>
            <w:noProof/>
            <w:webHidden/>
          </w:rPr>
          <w:fldChar w:fldCharType="begin"/>
        </w:r>
        <w:r w:rsidR="00220F32">
          <w:rPr>
            <w:noProof/>
            <w:webHidden/>
          </w:rPr>
          <w:instrText xml:space="preserve"> PAGEREF _Toc506283616 \h </w:instrText>
        </w:r>
        <w:r w:rsidR="00220F32">
          <w:rPr>
            <w:noProof/>
            <w:webHidden/>
          </w:rPr>
        </w:r>
        <w:r w:rsidR="00220F32">
          <w:rPr>
            <w:noProof/>
            <w:webHidden/>
          </w:rPr>
          <w:fldChar w:fldCharType="separate"/>
        </w:r>
        <w:r w:rsidR="00372367">
          <w:rPr>
            <w:noProof/>
            <w:webHidden/>
          </w:rPr>
          <w:t>8</w:t>
        </w:r>
        <w:r w:rsidR="00220F32">
          <w:rPr>
            <w:noProof/>
            <w:webHidden/>
          </w:rPr>
          <w:fldChar w:fldCharType="end"/>
        </w:r>
      </w:hyperlink>
    </w:p>
    <w:p w14:paraId="3604752A" w14:textId="6817F526" w:rsidR="00220F32" w:rsidRDefault="00590B22">
      <w:pPr>
        <w:pStyle w:val="INNH1"/>
        <w:tabs>
          <w:tab w:val="left" w:pos="600"/>
          <w:tab w:val="right" w:leader="dot" w:pos="9063"/>
        </w:tabs>
        <w:rPr>
          <w:rFonts w:asciiTheme="minorHAnsi" w:eastAsiaTheme="minorEastAsia" w:hAnsiTheme="minorHAnsi" w:cstheme="minorBidi"/>
          <w:b w:val="0"/>
          <w:bCs w:val="0"/>
          <w:noProof/>
          <w:sz w:val="22"/>
          <w:szCs w:val="22"/>
        </w:rPr>
      </w:pPr>
      <w:hyperlink w:anchor="_Toc506283617" w:history="1">
        <w:r w:rsidR="00220F32" w:rsidRPr="00652507">
          <w:rPr>
            <w:rStyle w:val="Hyperkobling"/>
            <w:noProof/>
            <w:lang w:val="en-US" w:eastAsia="en-US"/>
          </w:rPr>
          <w:t>5.</w:t>
        </w:r>
        <w:r w:rsidR="00220F32">
          <w:rPr>
            <w:rFonts w:asciiTheme="minorHAnsi" w:eastAsiaTheme="minorEastAsia" w:hAnsiTheme="minorHAnsi" w:cstheme="minorBidi"/>
            <w:b w:val="0"/>
            <w:bCs w:val="0"/>
            <w:noProof/>
            <w:sz w:val="22"/>
            <w:szCs w:val="22"/>
          </w:rPr>
          <w:tab/>
        </w:r>
        <w:r w:rsidR="00220F32" w:rsidRPr="00652507">
          <w:rPr>
            <w:rStyle w:val="Hyperkobling"/>
            <w:noProof/>
            <w:lang w:val="en-US" w:eastAsia="en-US"/>
          </w:rPr>
          <w:t>eCommerce Payment Flows</w:t>
        </w:r>
        <w:r w:rsidR="00220F32">
          <w:rPr>
            <w:noProof/>
            <w:webHidden/>
          </w:rPr>
          <w:tab/>
        </w:r>
        <w:r w:rsidR="00220F32">
          <w:rPr>
            <w:noProof/>
            <w:webHidden/>
          </w:rPr>
          <w:fldChar w:fldCharType="begin"/>
        </w:r>
        <w:r w:rsidR="00220F32">
          <w:rPr>
            <w:noProof/>
            <w:webHidden/>
          </w:rPr>
          <w:instrText xml:space="preserve"> PAGEREF _Toc506283617 \h </w:instrText>
        </w:r>
        <w:r w:rsidR="00220F32">
          <w:rPr>
            <w:noProof/>
            <w:webHidden/>
          </w:rPr>
        </w:r>
        <w:r w:rsidR="00220F32">
          <w:rPr>
            <w:noProof/>
            <w:webHidden/>
          </w:rPr>
          <w:fldChar w:fldCharType="separate"/>
        </w:r>
        <w:r w:rsidR="00372367">
          <w:rPr>
            <w:noProof/>
            <w:webHidden/>
          </w:rPr>
          <w:t>9</w:t>
        </w:r>
        <w:r w:rsidR="00220F32">
          <w:rPr>
            <w:noProof/>
            <w:webHidden/>
          </w:rPr>
          <w:fldChar w:fldCharType="end"/>
        </w:r>
      </w:hyperlink>
    </w:p>
    <w:p w14:paraId="640F8A5F" w14:textId="6A1FC5FC"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18" w:history="1">
        <w:r w:rsidR="00220F32" w:rsidRPr="00652507">
          <w:rPr>
            <w:rStyle w:val="Hyperkobling"/>
            <w:noProof/>
            <w:lang w:val="en-US"/>
          </w:rPr>
          <w:t>5.1</w:t>
        </w:r>
        <w:r w:rsidR="00220F32">
          <w:rPr>
            <w:rFonts w:asciiTheme="minorHAnsi" w:eastAsiaTheme="minorEastAsia" w:hAnsiTheme="minorHAnsi" w:cstheme="minorBidi"/>
            <w:noProof/>
            <w:sz w:val="22"/>
            <w:szCs w:val="22"/>
          </w:rPr>
          <w:tab/>
        </w:r>
        <w:r w:rsidR="00220F32" w:rsidRPr="00652507">
          <w:rPr>
            <w:rStyle w:val="Hyperkobling"/>
            <w:noProof/>
            <w:lang w:val="en-US"/>
          </w:rPr>
          <w:t>Initiate</w:t>
        </w:r>
        <w:r w:rsidR="00220F32">
          <w:rPr>
            <w:noProof/>
            <w:webHidden/>
          </w:rPr>
          <w:tab/>
        </w:r>
        <w:r w:rsidR="00220F32">
          <w:rPr>
            <w:noProof/>
            <w:webHidden/>
          </w:rPr>
          <w:fldChar w:fldCharType="begin"/>
        </w:r>
        <w:r w:rsidR="00220F32">
          <w:rPr>
            <w:noProof/>
            <w:webHidden/>
          </w:rPr>
          <w:instrText xml:space="preserve"> PAGEREF _Toc506283618 \h </w:instrText>
        </w:r>
        <w:r w:rsidR="00220F32">
          <w:rPr>
            <w:noProof/>
            <w:webHidden/>
          </w:rPr>
        </w:r>
        <w:r w:rsidR="00220F32">
          <w:rPr>
            <w:noProof/>
            <w:webHidden/>
          </w:rPr>
          <w:fldChar w:fldCharType="separate"/>
        </w:r>
        <w:r w:rsidR="00372367">
          <w:rPr>
            <w:noProof/>
            <w:webHidden/>
          </w:rPr>
          <w:t>9</w:t>
        </w:r>
        <w:r w:rsidR="00220F32">
          <w:rPr>
            <w:noProof/>
            <w:webHidden/>
          </w:rPr>
          <w:fldChar w:fldCharType="end"/>
        </w:r>
      </w:hyperlink>
    </w:p>
    <w:p w14:paraId="433C4E9B" w14:textId="484B1749"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19" w:history="1">
        <w:r w:rsidR="00220F32" w:rsidRPr="00652507">
          <w:rPr>
            <w:rStyle w:val="Hyperkobling"/>
            <w:noProof/>
            <w:lang w:val="en-US"/>
          </w:rPr>
          <w:t>5.2</w:t>
        </w:r>
        <w:r w:rsidR="00220F32">
          <w:rPr>
            <w:rFonts w:asciiTheme="minorHAnsi" w:eastAsiaTheme="minorEastAsia" w:hAnsiTheme="minorHAnsi" w:cstheme="minorBidi"/>
            <w:noProof/>
            <w:sz w:val="22"/>
            <w:szCs w:val="22"/>
          </w:rPr>
          <w:tab/>
        </w:r>
        <w:r w:rsidR="00220F32" w:rsidRPr="00652507">
          <w:rPr>
            <w:rStyle w:val="Hyperkobling"/>
            <w:noProof/>
            <w:lang w:val="en-US"/>
          </w:rPr>
          <w:t>Reserve</w:t>
        </w:r>
        <w:r w:rsidR="00220F32">
          <w:rPr>
            <w:noProof/>
            <w:webHidden/>
          </w:rPr>
          <w:tab/>
        </w:r>
        <w:r w:rsidR="00220F32">
          <w:rPr>
            <w:noProof/>
            <w:webHidden/>
          </w:rPr>
          <w:fldChar w:fldCharType="begin"/>
        </w:r>
        <w:r w:rsidR="00220F32">
          <w:rPr>
            <w:noProof/>
            <w:webHidden/>
          </w:rPr>
          <w:instrText xml:space="preserve"> PAGEREF _Toc506283619 \h </w:instrText>
        </w:r>
        <w:r w:rsidR="00220F32">
          <w:rPr>
            <w:noProof/>
            <w:webHidden/>
          </w:rPr>
        </w:r>
        <w:r w:rsidR="00220F32">
          <w:rPr>
            <w:noProof/>
            <w:webHidden/>
          </w:rPr>
          <w:fldChar w:fldCharType="separate"/>
        </w:r>
        <w:r w:rsidR="00372367">
          <w:rPr>
            <w:noProof/>
            <w:webHidden/>
          </w:rPr>
          <w:t>9</w:t>
        </w:r>
        <w:r w:rsidR="00220F32">
          <w:rPr>
            <w:noProof/>
            <w:webHidden/>
          </w:rPr>
          <w:fldChar w:fldCharType="end"/>
        </w:r>
      </w:hyperlink>
    </w:p>
    <w:p w14:paraId="7BA05FF4" w14:textId="5415E9D6"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20" w:history="1">
        <w:r w:rsidR="00220F32" w:rsidRPr="00652507">
          <w:rPr>
            <w:rStyle w:val="Hyperkobling"/>
            <w:noProof/>
            <w:lang w:val="en-US"/>
          </w:rPr>
          <w:t>5.3</w:t>
        </w:r>
        <w:r w:rsidR="00220F32">
          <w:rPr>
            <w:rFonts w:asciiTheme="minorHAnsi" w:eastAsiaTheme="minorEastAsia" w:hAnsiTheme="minorHAnsi" w:cstheme="minorBidi"/>
            <w:noProof/>
            <w:sz w:val="22"/>
            <w:szCs w:val="22"/>
          </w:rPr>
          <w:tab/>
        </w:r>
        <w:r w:rsidR="00220F32" w:rsidRPr="00652507">
          <w:rPr>
            <w:rStyle w:val="Hyperkobling"/>
            <w:noProof/>
            <w:lang w:val="en-US"/>
          </w:rPr>
          <w:t>Cancel</w:t>
        </w:r>
        <w:r w:rsidR="00220F32">
          <w:rPr>
            <w:noProof/>
            <w:webHidden/>
          </w:rPr>
          <w:tab/>
        </w:r>
        <w:r w:rsidR="00220F32">
          <w:rPr>
            <w:noProof/>
            <w:webHidden/>
          </w:rPr>
          <w:fldChar w:fldCharType="begin"/>
        </w:r>
        <w:r w:rsidR="00220F32">
          <w:rPr>
            <w:noProof/>
            <w:webHidden/>
          </w:rPr>
          <w:instrText xml:space="preserve"> PAGEREF _Toc506283620 \h </w:instrText>
        </w:r>
        <w:r w:rsidR="00220F32">
          <w:rPr>
            <w:noProof/>
            <w:webHidden/>
          </w:rPr>
        </w:r>
        <w:r w:rsidR="00220F32">
          <w:rPr>
            <w:noProof/>
            <w:webHidden/>
          </w:rPr>
          <w:fldChar w:fldCharType="separate"/>
        </w:r>
        <w:r w:rsidR="00372367">
          <w:rPr>
            <w:noProof/>
            <w:webHidden/>
          </w:rPr>
          <w:t>9</w:t>
        </w:r>
        <w:r w:rsidR="00220F32">
          <w:rPr>
            <w:noProof/>
            <w:webHidden/>
          </w:rPr>
          <w:fldChar w:fldCharType="end"/>
        </w:r>
      </w:hyperlink>
    </w:p>
    <w:p w14:paraId="528E1710" w14:textId="328EC7C3"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21" w:history="1">
        <w:r w:rsidR="00220F32" w:rsidRPr="00652507">
          <w:rPr>
            <w:rStyle w:val="Hyperkobling"/>
            <w:noProof/>
            <w:lang w:val="en-US"/>
          </w:rPr>
          <w:t>5.4</w:t>
        </w:r>
        <w:r w:rsidR="00220F32">
          <w:rPr>
            <w:rFonts w:asciiTheme="minorHAnsi" w:eastAsiaTheme="minorEastAsia" w:hAnsiTheme="minorHAnsi" w:cstheme="minorBidi"/>
            <w:noProof/>
            <w:sz w:val="22"/>
            <w:szCs w:val="22"/>
          </w:rPr>
          <w:tab/>
        </w:r>
        <w:r w:rsidR="00220F32" w:rsidRPr="00652507">
          <w:rPr>
            <w:rStyle w:val="Hyperkobling"/>
            <w:noProof/>
            <w:lang w:val="en-US"/>
          </w:rPr>
          <w:t>Capture</w:t>
        </w:r>
        <w:r w:rsidR="00220F32">
          <w:rPr>
            <w:noProof/>
            <w:webHidden/>
          </w:rPr>
          <w:tab/>
        </w:r>
        <w:r w:rsidR="00220F32">
          <w:rPr>
            <w:noProof/>
            <w:webHidden/>
          </w:rPr>
          <w:fldChar w:fldCharType="begin"/>
        </w:r>
        <w:r w:rsidR="00220F32">
          <w:rPr>
            <w:noProof/>
            <w:webHidden/>
          </w:rPr>
          <w:instrText xml:space="preserve"> PAGEREF _Toc506283621 \h </w:instrText>
        </w:r>
        <w:r w:rsidR="00220F32">
          <w:rPr>
            <w:noProof/>
            <w:webHidden/>
          </w:rPr>
        </w:r>
        <w:r w:rsidR="00220F32">
          <w:rPr>
            <w:noProof/>
            <w:webHidden/>
          </w:rPr>
          <w:fldChar w:fldCharType="separate"/>
        </w:r>
        <w:r w:rsidR="00372367">
          <w:rPr>
            <w:noProof/>
            <w:webHidden/>
          </w:rPr>
          <w:t>9</w:t>
        </w:r>
        <w:r w:rsidR="00220F32">
          <w:rPr>
            <w:noProof/>
            <w:webHidden/>
          </w:rPr>
          <w:fldChar w:fldCharType="end"/>
        </w:r>
      </w:hyperlink>
    </w:p>
    <w:p w14:paraId="3017B1BB" w14:textId="4AAAFEB2"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22" w:history="1">
        <w:r w:rsidR="00220F32" w:rsidRPr="00652507">
          <w:rPr>
            <w:rStyle w:val="Hyperkobling"/>
            <w:noProof/>
            <w:lang w:val="en-US"/>
          </w:rPr>
          <w:t>5.5</w:t>
        </w:r>
        <w:r w:rsidR="00220F32">
          <w:rPr>
            <w:rFonts w:asciiTheme="minorHAnsi" w:eastAsiaTheme="minorEastAsia" w:hAnsiTheme="minorHAnsi" w:cstheme="minorBidi"/>
            <w:noProof/>
            <w:sz w:val="22"/>
            <w:szCs w:val="22"/>
          </w:rPr>
          <w:tab/>
        </w:r>
        <w:r w:rsidR="00220F32" w:rsidRPr="00652507">
          <w:rPr>
            <w:rStyle w:val="Hyperkobling"/>
            <w:noProof/>
            <w:lang w:val="en-US"/>
          </w:rPr>
          <w:t>Direct capture</w:t>
        </w:r>
        <w:r w:rsidR="00220F32">
          <w:rPr>
            <w:noProof/>
            <w:webHidden/>
          </w:rPr>
          <w:tab/>
        </w:r>
        <w:r w:rsidR="00220F32">
          <w:rPr>
            <w:noProof/>
            <w:webHidden/>
          </w:rPr>
          <w:fldChar w:fldCharType="begin"/>
        </w:r>
        <w:r w:rsidR="00220F32">
          <w:rPr>
            <w:noProof/>
            <w:webHidden/>
          </w:rPr>
          <w:instrText xml:space="preserve"> PAGEREF _Toc506283622 \h </w:instrText>
        </w:r>
        <w:r w:rsidR="00220F32">
          <w:rPr>
            <w:noProof/>
            <w:webHidden/>
          </w:rPr>
        </w:r>
        <w:r w:rsidR="00220F32">
          <w:rPr>
            <w:noProof/>
            <w:webHidden/>
          </w:rPr>
          <w:fldChar w:fldCharType="separate"/>
        </w:r>
        <w:r w:rsidR="00372367">
          <w:rPr>
            <w:noProof/>
            <w:webHidden/>
          </w:rPr>
          <w:t>10</w:t>
        </w:r>
        <w:r w:rsidR="00220F32">
          <w:rPr>
            <w:noProof/>
            <w:webHidden/>
          </w:rPr>
          <w:fldChar w:fldCharType="end"/>
        </w:r>
      </w:hyperlink>
    </w:p>
    <w:p w14:paraId="180A2283" w14:textId="35E245A4"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23" w:history="1">
        <w:r w:rsidR="00220F32" w:rsidRPr="00652507">
          <w:rPr>
            <w:rStyle w:val="Hyperkobling"/>
            <w:noProof/>
            <w:lang w:val="en-US"/>
          </w:rPr>
          <w:t>5.6</w:t>
        </w:r>
        <w:r w:rsidR="00220F32">
          <w:rPr>
            <w:rFonts w:asciiTheme="minorHAnsi" w:eastAsiaTheme="minorEastAsia" w:hAnsiTheme="minorHAnsi" w:cstheme="minorBidi"/>
            <w:noProof/>
            <w:sz w:val="22"/>
            <w:szCs w:val="22"/>
          </w:rPr>
          <w:tab/>
        </w:r>
        <w:r w:rsidR="00220F32" w:rsidRPr="00652507">
          <w:rPr>
            <w:rStyle w:val="Hyperkobling"/>
            <w:noProof/>
            <w:lang w:val="en-US"/>
          </w:rPr>
          <w:t>Refund</w:t>
        </w:r>
        <w:r w:rsidR="00220F32">
          <w:rPr>
            <w:noProof/>
            <w:webHidden/>
          </w:rPr>
          <w:tab/>
        </w:r>
        <w:r w:rsidR="00220F32">
          <w:rPr>
            <w:noProof/>
            <w:webHidden/>
          </w:rPr>
          <w:fldChar w:fldCharType="begin"/>
        </w:r>
        <w:r w:rsidR="00220F32">
          <w:rPr>
            <w:noProof/>
            <w:webHidden/>
          </w:rPr>
          <w:instrText xml:space="preserve"> PAGEREF _Toc506283623 \h </w:instrText>
        </w:r>
        <w:r w:rsidR="00220F32">
          <w:rPr>
            <w:noProof/>
            <w:webHidden/>
          </w:rPr>
        </w:r>
        <w:r w:rsidR="00220F32">
          <w:rPr>
            <w:noProof/>
            <w:webHidden/>
          </w:rPr>
          <w:fldChar w:fldCharType="separate"/>
        </w:r>
        <w:r w:rsidR="00372367">
          <w:rPr>
            <w:noProof/>
            <w:webHidden/>
          </w:rPr>
          <w:t>10</w:t>
        </w:r>
        <w:r w:rsidR="00220F32">
          <w:rPr>
            <w:noProof/>
            <w:webHidden/>
          </w:rPr>
          <w:fldChar w:fldCharType="end"/>
        </w:r>
      </w:hyperlink>
    </w:p>
    <w:p w14:paraId="57DAAB51" w14:textId="59FE7D41"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24" w:history="1">
        <w:r w:rsidR="00220F32" w:rsidRPr="00652507">
          <w:rPr>
            <w:rStyle w:val="Hyperkobling"/>
            <w:noProof/>
            <w:lang w:val="en-US"/>
          </w:rPr>
          <w:t>5.7</w:t>
        </w:r>
        <w:r w:rsidR="00220F32">
          <w:rPr>
            <w:rFonts w:asciiTheme="minorHAnsi" w:eastAsiaTheme="minorEastAsia" w:hAnsiTheme="minorHAnsi" w:cstheme="minorBidi"/>
            <w:noProof/>
            <w:sz w:val="22"/>
            <w:szCs w:val="22"/>
          </w:rPr>
          <w:tab/>
        </w:r>
        <w:r w:rsidR="00220F32" w:rsidRPr="00652507">
          <w:rPr>
            <w:rStyle w:val="Hyperkobling"/>
            <w:noProof/>
            <w:lang w:val="en-US"/>
          </w:rPr>
          <w:t>Get Order Status</w:t>
        </w:r>
        <w:r w:rsidR="00220F32">
          <w:rPr>
            <w:noProof/>
            <w:webHidden/>
          </w:rPr>
          <w:tab/>
        </w:r>
        <w:r w:rsidR="00220F32">
          <w:rPr>
            <w:noProof/>
            <w:webHidden/>
          </w:rPr>
          <w:fldChar w:fldCharType="begin"/>
        </w:r>
        <w:r w:rsidR="00220F32">
          <w:rPr>
            <w:noProof/>
            <w:webHidden/>
          </w:rPr>
          <w:instrText xml:space="preserve"> PAGEREF _Toc506283624 \h </w:instrText>
        </w:r>
        <w:r w:rsidR="00220F32">
          <w:rPr>
            <w:noProof/>
            <w:webHidden/>
          </w:rPr>
        </w:r>
        <w:r w:rsidR="00220F32">
          <w:rPr>
            <w:noProof/>
            <w:webHidden/>
          </w:rPr>
          <w:fldChar w:fldCharType="separate"/>
        </w:r>
        <w:r w:rsidR="00372367">
          <w:rPr>
            <w:noProof/>
            <w:webHidden/>
          </w:rPr>
          <w:t>10</w:t>
        </w:r>
        <w:r w:rsidR="00220F32">
          <w:rPr>
            <w:noProof/>
            <w:webHidden/>
          </w:rPr>
          <w:fldChar w:fldCharType="end"/>
        </w:r>
      </w:hyperlink>
    </w:p>
    <w:p w14:paraId="7AEB3750" w14:textId="19E4BEAE"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25" w:history="1">
        <w:r w:rsidR="00220F32" w:rsidRPr="00652507">
          <w:rPr>
            <w:rStyle w:val="Hyperkobling"/>
            <w:noProof/>
            <w:lang w:val="en-US"/>
          </w:rPr>
          <w:t>5.8</w:t>
        </w:r>
        <w:r w:rsidR="00220F32">
          <w:rPr>
            <w:rFonts w:asciiTheme="minorHAnsi" w:eastAsiaTheme="minorEastAsia" w:hAnsiTheme="minorHAnsi" w:cstheme="minorBidi"/>
            <w:noProof/>
            <w:sz w:val="22"/>
            <w:szCs w:val="22"/>
          </w:rPr>
          <w:tab/>
        </w:r>
        <w:r w:rsidR="00220F32" w:rsidRPr="00652507">
          <w:rPr>
            <w:rStyle w:val="Hyperkobling"/>
            <w:noProof/>
            <w:lang w:val="en-US"/>
          </w:rPr>
          <w:t>Get Payment Details</w:t>
        </w:r>
        <w:r w:rsidR="00220F32">
          <w:rPr>
            <w:noProof/>
            <w:webHidden/>
          </w:rPr>
          <w:tab/>
        </w:r>
        <w:r w:rsidR="00220F32">
          <w:rPr>
            <w:noProof/>
            <w:webHidden/>
          </w:rPr>
          <w:fldChar w:fldCharType="begin"/>
        </w:r>
        <w:r w:rsidR="00220F32">
          <w:rPr>
            <w:noProof/>
            <w:webHidden/>
          </w:rPr>
          <w:instrText xml:space="preserve"> PAGEREF _Toc506283625 \h </w:instrText>
        </w:r>
        <w:r w:rsidR="00220F32">
          <w:rPr>
            <w:noProof/>
            <w:webHidden/>
          </w:rPr>
        </w:r>
        <w:r w:rsidR="00220F32">
          <w:rPr>
            <w:noProof/>
            <w:webHidden/>
          </w:rPr>
          <w:fldChar w:fldCharType="separate"/>
        </w:r>
        <w:r w:rsidR="00372367">
          <w:rPr>
            <w:noProof/>
            <w:webHidden/>
          </w:rPr>
          <w:t>10</w:t>
        </w:r>
        <w:r w:rsidR="00220F32">
          <w:rPr>
            <w:noProof/>
            <w:webHidden/>
          </w:rPr>
          <w:fldChar w:fldCharType="end"/>
        </w:r>
      </w:hyperlink>
    </w:p>
    <w:p w14:paraId="2CB5DFB1" w14:textId="30918CD6" w:rsidR="00220F32" w:rsidRDefault="00590B22">
      <w:pPr>
        <w:pStyle w:val="INNH1"/>
        <w:tabs>
          <w:tab w:val="left" w:pos="600"/>
          <w:tab w:val="right" w:leader="dot" w:pos="9063"/>
        </w:tabs>
        <w:rPr>
          <w:rFonts w:asciiTheme="minorHAnsi" w:eastAsiaTheme="minorEastAsia" w:hAnsiTheme="minorHAnsi" w:cstheme="minorBidi"/>
          <w:b w:val="0"/>
          <w:bCs w:val="0"/>
          <w:noProof/>
          <w:sz w:val="22"/>
          <w:szCs w:val="22"/>
        </w:rPr>
      </w:pPr>
      <w:hyperlink w:anchor="_Toc506283626" w:history="1">
        <w:r w:rsidR="00220F32" w:rsidRPr="00652507">
          <w:rPr>
            <w:rStyle w:val="Hyperkobling"/>
            <w:noProof/>
            <w:lang w:val="en-US"/>
          </w:rPr>
          <w:t>6.</w:t>
        </w:r>
        <w:r w:rsidR="00220F32">
          <w:rPr>
            <w:rFonts w:asciiTheme="minorHAnsi" w:eastAsiaTheme="minorEastAsia" w:hAnsiTheme="minorHAnsi" w:cstheme="minorBidi"/>
            <w:b w:val="0"/>
            <w:bCs w:val="0"/>
            <w:noProof/>
            <w:sz w:val="22"/>
            <w:szCs w:val="22"/>
          </w:rPr>
          <w:tab/>
        </w:r>
        <w:r w:rsidR="00220F32" w:rsidRPr="00652507">
          <w:rPr>
            <w:rStyle w:val="Hyperkobling"/>
            <w:noProof/>
            <w:lang w:val="en-US"/>
          </w:rPr>
          <w:t>Additional payment flow for express checkout</w:t>
        </w:r>
        <w:r w:rsidR="00220F32">
          <w:rPr>
            <w:noProof/>
            <w:webHidden/>
          </w:rPr>
          <w:tab/>
        </w:r>
        <w:r w:rsidR="00220F32">
          <w:rPr>
            <w:noProof/>
            <w:webHidden/>
          </w:rPr>
          <w:fldChar w:fldCharType="begin"/>
        </w:r>
        <w:r w:rsidR="00220F32">
          <w:rPr>
            <w:noProof/>
            <w:webHidden/>
          </w:rPr>
          <w:instrText xml:space="preserve"> PAGEREF _Toc506283626 \h </w:instrText>
        </w:r>
        <w:r w:rsidR="00220F32">
          <w:rPr>
            <w:noProof/>
            <w:webHidden/>
          </w:rPr>
        </w:r>
        <w:r w:rsidR="00220F32">
          <w:rPr>
            <w:noProof/>
            <w:webHidden/>
          </w:rPr>
          <w:fldChar w:fldCharType="separate"/>
        </w:r>
        <w:r w:rsidR="00372367">
          <w:rPr>
            <w:noProof/>
            <w:webHidden/>
          </w:rPr>
          <w:t>10</w:t>
        </w:r>
        <w:r w:rsidR="00220F32">
          <w:rPr>
            <w:noProof/>
            <w:webHidden/>
          </w:rPr>
          <w:fldChar w:fldCharType="end"/>
        </w:r>
      </w:hyperlink>
    </w:p>
    <w:p w14:paraId="585344DE" w14:textId="2C339C41"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27" w:history="1">
        <w:r w:rsidR="00220F32" w:rsidRPr="00652507">
          <w:rPr>
            <w:rStyle w:val="Hyperkobling"/>
            <w:noProof/>
            <w:lang w:val="en-US"/>
          </w:rPr>
          <w:t>6.1</w:t>
        </w:r>
        <w:r w:rsidR="00220F32">
          <w:rPr>
            <w:rFonts w:asciiTheme="minorHAnsi" w:eastAsiaTheme="minorEastAsia" w:hAnsiTheme="minorHAnsi" w:cstheme="minorBidi"/>
            <w:noProof/>
            <w:sz w:val="22"/>
            <w:szCs w:val="22"/>
          </w:rPr>
          <w:tab/>
        </w:r>
        <w:r w:rsidR="00220F32" w:rsidRPr="00652507">
          <w:rPr>
            <w:rStyle w:val="Hyperkobling"/>
            <w:noProof/>
            <w:lang w:val="en-US"/>
          </w:rPr>
          <w:t>Get shipping cost &amp; method</w:t>
        </w:r>
        <w:r w:rsidR="00220F32">
          <w:rPr>
            <w:noProof/>
            <w:webHidden/>
          </w:rPr>
          <w:tab/>
        </w:r>
        <w:r w:rsidR="00220F32">
          <w:rPr>
            <w:noProof/>
            <w:webHidden/>
          </w:rPr>
          <w:fldChar w:fldCharType="begin"/>
        </w:r>
        <w:r w:rsidR="00220F32">
          <w:rPr>
            <w:noProof/>
            <w:webHidden/>
          </w:rPr>
          <w:instrText xml:space="preserve"> PAGEREF _Toc506283627 \h </w:instrText>
        </w:r>
        <w:r w:rsidR="00220F32">
          <w:rPr>
            <w:noProof/>
            <w:webHidden/>
          </w:rPr>
        </w:r>
        <w:r w:rsidR="00220F32">
          <w:rPr>
            <w:noProof/>
            <w:webHidden/>
          </w:rPr>
          <w:fldChar w:fldCharType="separate"/>
        </w:r>
        <w:r w:rsidR="00372367">
          <w:rPr>
            <w:noProof/>
            <w:webHidden/>
          </w:rPr>
          <w:t>10</w:t>
        </w:r>
        <w:r w:rsidR="00220F32">
          <w:rPr>
            <w:noProof/>
            <w:webHidden/>
          </w:rPr>
          <w:fldChar w:fldCharType="end"/>
        </w:r>
      </w:hyperlink>
    </w:p>
    <w:p w14:paraId="0D85E200" w14:textId="7FE74561"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28" w:history="1">
        <w:r w:rsidR="00220F32" w:rsidRPr="00652507">
          <w:rPr>
            <w:rStyle w:val="Hyperkobling"/>
            <w:noProof/>
            <w:lang w:val="en-US"/>
          </w:rPr>
          <w:t>6.2</w:t>
        </w:r>
        <w:r w:rsidR="00220F32">
          <w:rPr>
            <w:rFonts w:asciiTheme="minorHAnsi" w:eastAsiaTheme="minorEastAsia" w:hAnsiTheme="minorHAnsi" w:cstheme="minorBidi"/>
            <w:noProof/>
            <w:sz w:val="22"/>
            <w:szCs w:val="22"/>
          </w:rPr>
          <w:tab/>
        </w:r>
        <w:r w:rsidR="00220F32" w:rsidRPr="00652507">
          <w:rPr>
            <w:rStyle w:val="Hyperkobling"/>
            <w:noProof/>
            <w:lang w:val="en-US"/>
          </w:rPr>
          <w:t>Transaction updates with user details</w:t>
        </w:r>
        <w:r w:rsidR="00220F32">
          <w:rPr>
            <w:noProof/>
            <w:webHidden/>
          </w:rPr>
          <w:tab/>
        </w:r>
        <w:r w:rsidR="00220F32">
          <w:rPr>
            <w:noProof/>
            <w:webHidden/>
          </w:rPr>
          <w:fldChar w:fldCharType="begin"/>
        </w:r>
        <w:r w:rsidR="00220F32">
          <w:rPr>
            <w:noProof/>
            <w:webHidden/>
          </w:rPr>
          <w:instrText xml:space="preserve"> PAGEREF _Toc506283628 \h </w:instrText>
        </w:r>
        <w:r w:rsidR="00220F32">
          <w:rPr>
            <w:noProof/>
            <w:webHidden/>
          </w:rPr>
        </w:r>
        <w:r w:rsidR="00220F32">
          <w:rPr>
            <w:noProof/>
            <w:webHidden/>
          </w:rPr>
          <w:fldChar w:fldCharType="separate"/>
        </w:r>
        <w:r w:rsidR="00372367">
          <w:rPr>
            <w:noProof/>
            <w:webHidden/>
          </w:rPr>
          <w:t>10</w:t>
        </w:r>
        <w:r w:rsidR="00220F32">
          <w:rPr>
            <w:noProof/>
            <w:webHidden/>
          </w:rPr>
          <w:fldChar w:fldCharType="end"/>
        </w:r>
      </w:hyperlink>
    </w:p>
    <w:p w14:paraId="643BDC4F" w14:textId="2CF85575"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29" w:history="1">
        <w:r w:rsidR="00220F32" w:rsidRPr="00652507">
          <w:rPr>
            <w:rStyle w:val="Hyperkobling"/>
            <w:noProof/>
            <w:lang w:val="en-US"/>
          </w:rPr>
          <w:t>6.3</w:t>
        </w:r>
        <w:r w:rsidR="00220F32">
          <w:rPr>
            <w:rFonts w:asciiTheme="minorHAnsi" w:eastAsiaTheme="minorEastAsia" w:hAnsiTheme="minorHAnsi" w:cstheme="minorBidi"/>
            <w:noProof/>
            <w:sz w:val="22"/>
            <w:szCs w:val="22"/>
          </w:rPr>
          <w:tab/>
        </w:r>
        <w:r w:rsidR="00220F32" w:rsidRPr="00652507">
          <w:rPr>
            <w:rStyle w:val="Hyperkobling"/>
            <w:noProof/>
            <w:lang w:val="en-US"/>
          </w:rPr>
          <w:t>Remove user consent</w:t>
        </w:r>
        <w:r w:rsidR="00220F32">
          <w:rPr>
            <w:noProof/>
            <w:webHidden/>
          </w:rPr>
          <w:tab/>
        </w:r>
        <w:r w:rsidR="00220F32">
          <w:rPr>
            <w:noProof/>
            <w:webHidden/>
          </w:rPr>
          <w:fldChar w:fldCharType="begin"/>
        </w:r>
        <w:r w:rsidR="00220F32">
          <w:rPr>
            <w:noProof/>
            <w:webHidden/>
          </w:rPr>
          <w:instrText xml:space="preserve"> PAGEREF _Toc506283629 \h </w:instrText>
        </w:r>
        <w:r w:rsidR="00220F32">
          <w:rPr>
            <w:noProof/>
            <w:webHidden/>
          </w:rPr>
        </w:r>
        <w:r w:rsidR="00220F32">
          <w:rPr>
            <w:noProof/>
            <w:webHidden/>
          </w:rPr>
          <w:fldChar w:fldCharType="separate"/>
        </w:r>
        <w:r w:rsidR="00372367">
          <w:rPr>
            <w:noProof/>
            <w:webHidden/>
          </w:rPr>
          <w:t>11</w:t>
        </w:r>
        <w:r w:rsidR="00220F32">
          <w:rPr>
            <w:noProof/>
            <w:webHidden/>
          </w:rPr>
          <w:fldChar w:fldCharType="end"/>
        </w:r>
      </w:hyperlink>
    </w:p>
    <w:p w14:paraId="677FB962" w14:textId="082EFB5C" w:rsidR="00220F32" w:rsidRDefault="00590B22">
      <w:pPr>
        <w:pStyle w:val="INNH1"/>
        <w:tabs>
          <w:tab w:val="left" w:pos="600"/>
          <w:tab w:val="right" w:leader="dot" w:pos="9063"/>
        </w:tabs>
        <w:rPr>
          <w:rFonts w:asciiTheme="minorHAnsi" w:eastAsiaTheme="minorEastAsia" w:hAnsiTheme="minorHAnsi" w:cstheme="minorBidi"/>
          <w:b w:val="0"/>
          <w:bCs w:val="0"/>
          <w:noProof/>
          <w:sz w:val="22"/>
          <w:szCs w:val="22"/>
        </w:rPr>
      </w:pPr>
      <w:hyperlink w:anchor="_Toc506283630" w:history="1">
        <w:r w:rsidR="00220F32" w:rsidRPr="00652507">
          <w:rPr>
            <w:rStyle w:val="Hyperkobling"/>
            <w:noProof/>
            <w:lang w:val="en-US"/>
          </w:rPr>
          <w:t>7.</w:t>
        </w:r>
        <w:r w:rsidR="00220F32">
          <w:rPr>
            <w:rFonts w:asciiTheme="minorHAnsi" w:eastAsiaTheme="minorEastAsia" w:hAnsiTheme="minorHAnsi" w:cstheme="minorBidi"/>
            <w:b w:val="0"/>
            <w:bCs w:val="0"/>
            <w:noProof/>
            <w:sz w:val="22"/>
            <w:szCs w:val="22"/>
          </w:rPr>
          <w:tab/>
        </w:r>
        <w:r w:rsidR="00220F32" w:rsidRPr="00652507">
          <w:rPr>
            <w:rStyle w:val="Hyperkobling"/>
            <w:noProof/>
            <w:lang w:val="en-US"/>
          </w:rPr>
          <w:t>Exception handling</w:t>
        </w:r>
        <w:r w:rsidR="00220F32">
          <w:rPr>
            <w:noProof/>
            <w:webHidden/>
          </w:rPr>
          <w:tab/>
        </w:r>
        <w:r w:rsidR="00220F32">
          <w:rPr>
            <w:noProof/>
            <w:webHidden/>
          </w:rPr>
          <w:fldChar w:fldCharType="begin"/>
        </w:r>
        <w:r w:rsidR="00220F32">
          <w:rPr>
            <w:noProof/>
            <w:webHidden/>
          </w:rPr>
          <w:instrText xml:space="preserve"> PAGEREF _Toc506283630 \h </w:instrText>
        </w:r>
        <w:r w:rsidR="00220F32">
          <w:rPr>
            <w:noProof/>
            <w:webHidden/>
          </w:rPr>
        </w:r>
        <w:r w:rsidR="00220F32">
          <w:rPr>
            <w:noProof/>
            <w:webHidden/>
          </w:rPr>
          <w:fldChar w:fldCharType="separate"/>
        </w:r>
        <w:r w:rsidR="00372367">
          <w:rPr>
            <w:noProof/>
            <w:webHidden/>
          </w:rPr>
          <w:t>11</w:t>
        </w:r>
        <w:r w:rsidR="00220F32">
          <w:rPr>
            <w:noProof/>
            <w:webHidden/>
          </w:rPr>
          <w:fldChar w:fldCharType="end"/>
        </w:r>
      </w:hyperlink>
    </w:p>
    <w:p w14:paraId="29F7DA04" w14:textId="44CFB810"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31" w:history="1">
        <w:r w:rsidR="00220F32" w:rsidRPr="00652507">
          <w:rPr>
            <w:rStyle w:val="Hyperkobling"/>
            <w:noProof/>
            <w:lang w:val="en-US"/>
          </w:rPr>
          <w:t>7.1</w:t>
        </w:r>
        <w:r w:rsidR="00220F32">
          <w:rPr>
            <w:rFonts w:asciiTheme="minorHAnsi" w:eastAsiaTheme="minorEastAsia" w:hAnsiTheme="minorHAnsi" w:cstheme="minorBidi"/>
            <w:noProof/>
            <w:sz w:val="22"/>
            <w:szCs w:val="22"/>
          </w:rPr>
          <w:tab/>
        </w:r>
        <w:r w:rsidR="00220F32" w:rsidRPr="00652507">
          <w:rPr>
            <w:rStyle w:val="Hyperkobling"/>
            <w:noProof/>
            <w:lang w:val="en-US"/>
          </w:rPr>
          <w:t>Introduction</w:t>
        </w:r>
        <w:r w:rsidR="00220F32">
          <w:rPr>
            <w:noProof/>
            <w:webHidden/>
          </w:rPr>
          <w:tab/>
        </w:r>
        <w:r w:rsidR="00220F32">
          <w:rPr>
            <w:noProof/>
            <w:webHidden/>
          </w:rPr>
          <w:fldChar w:fldCharType="begin"/>
        </w:r>
        <w:r w:rsidR="00220F32">
          <w:rPr>
            <w:noProof/>
            <w:webHidden/>
          </w:rPr>
          <w:instrText xml:space="preserve"> PAGEREF _Toc506283631 \h </w:instrText>
        </w:r>
        <w:r w:rsidR="00220F32">
          <w:rPr>
            <w:noProof/>
            <w:webHidden/>
          </w:rPr>
        </w:r>
        <w:r w:rsidR="00220F32">
          <w:rPr>
            <w:noProof/>
            <w:webHidden/>
          </w:rPr>
          <w:fldChar w:fldCharType="separate"/>
        </w:r>
        <w:r w:rsidR="00372367">
          <w:rPr>
            <w:noProof/>
            <w:webHidden/>
          </w:rPr>
          <w:t>11</w:t>
        </w:r>
        <w:r w:rsidR="00220F32">
          <w:rPr>
            <w:noProof/>
            <w:webHidden/>
          </w:rPr>
          <w:fldChar w:fldCharType="end"/>
        </w:r>
      </w:hyperlink>
    </w:p>
    <w:p w14:paraId="24739722" w14:textId="5A727070"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32" w:history="1">
        <w:r w:rsidR="00220F32" w:rsidRPr="00652507">
          <w:rPr>
            <w:rStyle w:val="Hyperkobling"/>
            <w:noProof/>
            <w:lang w:val="en-US"/>
          </w:rPr>
          <w:t>7.2</w:t>
        </w:r>
        <w:r w:rsidR="00220F32">
          <w:rPr>
            <w:rFonts w:asciiTheme="minorHAnsi" w:eastAsiaTheme="minorEastAsia" w:hAnsiTheme="minorHAnsi" w:cstheme="minorBidi"/>
            <w:noProof/>
            <w:sz w:val="22"/>
            <w:szCs w:val="22"/>
          </w:rPr>
          <w:tab/>
        </w:r>
        <w:r w:rsidR="00220F32" w:rsidRPr="00652507">
          <w:rPr>
            <w:rStyle w:val="Hyperkobling"/>
            <w:noProof/>
            <w:lang w:val="en-US"/>
          </w:rPr>
          <w:t>Exception scenarios</w:t>
        </w:r>
        <w:r w:rsidR="00220F32">
          <w:rPr>
            <w:noProof/>
            <w:webHidden/>
          </w:rPr>
          <w:tab/>
        </w:r>
        <w:r w:rsidR="00220F32">
          <w:rPr>
            <w:noProof/>
            <w:webHidden/>
          </w:rPr>
          <w:fldChar w:fldCharType="begin"/>
        </w:r>
        <w:r w:rsidR="00220F32">
          <w:rPr>
            <w:noProof/>
            <w:webHidden/>
          </w:rPr>
          <w:instrText xml:space="preserve"> PAGEREF _Toc506283632 \h </w:instrText>
        </w:r>
        <w:r w:rsidR="00220F32">
          <w:rPr>
            <w:noProof/>
            <w:webHidden/>
          </w:rPr>
        </w:r>
        <w:r w:rsidR="00220F32">
          <w:rPr>
            <w:noProof/>
            <w:webHidden/>
          </w:rPr>
          <w:fldChar w:fldCharType="separate"/>
        </w:r>
        <w:r w:rsidR="00372367">
          <w:rPr>
            <w:noProof/>
            <w:webHidden/>
          </w:rPr>
          <w:t>11</w:t>
        </w:r>
        <w:r w:rsidR="00220F32">
          <w:rPr>
            <w:noProof/>
            <w:webHidden/>
          </w:rPr>
          <w:fldChar w:fldCharType="end"/>
        </w:r>
      </w:hyperlink>
    </w:p>
    <w:p w14:paraId="0179B85D" w14:textId="6C668C1C" w:rsidR="00220F32" w:rsidRDefault="00590B22">
      <w:pPr>
        <w:pStyle w:val="INNH1"/>
        <w:tabs>
          <w:tab w:val="left" w:pos="600"/>
          <w:tab w:val="right" w:leader="dot" w:pos="9063"/>
        </w:tabs>
        <w:rPr>
          <w:rFonts w:asciiTheme="minorHAnsi" w:eastAsiaTheme="minorEastAsia" w:hAnsiTheme="minorHAnsi" w:cstheme="minorBidi"/>
          <w:b w:val="0"/>
          <w:bCs w:val="0"/>
          <w:noProof/>
          <w:sz w:val="22"/>
          <w:szCs w:val="22"/>
        </w:rPr>
      </w:pPr>
      <w:hyperlink w:anchor="_Toc506283633" w:history="1">
        <w:r w:rsidR="00220F32" w:rsidRPr="00652507">
          <w:rPr>
            <w:rStyle w:val="Hyperkobling"/>
            <w:noProof/>
            <w:lang w:val="en-US"/>
          </w:rPr>
          <w:t>8.</w:t>
        </w:r>
        <w:r w:rsidR="00220F32">
          <w:rPr>
            <w:rFonts w:asciiTheme="minorHAnsi" w:eastAsiaTheme="minorEastAsia" w:hAnsiTheme="minorHAnsi" w:cstheme="minorBidi"/>
            <w:b w:val="0"/>
            <w:bCs w:val="0"/>
            <w:noProof/>
            <w:sz w:val="22"/>
            <w:szCs w:val="22"/>
          </w:rPr>
          <w:tab/>
        </w:r>
        <w:r w:rsidR="00220F32" w:rsidRPr="00652507">
          <w:rPr>
            <w:rStyle w:val="Hyperkobling"/>
            <w:noProof/>
            <w:lang w:val="en-US"/>
          </w:rPr>
          <w:t>Response codes</w:t>
        </w:r>
        <w:r w:rsidR="00220F32">
          <w:rPr>
            <w:noProof/>
            <w:webHidden/>
          </w:rPr>
          <w:tab/>
        </w:r>
        <w:r w:rsidR="00220F32">
          <w:rPr>
            <w:noProof/>
            <w:webHidden/>
          </w:rPr>
          <w:fldChar w:fldCharType="begin"/>
        </w:r>
        <w:r w:rsidR="00220F32">
          <w:rPr>
            <w:noProof/>
            <w:webHidden/>
          </w:rPr>
          <w:instrText xml:space="preserve"> PAGEREF _Toc506283633 \h </w:instrText>
        </w:r>
        <w:r w:rsidR="00220F32">
          <w:rPr>
            <w:noProof/>
            <w:webHidden/>
          </w:rPr>
        </w:r>
        <w:r w:rsidR="00220F32">
          <w:rPr>
            <w:noProof/>
            <w:webHidden/>
          </w:rPr>
          <w:fldChar w:fldCharType="separate"/>
        </w:r>
        <w:r w:rsidR="00372367">
          <w:rPr>
            <w:noProof/>
            <w:webHidden/>
          </w:rPr>
          <w:t>12</w:t>
        </w:r>
        <w:r w:rsidR="00220F32">
          <w:rPr>
            <w:noProof/>
            <w:webHidden/>
          </w:rPr>
          <w:fldChar w:fldCharType="end"/>
        </w:r>
      </w:hyperlink>
    </w:p>
    <w:p w14:paraId="35A2866D" w14:textId="3EEF00F0"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34" w:history="1">
        <w:r w:rsidR="00220F32" w:rsidRPr="00652507">
          <w:rPr>
            <w:rStyle w:val="Hyperkobling"/>
            <w:noProof/>
            <w:lang w:val="en-US"/>
          </w:rPr>
          <w:t>8.1</w:t>
        </w:r>
        <w:r w:rsidR="00220F32">
          <w:rPr>
            <w:rFonts w:asciiTheme="minorHAnsi" w:eastAsiaTheme="minorEastAsia" w:hAnsiTheme="minorHAnsi" w:cstheme="minorBidi"/>
            <w:noProof/>
            <w:sz w:val="22"/>
            <w:szCs w:val="22"/>
          </w:rPr>
          <w:tab/>
        </w:r>
        <w:r w:rsidR="00220F32" w:rsidRPr="00652507">
          <w:rPr>
            <w:rStyle w:val="Hyperkobling"/>
            <w:noProof/>
            <w:lang w:val="en-US"/>
          </w:rPr>
          <w:t>Success Codes</w:t>
        </w:r>
        <w:r w:rsidR="00220F32">
          <w:rPr>
            <w:noProof/>
            <w:webHidden/>
          </w:rPr>
          <w:tab/>
        </w:r>
        <w:r w:rsidR="00220F32">
          <w:rPr>
            <w:noProof/>
            <w:webHidden/>
          </w:rPr>
          <w:fldChar w:fldCharType="begin"/>
        </w:r>
        <w:r w:rsidR="00220F32">
          <w:rPr>
            <w:noProof/>
            <w:webHidden/>
          </w:rPr>
          <w:instrText xml:space="preserve"> PAGEREF _Toc506283634 \h </w:instrText>
        </w:r>
        <w:r w:rsidR="00220F32">
          <w:rPr>
            <w:noProof/>
            <w:webHidden/>
          </w:rPr>
        </w:r>
        <w:r w:rsidR="00220F32">
          <w:rPr>
            <w:noProof/>
            <w:webHidden/>
          </w:rPr>
          <w:fldChar w:fldCharType="separate"/>
        </w:r>
        <w:r w:rsidR="00372367">
          <w:rPr>
            <w:noProof/>
            <w:webHidden/>
          </w:rPr>
          <w:t>12</w:t>
        </w:r>
        <w:r w:rsidR="00220F32">
          <w:rPr>
            <w:noProof/>
            <w:webHidden/>
          </w:rPr>
          <w:fldChar w:fldCharType="end"/>
        </w:r>
      </w:hyperlink>
    </w:p>
    <w:p w14:paraId="370BD7BF" w14:textId="191D5835"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35" w:history="1">
        <w:r w:rsidR="00220F32" w:rsidRPr="00652507">
          <w:rPr>
            <w:rStyle w:val="Hyperkobling"/>
            <w:noProof/>
            <w:lang w:val="en-US"/>
          </w:rPr>
          <w:t>8.2</w:t>
        </w:r>
        <w:r w:rsidR="00220F32">
          <w:rPr>
            <w:rFonts w:asciiTheme="minorHAnsi" w:eastAsiaTheme="minorEastAsia" w:hAnsiTheme="minorHAnsi" w:cstheme="minorBidi"/>
            <w:noProof/>
            <w:sz w:val="22"/>
            <w:szCs w:val="22"/>
          </w:rPr>
          <w:tab/>
        </w:r>
        <w:r w:rsidR="00220F32" w:rsidRPr="00652507">
          <w:rPr>
            <w:rStyle w:val="Hyperkobling"/>
            <w:noProof/>
            <w:lang w:val="en-US"/>
          </w:rPr>
          <w:t>Error Codes</w:t>
        </w:r>
        <w:r w:rsidR="00220F32">
          <w:rPr>
            <w:noProof/>
            <w:webHidden/>
          </w:rPr>
          <w:tab/>
        </w:r>
        <w:r w:rsidR="00220F32">
          <w:rPr>
            <w:noProof/>
            <w:webHidden/>
          </w:rPr>
          <w:fldChar w:fldCharType="begin"/>
        </w:r>
        <w:r w:rsidR="00220F32">
          <w:rPr>
            <w:noProof/>
            <w:webHidden/>
          </w:rPr>
          <w:instrText xml:space="preserve"> PAGEREF _Toc506283635 \h </w:instrText>
        </w:r>
        <w:r w:rsidR="00220F32">
          <w:rPr>
            <w:noProof/>
            <w:webHidden/>
          </w:rPr>
        </w:r>
        <w:r w:rsidR="00220F32">
          <w:rPr>
            <w:noProof/>
            <w:webHidden/>
          </w:rPr>
          <w:fldChar w:fldCharType="separate"/>
        </w:r>
        <w:r w:rsidR="00372367">
          <w:rPr>
            <w:noProof/>
            <w:webHidden/>
          </w:rPr>
          <w:t>12</w:t>
        </w:r>
        <w:r w:rsidR="00220F32">
          <w:rPr>
            <w:noProof/>
            <w:webHidden/>
          </w:rPr>
          <w:fldChar w:fldCharType="end"/>
        </w:r>
      </w:hyperlink>
    </w:p>
    <w:p w14:paraId="5C6078A7" w14:textId="0D27B66B"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36" w:history="1">
        <w:r w:rsidR="00220F32" w:rsidRPr="00652507">
          <w:rPr>
            <w:rStyle w:val="Hyperkobling"/>
            <w:noProof/>
            <w:lang w:val="en-US" w:eastAsia="en-US"/>
          </w:rPr>
          <w:t>8.3</w:t>
        </w:r>
        <w:r w:rsidR="00220F32">
          <w:rPr>
            <w:rFonts w:asciiTheme="minorHAnsi" w:eastAsiaTheme="minorEastAsia" w:hAnsiTheme="minorHAnsi" w:cstheme="minorBidi"/>
            <w:noProof/>
            <w:sz w:val="22"/>
            <w:szCs w:val="22"/>
          </w:rPr>
          <w:tab/>
        </w:r>
        <w:r w:rsidR="00220F32" w:rsidRPr="00652507">
          <w:rPr>
            <w:rStyle w:val="Hyperkobling"/>
            <w:noProof/>
            <w:lang w:val="en-US" w:eastAsia="en-US"/>
          </w:rPr>
          <w:t>Error Representation</w:t>
        </w:r>
        <w:r w:rsidR="00220F32">
          <w:rPr>
            <w:noProof/>
            <w:webHidden/>
          </w:rPr>
          <w:tab/>
        </w:r>
        <w:r w:rsidR="00220F32">
          <w:rPr>
            <w:noProof/>
            <w:webHidden/>
          </w:rPr>
          <w:fldChar w:fldCharType="begin"/>
        </w:r>
        <w:r w:rsidR="00220F32">
          <w:rPr>
            <w:noProof/>
            <w:webHidden/>
          </w:rPr>
          <w:instrText xml:space="preserve"> PAGEREF _Toc506283636 \h </w:instrText>
        </w:r>
        <w:r w:rsidR="00220F32">
          <w:rPr>
            <w:noProof/>
            <w:webHidden/>
          </w:rPr>
        </w:r>
        <w:r w:rsidR="00220F32">
          <w:rPr>
            <w:noProof/>
            <w:webHidden/>
          </w:rPr>
          <w:fldChar w:fldCharType="separate"/>
        </w:r>
        <w:r w:rsidR="00372367">
          <w:rPr>
            <w:noProof/>
            <w:webHidden/>
          </w:rPr>
          <w:t>13</w:t>
        </w:r>
        <w:r w:rsidR="00220F32">
          <w:rPr>
            <w:noProof/>
            <w:webHidden/>
          </w:rPr>
          <w:fldChar w:fldCharType="end"/>
        </w:r>
      </w:hyperlink>
    </w:p>
    <w:p w14:paraId="7C017655" w14:textId="282C57F0"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37" w:history="1">
        <w:r w:rsidR="00220F32" w:rsidRPr="00652507">
          <w:rPr>
            <w:rStyle w:val="Hyperkobling"/>
            <w:noProof/>
            <w:lang w:val="en-US"/>
          </w:rPr>
          <w:t>8.4</w:t>
        </w:r>
        <w:r w:rsidR="00220F32">
          <w:rPr>
            <w:rFonts w:asciiTheme="minorHAnsi" w:eastAsiaTheme="minorEastAsia" w:hAnsiTheme="minorHAnsi" w:cstheme="minorBidi"/>
            <w:noProof/>
            <w:sz w:val="22"/>
            <w:szCs w:val="22"/>
          </w:rPr>
          <w:tab/>
        </w:r>
        <w:r w:rsidR="00220F32" w:rsidRPr="00652507">
          <w:rPr>
            <w:rStyle w:val="Hyperkobling"/>
            <w:noProof/>
            <w:lang w:val="en-US"/>
          </w:rPr>
          <w:t>Error codes</w:t>
        </w:r>
        <w:r w:rsidR="00220F32">
          <w:rPr>
            <w:noProof/>
            <w:webHidden/>
          </w:rPr>
          <w:tab/>
        </w:r>
        <w:r w:rsidR="00220F32">
          <w:rPr>
            <w:noProof/>
            <w:webHidden/>
          </w:rPr>
          <w:fldChar w:fldCharType="begin"/>
        </w:r>
        <w:r w:rsidR="00220F32">
          <w:rPr>
            <w:noProof/>
            <w:webHidden/>
          </w:rPr>
          <w:instrText xml:space="preserve"> PAGEREF _Toc506283637 \h </w:instrText>
        </w:r>
        <w:r w:rsidR="00220F32">
          <w:rPr>
            <w:noProof/>
            <w:webHidden/>
          </w:rPr>
        </w:r>
        <w:r w:rsidR="00220F32">
          <w:rPr>
            <w:noProof/>
            <w:webHidden/>
          </w:rPr>
          <w:fldChar w:fldCharType="separate"/>
        </w:r>
        <w:r w:rsidR="00372367">
          <w:rPr>
            <w:noProof/>
            <w:webHidden/>
          </w:rPr>
          <w:t>13</w:t>
        </w:r>
        <w:r w:rsidR="00220F32">
          <w:rPr>
            <w:noProof/>
            <w:webHidden/>
          </w:rPr>
          <w:fldChar w:fldCharType="end"/>
        </w:r>
      </w:hyperlink>
    </w:p>
    <w:p w14:paraId="5F2588A6" w14:textId="66A80A95" w:rsidR="00220F32" w:rsidRDefault="00590B22">
      <w:pPr>
        <w:pStyle w:val="INNH1"/>
        <w:tabs>
          <w:tab w:val="left" w:pos="600"/>
          <w:tab w:val="right" w:leader="dot" w:pos="9063"/>
        </w:tabs>
        <w:rPr>
          <w:rFonts w:asciiTheme="minorHAnsi" w:eastAsiaTheme="minorEastAsia" w:hAnsiTheme="minorHAnsi" w:cstheme="minorBidi"/>
          <w:b w:val="0"/>
          <w:bCs w:val="0"/>
          <w:noProof/>
          <w:sz w:val="22"/>
          <w:szCs w:val="22"/>
        </w:rPr>
      </w:pPr>
      <w:hyperlink w:anchor="_Toc506283638" w:history="1">
        <w:r w:rsidR="00220F32" w:rsidRPr="00652507">
          <w:rPr>
            <w:rStyle w:val="Hyperkobling"/>
            <w:noProof/>
            <w:lang w:val="en-US"/>
          </w:rPr>
          <w:t>9.</w:t>
        </w:r>
        <w:r w:rsidR="00220F32">
          <w:rPr>
            <w:rFonts w:asciiTheme="minorHAnsi" w:eastAsiaTheme="minorEastAsia" w:hAnsiTheme="minorHAnsi" w:cstheme="minorBidi"/>
            <w:b w:val="0"/>
            <w:bCs w:val="0"/>
            <w:noProof/>
            <w:sz w:val="22"/>
            <w:szCs w:val="22"/>
          </w:rPr>
          <w:tab/>
        </w:r>
        <w:r w:rsidR="00220F32" w:rsidRPr="00652507">
          <w:rPr>
            <w:rStyle w:val="Hyperkobling"/>
            <w:noProof/>
            <w:lang w:val="en-US"/>
          </w:rPr>
          <w:t>Front-end Integration</w:t>
        </w:r>
        <w:r w:rsidR="00220F32">
          <w:rPr>
            <w:noProof/>
            <w:webHidden/>
          </w:rPr>
          <w:tab/>
        </w:r>
        <w:r w:rsidR="00220F32">
          <w:rPr>
            <w:noProof/>
            <w:webHidden/>
          </w:rPr>
          <w:fldChar w:fldCharType="begin"/>
        </w:r>
        <w:r w:rsidR="00220F32">
          <w:rPr>
            <w:noProof/>
            <w:webHidden/>
          </w:rPr>
          <w:instrText xml:space="preserve"> PAGEREF _Toc506283638 \h </w:instrText>
        </w:r>
        <w:r w:rsidR="00220F32">
          <w:rPr>
            <w:noProof/>
            <w:webHidden/>
          </w:rPr>
        </w:r>
        <w:r w:rsidR="00220F32">
          <w:rPr>
            <w:noProof/>
            <w:webHidden/>
          </w:rPr>
          <w:fldChar w:fldCharType="separate"/>
        </w:r>
        <w:r w:rsidR="00372367">
          <w:rPr>
            <w:noProof/>
            <w:webHidden/>
          </w:rPr>
          <w:t>13</w:t>
        </w:r>
        <w:r w:rsidR="00220F32">
          <w:rPr>
            <w:noProof/>
            <w:webHidden/>
          </w:rPr>
          <w:fldChar w:fldCharType="end"/>
        </w:r>
      </w:hyperlink>
    </w:p>
    <w:p w14:paraId="3DF82631" w14:textId="4FEAA3E7"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39" w:history="1">
        <w:r w:rsidR="00220F32" w:rsidRPr="00652507">
          <w:rPr>
            <w:rStyle w:val="Hyperkobling"/>
            <w:noProof/>
            <w:lang w:val="en-US"/>
          </w:rPr>
          <w:t>9.1</w:t>
        </w:r>
        <w:r w:rsidR="00220F32">
          <w:rPr>
            <w:rFonts w:asciiTheme="minorHAnsi" w:eastAsiaTheme="minorEastAsia" w:hAnsiTheme="minorHAnsi" w:cstheme="minorBidi"/>
            <w:noProof/>
            <w:sz w:val="22"/>
            <w:szCs w:val="22"/>
          </w:rPr>
          <w:tab/>
        </w:r>
        <w:r w:rsidR="00220F32" w:rsidRPr="00652507">
          <w:rPr>
            <w:rStyle w:val="Hyperkobling"/>
            <w:noProof/>
            <w:lang w:val="en-US"/>
          </w:rPr>
          <w:t>Appswitch between Mobile or Desktop Browser and Vipps App</w:t>
        </w:r>
        <w:r w:rsidR="00220F32">
          <w:rPr>
            <w:noProof/>
            <w:webHidden/>
          </w:rPr>
          <w:tab/>
        </w:r>
        <w:r w:rsidR="00220F32">
          <w:rPr>
            <w:noProof/>
            <w:webHidden/>
          </w:rPr>
          <w:fldChar w:fldCharType="begin"/>
        </w:r>
        <w:r w:rsidR="00220F32">
          <w:rPr>
            <w:noProof/>
            <w:webHidden/>
          </w:rPr>
          <w:instrText xml:space="preserve"> PAGEREF _Toc506283639 \h </w:instrText>
        </w:r>
        <w:r w:rsidR="00220F32">
          <w:rPr>
            <w:noProof/>
            <w:webHidden/>
          </w:rPr>
        </w:r>
        <w:r w:rsidR="00220F32">
          <w:rPr>
            <w:noProof/>
            <w:webHidden/>
          </w:rPr>
          <w:fldChar w:fldCharType="separate"/>
        </w:r>
        <w:r w:rsidR="00372367">
          <w:rPr>
            <w:noProof/>
            <w:webHidden/>
          </w:rPr>
          <w:t>14</w:t>
        </w:r>
        <w:r w:rsidR="00220F32">
          <w:rPr>
            <w:noProof/>
            <w:webHidden/>
          </w:rPr>
          <w:fldChar w:fldCharType="end"/>
        </w:r>
      </w:hyperlink>
    </w:p>
    <w:p w14:paraId="73DDF020" w14:textId="1D6F5C7B"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40" w:history="1">
        <w:r w:rsidR="00220F32" w:rsidRPr="00652507">
          <w:rPr>
            <w:rStyle w:val="Hyperkobling"/>
            <w:noProof/>
            <w:lang w:val="en-US"/>
          </w:rPr>
          <w:t>9.2</w:t>
        </w:r>
        <w:r w:rsidR="00220F32">
          <w:rPr>
            <w:rFonts w:asciiTheme="minorHAnsi" w:eastAsiaTheme="minorEastAsia" w:hAnsiTheme="minorHAnsi" w:cstheme="minorBidi"/>
            <w:noProof/>
            <w:sz w:val="22"/>
            <w:szCs w:val="22"/>
          </w:rPr>
          <w:tab/>
        </w:r>
        <w:r w:rsidR="00220F32" w:rsidRPr="00652507">
          <w:rPr>
            <w:rStyle w:val="Hyperkobling"/>
            <w:noProof/>
            <w:lang w:val="en-US"/>
          </w:rPr>
          <w:t>Appswitch between Merchant’s Mobile App and Vipps App</w:t>
        </w:r>
        <w:r w:rsidR="00220F32">
          <w:rPr>
            <w:noProof/>
            <w:webHidden/>
          </w:rPr>
          <w:tab/>
        </w:r>
        <w:r w:rsidR="00220F32">
          <w:rPr>
            <w:noProof/>
            <w:webHidden/>
          </w:rPr>
          <w:fldChar w:fldCharType="begin"/>
        </w:r>
        <w:r w:rsidR="00220F32">
          <w:rPr>
            <w:noProof/>
            <w:webHidden/>
          </w:rPr>
          <w:instrText xml:space="preserve"> PAGEREF _Toc506283640 \h </w:instrText>
        </w:r>
        <w:r w:rsidR="00220F32">
          <w:rPr>
            <w:noProof/>
            <w:webHidden/>
          </w:rPr>
        </w:r>
        <w:r w:rsidR="00220F32">
          <w:rPr>
            <w:noProof/>
            <w:webHidden/>
          </w:rPr>
          <w:fldChar w:fldCharType="separate"/>
        </w:r>
        <w:r w:rsidR="00372367">
          <w:rPr>
            <w:noProof/>
            <w:webHidden/>
          </w:rPr>
          <w:t>14</w:t>
        </w:r>
        <w:r w:rsidR="00220F32">
          <w:rPr>
            <w:noProof/>
            <w:webHidden/>
          </w:rPr>
          <w:fldChar w:fldCharType="end"/>
        </w:r>
      </w:hyperlink>
    </w:p>
    <w:p w14:paraId="24520306" w14:textId="0B5691BE" w:rsidR="00220F32" w:rsidRDefault="00590B22">
      <w:pPr>
        <w:pStyle w:val="INNH2"/>
        <w:tabs>
          <w:tab w:val="left" w:pos="800"/>
          <w:tab w:val="right" w:leader="dot" w:pos="9063"/>
        </w:tabs>
        <w:rPr>
          <w:rFonts w:asciiTheme="minorHAnsi" w:eastAsiaTheme="minorEastAsia" w:hAnsiTheme="minorHAnsi" w:cstheme="minorBidi"/>
          <w:noProof/>
          <w:sz w:val="22"/>
          <w:szCs w:val="22"/>
        </w:rPr>
      </w:pPr>
      <w:hyperlink w:anchor="_Toc506283641" w:history="1">
        <w:r w:rsidR="00220F32" w:rsidRPr="00652507">
          <w:rPr>
            <w:rStyle w:val="Hyperkobling"/>
            <w:noProof/>
            <w:lang w:val="en-US"/>
          </w:rPr>
          <w:t>9.3</w:t>
        </w:r>
        <w:r w:rsidR="00220F32">
          <w:rPr>
            <w:rFonts w:asciiTheme="minorHAnsi" w:eastAsiaTheme="minorEastAsia" w:hAnsiTheme="minorHAnsi" w:cstheme="minorBidi"/>
            <w:noProof/>
            <w:sz w:val="22"/>
            <w:szCs w:val="22"/>
          </w:rPr>
          <w:tab/>
        </w:r>
        <w:r w:rsidR="00220F32" w:rsidRPr="00652507">
          <w:rPr>
            <w:rStyle w:val="Hyperkobling"/>
            <w:noProof/>
            <w:lang w:val="en-US"/>
          </w:rPr>
          <w:t>List of error codes for deeplinking</w:t>
        </w:r>
        <w:r w:rsidR="00220F32">
          <w:rPr>
            <w:noProof/>
            <w:webHidden/>
          </w:rPr>
          <w:tab/>
        </w:r>
        <w:r w:rsidR="00220F32">
          <w:rPr>
            <w:noProof/>
            <w:webHidden/>
          </w:rPr>
          <w:fldChar w:fldCharType="begin"/>
        </w:r>
        <w:r w:rsidR="00220F32">
          <w:rPr>
            <w:noProof/>
            <w:webHidden/>
          </w:rPr>
          <w:instrText xml:space="preserve"> PAGEREF _Toc506283641 \h </w:instrText>
        </w:r>
        <w:r w:rsidR="00220F32">
          <w:rPr>
            <w:noProof/>
            <w:webHidden/>
          </w:rPr>
        </w:r>
        <w:r w:rsidR="00220F32">
          <w:rPr>
            <w:noProof/>
            <w:webHidden/>
          </w:rPr>
          <w:fldChar w:fldCharType="separate"/>
        </w:r>
        <w:r w:rsidR="00372367">
          <w:rPr>
            <w:noProof/>
            <w:webHidden/>
          </w:rPr>
          <w:t>20</w:t>
        </w:r>
        <w:r w:rsidR="00220F32">
          <w:rPr>
            <w:noProof/>
            <w:webHidden/>
          </w:rPr>
          <w:fldChar w:fldCharType="end"/>
        </w:r>
      </w:hyperlink>
    </w:p>
    <w:p w14:paraId="794AB958" w14:textId="1645824B" w:rsidR="00220F32" w:rsidRDefault="00590B22">
      <w:pPr>
        <w:pStyle w:val="INNH1"/>
        <w:tabs>
          <w:tab w:val="left" w:pos="600"/>
          <w:tab w:val="right" w:leader="dot" w:pos="9063"/>
        </w:tabs>
        <w:rPr>
          <w:rFonts w:asciiTheme="minorHAnsi" w:eastAsiaTheme="minorEastAsia" w:hAnsiTheme="minorHAnsi" w:cstheme="minorBidi"/>
          <w:b w:val="0"/>
          <w:bCs w:val="0"/>
          <w:noProof/>
          <w:sz w:val="22"/>
          <w:szCs w:val="22"/>
        </w:rPr>
      </w:pPr>
      <w:hyperlink w:anchor="_Toc506283642" w:history="1">
        <w:r w:rsidR="00220F32" w:rsidRPr="00652507">
          <w:rPr>
            <w:rStyle w:val="Hyperkobling"/>
            <w:noProof/>
            <w:lang w:val="en-US"/>
          </w:rPr>
          <w:t>10.</w:t>
        </w:r>
        <w:r w:rsidR="00220F32">
          <w:rPr>
            <w:rFonts w:asciiTheme="minorHAnsi" w:eastAsiaTheme="minorEastAsia" w:hAnsiTheme="minorHAnsi" w:cstheme="minorBidi"/>
            <w:b w:val="0"/>
            <w:bCs w:val="0"/>
            <w:noProof/>
            <w:sz w:val="22"/>
            <w:szCs w:val="22"/>
          </w:rPr>
          <w:tab/>
        </w:r>
        <w:r w:rsidR="00220F32" w:rsidRPr="00652507">
          <w:rPr>
            <w:rStyle w:val="Hyperkobling"/>
            <w:noProof/>
            <w:lang w:val="en-US"/>
          </w:rPr>
          <w:t>API definitions</w:t>
        </w:r>
        <w:r w:rsidR="00220F32">
          <w:rPr>
            <w:noProof/>
            <w:webHidden/>
          </w:rPr>
          <w:tab/>
        </w:r>
        <w:r w:rsidR="00220F32">
          <w:rPr>
            <w:noProof/>
            <w:webHidden/>
          </w:rPr>
          <w:fldChar w:fldCharType="begin"/>
        </w:r>
        <w:r w:rsidR="00220F32">
          <w:rPr>
            <w:noProof/>
            <w:webHidden/>
          </w:rPr>
          <w:instrText xml:space="preserve"> PAGEREF _Toc506283642 \h </w:instrText>
        </w:r>
        <w:r w:rsidR="00220F32">
          <w:rPr>
            <w:noProof/>
            <w:webHidden/>
          </w:rPr>
        </w:r>
        <w:r w:rsidR="00220F32">
          <w:rPr>
            <w:noProof/>
            <w:webHidden/>
          </w:rPr>
          <w:fldChar w:fldCharType="separate"/>
        </w:r>
        <w:r w:rsidR="00372367">
          <w:rPr>
            <w:noProof/>
            <w:webHidden/>
          </w:rPr>
          <w:t>20</w:t>
        </w:r>
        <w:r w:rsidR="00220F32">
          <w:rPr>
            <w:noProof/>
            <w:webHidden/>
          </w:rPr>
          <w:fldChar w:fldCharType="end"/>
        </w:r>
      </w:hyperlink>
    </w:p>
    <w:p w14:paraId="42B55FB4" w14:textId="4DC838B4" w:rsidR="00220F32" w:rsidRDefault="00590B22">
      <w:pPr>
        <w:pStyle w:val="INNH2"/>
        <w:tabs>
          <w:tab w:val="left" w:pos="1000"/>
          <w:tab w:val="right" w:leader="dot" w:pos="9063"/>
        </w:tabs>
        <w:rPr>
          <w:rFonts w:asciiTheme="minorHAnsi" w:eastAsiaTheme="minorEastAsia" w:hAnsiTheme="minorHAnsi" w:cstheme="minorBidi"/>
          <w:noProof/>
          <w:sz w:val="22"/>
          <w:szCs w:val="22"/>
        </w:rPr>
      </w:pPr>
      <w:hyperlink w:anchor="_Toc506283643" w:history="1">
        <w:r w:rsidR="00220F32" w:rsidRPr="00652507">
          <w:rPr>
            <w:rStyle w:val="Hyperkobling"/>
            <w:noProof/>
            <w:lang w:val="en-US" w:eastAsia="en-US"/>
          </w:rPr>
          <w:t>10.1</w:t>
        </w:r>
        <w:r w:rsidR="00220F32">
          <w:rPr>
            <w:rFonts w:asciiTheme="minorHAnsi" w:eastAsiaTheme="minorEastAsia" w:hAnsiTheme="minorHAnsi" w:cstheme="minorBidi"/>
            <w:noProof/>
            <w:sz w:val="22"/>
            <w:szCs w:val="22"/>
          </w:rPr>
          <w:tab/>
        </w:r>
        <w:r w:rsidR="00220F32" w:rsidRPr="00652507">
          <w:rPr>
            <w:rStyle w:val="Hyperkobling"/>
            <w:noProof/>
            <w:lang w:val="en-US" w:eastAsia="en-US"/>
          </w:rPr>
          <w:t>Request Headers</w:t>
        </w:r>
        <w:r w:rsidR="00220F32">
          <w:rPr>
            <w:noProof/>
            <w:webHidden/>
          </w:rPr>
          <w:tab/>
        </w:r>
        <w:r w:rsidR="00220F32">
          <w:rPr>
            <w:noProof/>
            <w:webHidden/>
          </w:rPr>
          <w:fldChar w:fldCharType="begin"/>
        </w:r>
        <w:r w:rsidR="00220F32">
          <w:rPr>
            <w:noProof/>
            <w:webHidden/>
          </w:rPr>
          <w:instrText xml:space="preserve"> PAGEREF _Toc506283643 \h </w:instrText>
        </w:r>
        <w:r w:rsidR="00220F32">
          <w:rPr>
            <w:noProof/>
            <w:webHidden/>
          </w:rPr>
        </w:r>
        <w:r w:rsidR="00220F32">
          <w:rPr>
            <w:noProof/>
            <w:webHidden/>
          </w:rPr>
          <w:fldChar w:fldCharType="separate"/>
        </w:r>
        <w:r w:rsidR="00372367">
          <w:rPr>
            <w:noProof/>
            <w:webHidden/>
          </w:rPr>
          <w:t>20</w:t>
        </w:r>
        <w:r w:rsidR="00220F32">
          <w:rPr>
            <w:noProof/>
            <w:webHidden/>
          </w:rPr>
          <w:fldChar w:fldCharType="end"/>
        </w:r>
      </w:hyperlink>
    </w:p>
    <w:p w14:paraId="4325443F" w14:textId="0EBE78D9" w:rsidR="00220F32" w:rsidRDefault="00590B22">
      <w:pPr>
        <w:pStyle w:val="INNH2"/>
        <w:tabs>
          <w:tab w:val="left" w:pos="1000"/>
          <w:tab w:val="right" w:leader="dot" w:pos="9063"/>
        </w:tabs>
        <w:rPr>
          <w:rFonts w:asciiTheme="minorHAnsi" w:eastAsiaTheme="minorEastAsia" w:hAnsiTheme="minorHAnsi" w:cstheme="minorBidi"/>
          <w:noProof/>
          <w:sz w:val="22"/>
          <w:szCs w:val="22"/>
        </w:rPr>
      </w:pPr>
      <w:hyperlink w:anchor="_Toc506283644" w:history="1">
        <w:r w:rsidR="00220F32" w:rsidRPr="00652507">
          <w:rPr>
            <w:rStyle w:val="Hyperkobling"/>
            <w:noProof/>
            <w:lang w:val="en-US"/>
          </w:rPr>
          <w:t>10.2</w:t>
        </w:r>
        <w:r w:rsidR="00220F32">
          <w:rPr>
            <w:rFonts w:asciiTheme="minorHAnsi" w:eastAsiaTheme="minorEastAsia" w:hAnsiTheme="minorHAnsi" w:cstheme="minorBidi"/>
            <w:noProof/>
            <w:sz w:val="22"/>
            <w:szCs w:val="22"/>
          </w:rPr>
          <w:tab/>
        </w:r>
        <w:r w:rsidR="00220F32" w:rsidRPr="00652507">
          <w:rPr>
            <w:rStyle w:val="Hyperkobling"/>
            <w:noProof/>
            <w:lang w:val="en-US"/>
          </w:rPr>
          <w:t>Payment sequence</w:t>
        </w:r>
        <w:r w:rsidR="00220F32">
          <w:rPr>
            <w:noProof/>
            <w:webHidden/>
          </w:rPr>
          <w:tab/>
        </w:r>
        <w:r w:rsidR="00220F32">
          <w:rPr>
            <w:noProof/>
            <w:webHidden/>
          </w:rPr>
          <w:fldChar w:fldCharType="begin"/>
        </w:r>
        <w:r w:rsidR="00220F32">
          <w:rPr>
            <w:noProof/>
            <w:webHidden/>
          </w:rPr>
          <w:instrText xml:space="preserve"> PAGEREF _Toc506283644 \h </w:instrText>
        </w:r>
        <w:r w:rsidR="00220F32">
          <w:rPr>
            <w:noProof/>
            <w:webHidden/>
          </w:rPr>
        </w:r>
        <w:r w:rsidR="00220F32">
          <w:rPr>
            <w:noProof/>
            <w:webHidden/>
          </w:rPr>
          <w:fldChar w:fldCharType="separate"/>
        </w:r>
        <w:r w:rsidR="00372367">
          <w:rPr>
            <w:noProof/>
            <w:webHidden/>
          </w:rPr>
          <w:t>21</w:t>
        </w:r>
        <w:r w:rsidR="00220F32">
          <w:rPr>
            <w:noProof/>
            <w:webHidden/>
          </w:rPr>
          <w:fldChar w:fldCharType="end"/>
        </w:r>
      </w:hyperlink>
    </w:p>
    <w:p w14:paraId="07B80626" w14:textId="6CC623AD" w:rsidR="00220F32" w:rsidRDefault="00590B22">
      <w:pPr>
        <w:pStyle w:val="INNH2"/>
        <w:tabs>
          <w:tab w:val="left" w:pos="1000"/>
          <w:tab w:val="right" w:leader="dot" w:pos="9063"/>
        </w:tabs>
        <w:rPr>
          <w:rFonts w:asciiTheme="minorHAnsi" w:eastAsiaTheme="minorEastAsia" w:hAnsiTheme="minorHAnsi" w:cstheme="minorBidi"/>
          <w:noProof/>
          <w:sz w:val="22"/>
          <w:szCs w:val="22"/>
        </w:rPr>
      </w:pPr>
      <w:hyperlink w:anchor="_Toc506283645" w:history="1">
        <w:r w:rsidR="00220F32" w:rsidRPr="00652507">
          <w:rPr>
            <w:rStyle w:val="Hyperkobling"/>
            <w:noProof/>
            <w:lang w:val="en-US"/>
          </w:rPr>
          <w:t>10.3</w:t>
        </w:r>
        <w:r w:rsidR="00220F32">
          <w:rPr>
            <w:rFonts w:asciiTheme="minorHAnsi" w:eastAsiaTheme="minorEastAsia" w:hAnsiTheme="minorHAnsi" w:cstheme="minorBidi"/>
            <w:noProof/>
            <w:sz w:val="22"/>
            <w:szCs w:val="22"/>
          </w:rPr>
          <w:tab/>
        </w:r>
        <w:r w:rsidR="00220F32" w:rsidRPr="00652507">
          <w:rPr>
            <w:rStyle w:val="Hyperkobling"/>
            <w:noProof/>
            <w:lang w:val="en-US"/>
          </w:rPr>
          <w:t>Initiate Payment</w:t>
        </w:r>
        <w:r w:rsidR="00220F32">
          <w:rPr>
            <w:noProof/>
            <w:webHidden/>
          </w:rPr>
          <w:tab/>
        </w:r>
        <w:r w:rsidR="00220F32">
          <w:rPr>
            <w:noProof/>
            <w:webHidden/>
          </w:rPr>
          <w:fldChar w:fldCharType="begin"/>
        </w:r>
        <w:r w:rsidR="00220F32">
          <w:rPr>
            <w:noProof/>
            <w:webHidden/>
          </w:rPr>
          <w:instrText xml:space="preserve"> PAGEREF _Toc506283645 \h </w:instrText>
        </w:r>
        <w:r w:rsidR="00220F32">
          <w:rPr>
            <w:noProof/>
            <w:webHidden/>
          </w:rPr>
        </w:r>
        <w:r w:rsidR="00220F32">
          <w:rPr>
            <w:noProof/>
            <w:webHidden/>
          </w:rPr>
          <w:fldChar w:fldCharType="separate"/>
        </w:r>
        <w:r w:rsidR="00372367">
          <w:rPr>
            <w:noProof/>
            <w:webHidden/>
          </w:rPr>
          <w:t>23</w:t>
        </w:r>
        <w:r w:rsidR="00220F32">
          <w:rPr>
            <w:noProof/>
            <w:webHidden/>
          </w:rPr>
          <w:fldChar w:fldCharType="end"/>
        </w:r>
      </w:hyperlink>
    </w:p>
    <w:p w14:paraId="39D08A71" w14:textId="0AA425AA" w:rsidR="00220F32" w:rsidRDefault="00590B22">
      <w:pPr>
        <w:pStyle w:val="INNH2"/>
        <w:tabs>
          <w:tab w:val="left" w:pos="1000"/>
          <w:tab w:val="right" w:leader="dot" w:pos="9063"/>
        </w:tabs>
        <w:rPr>
          <w:rFonts w:asciiTheme="minorHAnsi" w:eastAsiaTheme="minorEastAsia" w:hAnsiTheme="minorHAnsi" w:cstheme="minorBidi"/>
          <w:noProof/>
          <w:sz w:val="22"/>
          <w:szCs w:val="22"/>
        </w:rPr>
      </w:pPr>
      <w:hyperlink w:anchor="_Toc506283646" w:history="1">
        <w:r w:rsidR="00220F32" w:rsidRPr="00652507">
          <w:rPr>
            <w:rStyle w:val="Hyperkobling"/>
            <w:noProof/>
            <w:lang w:val="en-US"/>
          </w:rPr>
          <w:t>10.4</w:t>
        </w:r>
        <w:r w:rsidR="00220F32">
          <w:rPr>
            <w:rFonts w:asciiTheme="minorHAnsi" w:eastAsiaTheme="minorEastAsia" w:hAnsiTheme="minorHAnsi" w:cstheme="minorBidi"/>
            <w:noProof/>
            <w:sz w:val="22"/>
            <w:szCs w:val="22"/>
          </w:rPr>
          <w:tab/>
        </w:r>
        <w:r w:rsidR="00220F32" w:rsidRPr="00652507">
          <w:rPr>
            <w:rStyle w:val="Hyperkobling"/>
            <w:noProof/>
            <w:lang w:val="en-US"/>
          </w:rPr>
          <w:t>Cancel Payment</w:t>
        </w:r>
        <w:r w:rsidR="00220F32">
          <w:rPr>
            <w:noProof/>
            <w:webHidden/>
          </w:rPr>
          <w:tab/>
        </w:r>
        <w:r w:rsidR="00220F32">
          <w:rPr>
            <w:noProof/>
            <w:webHidden/>
          </w:rPr>
          <w:fldChar w:fldCharType="begin"/>
        </w:r>
        <w:r w:rsidR="00220F32">
          <w:rPr>
            <w:noProof/>
            <w:webHidden/>
          </w:rPr>
          <w:instrText xml:space="preserve"> PAGEREF _Toc506283646 \h </w:instrText>
        </w:r>
        <w:r w:rsidR="00220F32">
          <w:rPr>
            <w:noProof/>
            <w:webHidden/>
          </w:rPr>
        </w:r>
        <w:r w:rsidR="00220F32">
          <w:rPr>
            <w:noProof/>
            <w:webHidden/>
          </w:rPr>
          <w:fldChar w:fldCharType="separate"/>
        </w:r>
        <w:r w:rsidR="00372367">
          <w:rPr>
            <w:noProof/>
            <w:webHidden/>
          </w:rPr>
          <w:t>29</w:t>
        </w:r>
        <w:r w:rsidR="00220F32">
          <w:rPr>
            <w:noProof/>
            <w:webHidden/>
          </w:rPr>
          <w:fldChar w:fldCharType="end"/>
        </w:r>
      </w:hyperlink>
    </w:p>
    <w:p w14:paraId="105BD217" w14:textId="488F0D10" w:rsidR="00220F32" w:rsidRDefault="00590B22">
      <w:pPr>
        <w:pStyle w:val="INNH2"/>
        <w:tabs>
          <w:tab w:val="left" w:pos="1000"/>
          <w:tab w:val="right" w:leader="dot" w:pos="9063"/>
        </w:tabs>
        <w:rPr>
          <w:rFonts w:asciiTheme="minorHAnsi" w:eastAsiaTheme="minorEastAsia" w:hAnsiTheme="minorHAnsi" w:cstheme="minorBidi"/>
          <w:noProof/>
          <w:sz w:val="22"/>
          <w:szCs w:val="22"/>
        </w:rPr>
      </w:pPr>
      <w:hyperlink w:anchor="_Toc506283647" w:history="1">
        <w:r w:rsidR="00220F32" w:rsidRPr="00652507">
          <w:rPr>
            <w:rStyle w:val="Hyperkobling"/>
            <w:noProof/>
            <w:lang w:val="en-US"/>
          </w:rPr>
          <w:t>10.5</w:t>
        </w:r>
        <w:r w:rsidR="00220F32">
          <w:rPr>
            <w:rFonts w:asciiTheme="minorHAnsi" w:eastAsiaTheme="minorEastAsia" w:hAnsiTheme="minorHAnsi" w:cstheme="minorBidi"/>
            <w:noProof/>
            <w:sz w:val="22"/>
            <w:szCs w:val="22"/>
          </w:rPr>
          <w:tab/>
        </w:r>
        <w:r w:rsidR="00220F32" w:rsidRPr="00652507">
          <w:rPr>
            <w:rStyle w:val="Hyperkobling"/>
            <w:noProof/>
            <w:lang w:val="en-US"/>
          </w:rPr>
          <w:t>Capture Payment</w:t>
        </w:r>
        <w:r w:rsidR="00220F32">
          <w:rPr>
            <w:noProof/>
            <w:webHidden/>
          </w:rPr>
          <w:tab/>
        </w:r>
        <w:r w:rsidR="00220F32">
          <w:rPr>
            <w:noProof/>
            <w:webHidden/>
          </w:rPr>
          <w:fldChar w:fldCharType="begin"/>
        </w:r>
        <w:r w:rsidR="00220F32">
          <w:rPr>
            <w:noProof/>
            <w:webHidden/>
          </w:rPr>
          <w:instrText xml:space="preserve"> PAGEREF _Toc506283647 \h </w:instrText>
        </w:r>
        <w:r w:rsidR="00220F32">
          <w:rPr>
            <w:noProof/>
            <w:webHidden/>
          </w:rPr>
        </w:r>
        <w:r w:rsidR="00220F32">
          <w:rPr>
            <w:noProof/>
            <w:webHidden/>
          </w:rPr>
          <w:fldChar w:fldCharType="separate"/>
        </w:r>
        <w:r w:rsidR="00372367">
          <w:rPr>
            <w:noProof/>
            <w:webHidden/>
          </w:rPr>
          <w:t>32</w:t>
        </w:r>
        <w:r w:rsidR="00220F32">
          <w:rPr>
            <w:noProof/>
            <w:webHidden/>
          </w:rPr>
          <w:fldChar w:fldCharType="end"/>
        </w:r>
      </w:hyperlink>
    </w:p>
    <w:p w14:paraId="2D97894F" w14:textId="7AFC8FF3" w:rsidR="00220F32" w:rsidRDefault="00590B22">
      <w:pPr>
        <w:pStyle w:val="INNH2"/>
        <w:tabs>
          <w:tab w:val="left" w:pos="1000"/>
          <w:tab w:val="right" w:leader="dot" w:pos="9063"/>
        </w:tabs>
        <w:rPr>
          <w:rFonts w:asciiTheme="minorHAnsi" w:eastAsiaTheme="minorEastAsia" w:hAnsiTheme="minorHAnsi" w:cstheme="minorBidi"/>
          <w:noProof/>
          <w:sz w:val="22"/>
          <w:szCs w:val="22"/>
        </w:rPr>
      </w:pPr>
      <w:hyperlink w:anchor="_Toc506283648" w:history="1">
        <w:r w:rsidR="00220F32" w:rsidRPr="00652507">
          <w:rPr>
            <w:rStyle w:val="Hyperkobling"/>
            <w:noProof/>
            <w:lang w:val="en-US"/>
          </w:rPr>
          <w:t>10.6</w:t>
        </w:r>
        <w:r w:rsidR="00220F32">
          <w:rPr>
            <w:rFonts w:asciiTheme="minorHAnsi" w:eastAsiaTheme="minorEastAsia" w:hAnsiTheme="minorHAnsi" w:cstheme="minorBidi"/>
            <w:noProof/>
            <w:sz w:val="22"/>
            <w:szCs w:val="22"/>
          </w:rPr>
          <w:tab/>
        </w:r>
        <w:r w:rsidR="00220F32" w:rsidRPr="00652507">
          <w:rPr>
            <w:rStyle w:val="Hyperkobling"/>
            <w:noProof/>
            <w:lang w:val="en-US"/>
          </w:rPr>
          <w:t>Refund Payment</w:t>
        </w:r>
        <w:r w:rsidR="00220F32">
          <w:rPr>
            <w:noProof/>
            <w:webHidden/>
          </w:rPr>
          <w:tab/>
        </w:r>
        <w:r w:rsidR="00220F32">
          <w:rPr>
            <w:noProof/>
            <w:webHidden/>
          </w:rPr>
          <w:fldChar w:fldCharType="begin"/>
        </w:r>
        <w:r w:rsidR="00220F32">
          <w:rPr>
            <w:noProof/>
            <w:webHidden/>
          </w:rPr>
          <w:instrText xml:space="preserve"> PAGEREF _Toc506283648 \h </w:instrText>
        </w:r>
        <w:r w:rsidR="00220F32">
          <w:rPr>
            <w:noProof/>
            <w:webHidden/>
          </w:rPr>
        </w:r>
        <w:r w:rsidR="00220F32">
          <w:rPr>
            <w:noProof/>
            <w:webHidden/>
          </w:rPr>
          <w:fldChar w:fldCharType="separate"/>
        </w:r>
        <w:r w:rsidR="00372367">
          <w:rPr>
            <w:noProof/>
            <w:webHidden/>
          </w:rPr>
          <w:t>34</w:t>
        </w:r>
        <w:r w:rsidR="00220F32">
          <w:rPr>
            <w:noProof/>
            <w:webHidden/>
          </w:rPr>
          <w:fldChar w:fldCharType="end"/>
        </w:r>
      </w:hyperlink>
    </w:p>
    <w:p w14:paraId="297B6415" w14:textId="06C27F79" w:rsidR="00220F32" w:rsidRDefault="00590B22">
      <w:pPr>
        <w:pStyle w:val="INNH2"/>
        <w:tabs>
          <w:tab w:val="left" w:pos="1000"/>
          <w:tab w:val="right" w:leader="dot" w:pos="9063"/>
        </w:tabs>
        <w:rPr>
          <w:rFonts w:asciiTheme="minorHAnsi" w:eastAsiaTheme="minorEastAsia" w:hAnsiTheme="minorHAnsi" w:cstheme="minorBidi"/>
          <w:noProof/>
          <w:sz w:val="22"/>
          <w:szCs w:val="22"/>
        </w:rPr>
      </w:pPr>
      <w:hyperlink w:anchor="_Toc506283649" w:history="1">
        <w:r w:rsidR="00220F32" w:rsidRPr="00652507">
          <w:rPr>
            <w:rStyle w:val="Hyperkobling"/>
            <w:noProof/>
            <w:lang w:val="en-US"/>
          </w:rPr>
          <w:t>10.7</w:t>
        </w:r>
        <w:r w:rsidR="00220F32">
          <w:rPr>
            <w:rFonts w:asciiTheme="minorHAnsi" w:eastAsiaTheme="minorEastAsia" w:hAnsiTheme="minorHAnsi" w:cstheme="minorBidi"/>
            <w:noProof/>
            <w:sz w:val="22"/>
            <w:szCs w:val="22"/>
          </w:rPr>
          <w:tab/>
        </w:r>
        <w:r w:rsidR="00220F32" w:rsidRPr="00652507">
          <w:rPr>
            <w:rStyle w:val="Hyperkobling"/>
            <w:noProof/>
            <w:lang w:val="en-US"/>
          </w:rPr>
          <w:t>Get Payment Details</w:t>
        </w:r>
        <w:r w:rsidR="00220F32">
          <w:rPr>
            <w:noProof/>
            <w:webHidden/>
          </w:rPr>
          <w:tab/>
        </w:r>
        <w:r w:rsidR="00220F32">
          <w:rPr>
            <w:noProof/>
            <w:webHidden/>
          </w:rPr>
          <w:fldChar w:fldCharType="begin"/>
        </w:r>
        <w:r w:rsidR="00220F32">
          <w:rPr>
            <w:noProof/>
            <w:webHidden/>
          </w:rPr>
          <w:instrText xml:space="preserve"> PAGEREF _Toc506283649 \h </w:instrText>
        </w:r>
        <w:r w:rsidR="00220F32">
          <w:rPr>
            <w:noProof/>
            <w:webHidden/>
          </w:rPr>
        </w:r>
        <w:r w:rsidR="00220F32">
          <w:rPr>
            <w:noProof/>
            <w:webHidden/>
          </w:rPr>
          <w:fldChar w:fldCharType="separate"/>
        </w:r>
        <w:r w:rsidR="00372367">
          <w:rPr>
            <w:noProof/>
            <w:webHidden/>
          </w:rPr>
          <w:t>36</w:t>
        </w:r>
        <w:r w:rsidR="00220F32">
          <w:rPr>
            <w:noProof/>
            <w:webHidden/>
          </w:rPr>
          <w:fldChar w:fldCharType="end"/>
        </w:r>
      </w:hyperlink>
    </w:p>
    <w:p w14:paraId="7DBB3EEF" w14:textId="32759455" w:rsidR="00220F32" w:rsidRDefault="00590B22">
      <w:pPr>
        <w:pStyle w:val="INNH2"/>
        <w:tabs>
          <w:tab w:val="left" w:pos="1000"/>
          <w:tab w:val="right" w:leader="dot" w:pos="9063"/>
        </w:tabs>
        <w:rPr>
          <w:rFonts w:asciiTheme="minorHAnsi" w:eastAsiaTheme="minorEastAsia" w:hAnsiTheme="minorHAnsi" w:cstheme="minorBidi"/>
          <w:noProof/>
          <w:sz w:val="22"/>
          <w:szCs w:val="22"/>
        </w:rPr>
      </w:pPr>
      <w:hyperlink w:anchor="_Toc506283650" w:history="1">
        <w:r w:rsidR="00220F32" w:rsidRPr="00652507">
          <w:rPr>
            <w:rStyle w:val="Hyperkobling"/>
            <w:noProof/>
            <w:lang w:val="en-US"/>
          </w:rPr>
          <w:t>10.8</w:t>
        </w:r>
        <w:r w:rsidR="00220F32">
          <w:rPr>
            <w:rFonts w:asciiTheme="minorHAnsi" w:eastAsiaTheme="minorEastAsia" w:hAnsiTheme="minorHAnsi" w:cstheme="minorBidi"/>
            <w:noProof/>
            <w:sz w:val="22"/>
            <w:szCs w:val="22"/>
          </w:rPr>
          <w:tab/>
        </w:r>
        <w:r w:rsidR="00220F32" w:rsidRPr="00652507">
          <w:rPr>
            <w:rStyle w:val="Hyperkobling"/>
            <w:noProof/>
            <w:lang w:val="en-US"/>
          </w:rPr>
          <w:t>Get Order Status</w:t>
        </w:r>
        <w:r w:rsidR="00220F32">
          <w:rPr>
            <w:noProof/>
            <w:webHidden/>
          </w:rPr>
          <w:tab/>
        </w:r>
        <w:r w:rsidR="00220F32">
          <w:rPr>
            <w:noProof/>
            <w:webHidden/>
          </w:rPr>
          <w:fldChar w:fldCharType="begin"/>
        </w:r>
        <w:r w:rsidR="00220F32">
          <w:rPr>
            <w:noProof/>
            <w:webHidden/>
          </w:rPr>
          <w:instrText xml:space="preserve"> PAGEREF _Toc506283650 \h </w:instrText>
        </w:r>
        <w:r w:rsidR="00220F32">
          <w:rPr>
            <w:noProof/>
            <w:webHidden/>
          </w:rPr>
        </w:r>
        <w:r w:rsidR="00220F32">
          <w:rPr>
            <w:noProof/>
            <w:webHidden/>
          </w:rPr>
          <w:fldChar w:fldCharType="separate"/>
        </w:r>
        <w:r w:rsidR="00372367">
          <w:rPr>
            <w:noProof/>
            <w:webHidden/>
          </w:rPr>
          <w:t>39</w:t>
        </w:r>
        <w:r w:rsidR="00220F32">
          <w:rPr>
            <w:noProof/>
            <w:webHidden/>
          </w:rPr>
          <w:fldChar w:fldCharType="end"/>
        </w:r>
      </w:hyperlink>
    </w:p>
    <w:p w14:paraId="136A57B4" w14:textId="147602BF" w:rsidR="00220F32" w:rsidRDefault="00590B22">
      <w:pPr>
        <w:pStyle w:val="INNH2"/>
        <w:tabs>
          <w:tab w:val="left" w:pos="1000"/>
          <w:tab w:val="right" w:leader="dot" w:pos="9063"/>
        </w:tabs>
        <w:rPr>
          <w:rFonts w:asciiTheme="minorHAnsi" w:eastAsiaTheme="minorEastAsia" w:hAnsiTheme="minorHAnsi" w:cstheme="minorBidi"/>
          <w:noProof/>
          <w:sz w:val="22"/>
          <w:szCs w:val="22"/>
        </w:rPr>
      </w:pPr>
      <w:hyperlink w:anchor="_Toc506283651" w:history="1">
        <w:r w:rsidR="00220F32" w:rsidRPr="00652507">
          <w:rPr>
            <w:rStyle w:val="Hyperkobling"/>
            <w:noProof/>
            <w:lang w:val="en-US"/>
          </w:rPr>
          <w:t>10.9</w:t>
        </w:r>
        <w:r w:rsidR="00220F32">
          <w:rPr>
            <w:rFonts w:asciiTheme="minorHAnsi" w:eastAsiaTheme="minorEastAsia" w:hAnsiTheme="minorHAnsi" w:cstheme="minorBidi"/>
            <w:noProof/>
            <w:sz w:val="22"/>
            <w:szCs w:val="22"/>
          </w:rPr>
          <w:tab/>
        </w:r>
        <w:r w:rsidR="00220F32" w:rsidRPr="00652507">
          <w:rPr>
            <w:rStyle w:val="Hyperkobling"/>
            <w:noProof/>
            <w:lang w:val="en-US"/>
          </w:rPr>
          <w:t>Fetch Shipping Cost &amp; Method (</w:t>
        </w:r>
        <w:r w:rsidR="00220F32" w:rsidRPr="00652507">
          <w:rPr>
            <w:rStyle w:val="Hyperkobling"/>
            <w:rFonts w:ascii="Arial" w:hAnsi="Arial" w:cs="Arial"/>
            <w:noProof/>
            <w:lang w:val="en-US"/>
          </w:rPr>
          <w:t>Hosted by Merchant for express checkout</w:t>
        </w:r>
        <w:r w:rsidR="00220F32" w:rsidRPr="00652507">
          <w:rPr>
            <w:rStyle w:val="Hyperkobling"/>
            <w:noProof/>
            <w:lang w:val="en-US"/>
          </w:rPr>
          <w:t>)</w:t>
        </w:r>
        <w:r w:rsidR="00220F32">
          <w:rPr>
            <w:noProof/>
            <w:webHidden/>
          </w:rPr>
          <w:tab/>
        </w:r>
        <w:r w:rsidR="00220F32">
          <w:rPr>
            <w:noProof/>
            <w:webHidden/>
          </w:rPr>
          <w:fldChar w:fldCharType="begin"/>
        </w:r>
        <w:r w:rsidR="00220F32">
          <w:rPr>
            <w:noProof/>
            <w:webHidden/>
          </w:rPr>
          <w:instrText xml:space="preserve"> PAGEREF _Toc506283651 \h </w:instrText>
        </w:r>
        <w:r w:rsidR="00220F32">
          <w:rPr>
            <w:noProof/>
            <w:webHidden/>
          </w:rPr>
        </w:r>
        <w:r w:rsidR="00220F32">
          <w:rPr>
            <w:noProof/>
            <w:webHidden/>
          </w:rPr>
          <w:fldChar w:fldCharType="separate"/>
        </w:r>
        <w:r w:rsidR="00372367">
          <w:rPr>
            <w:noProof/>
            <w:webHidden/>
          </w:rPr>
          <w:t>40</w:t>
        </w:r>
        <w:r w:rsidR="00220F32">
          <w:rPr>
            <w:noProof/>
            <w:webHidden/>
          </w:rPr>
          <w:fldChar w:fldCharType="end"/>
        </w:r>
      </w:hyperlink>
    </w:p>
    <w:p w14:paraId="71B3580C" w14:textId="4DAB9BD9" w:rsidR="00220F32" w:rsidRDefault="00590B22">
      <w:pPr>
        <w:pStyle w:val="INNH2"/>
        <w:tabs>
          <w:tab w:val="left" w:pos="1200"/>
          <w:tab w:val="right" w:leader="dot" w:pos="9063"/>
        </w:tabs>
        <w:rPr>
          <w:rFonts w:asciiTheme="minorHAnsi" w:eastAsiaTheme="minorEastAsia" w:hAnsiTheme="minorHAnsi" w:cstheme="minorBidi"/>
          <w:noProof/>
          <w:sz w:val="22"/>
          <w:szCs w:val="22"/>
        </w:rPr>
      </w:pPr>
      <w:hyperlink w:anchor="_Toc506283652" w:history="1">
        <w:r w:rsidR="00220F32" w:rsidRPr="00652507">
          <w:rPr>
            <w:rStyle w:val="Hyperkobling"/>
            <w:noProof/>
            <w:lang w:val="en-US"/>
          </w:rPr>
          <w:t>10.10</w:t>
        </w:r>
        <w:r w:rsidR="00220F32">
          <w:rPr>
            <w:rFonts w:asciiTheme="minorHAnsi" w:eastAsiaTheme="minorEastAsia" w:hAnsiTheme="minorHAnsi" w:cstheme="minorBidi"/>
            <w:noProof/>
            <w:sz w:val="22"/>
            <w:szCs w:val="22"/>
          </w:rPr>
          <w:tab/>
        </w:r>
        <w:r w:rsidR="00220F32" w:rsidRPr="00652507">
          <w:rPr>
            <w:rStyle w:val="Hyperkobling"/>
            <w:noProof/>
            <w:lang w:val="en-US"/>
          </w:rPr>
          <w:t>Callback : Transaction Update</w:t>
        </w:r>
        <w:r w:rsidR="00220F32">
          <w:rPr>
            <w:noProof/>
            <w:webHidden/>
          </w:rPr>
          <w:tab/>
        </w:r>
        <w:r w:rsidR="00220F32">
          <w:rPr>
            <w:noProof/>
            <w:webHidden/>
          </w:rPr>
          <w:fldChar w:fldCharType="begin"/>
        </w:r>
        <w:r w:rsidR="00220F32">
          <w:rPr>
            <w:noProof/>
            <w:webHidden/>
          </w:rPr>
          <w:instrText xml:space="preserve"> PAGEREF _Toc506283652 \h </w:instrText>
        </w:r>
        <w:r w:rsidR="00220F32">
          <w:rPr>
            <w:noProof/>
            <w:webHidden/>
          </w:rPr>
        </w:r>
        <w:r w:rsidR="00220F32">
          <w:rPr>
            <w:noProof/>
            <w:webHidden/>
          </w:rPr>
          <w:fldChar w:fldCharType="separate"/>
        </w:r>
        <w:r w:rsidR="00372367">
          <w:rPr>
            <w:noProof/>
            <w:webHidden/>
          </w:rPr>
          <w:t>41</w:t>
        </w:r>
        <w:r w:rsidR="00220F32">
          <w:rPr>
            <w:noProof/>
            <w:webHidden/>
          </w:rPr>
          <w:fldChar w:fldCharType="end"/>
        </w:r>
      </w:hyperlink>
    </w:p>
    <w:p w14:paraId="0845C564" w14:textId="08E9AF59" w:rsidR="00220F32" w:rsidRDefault="00590B22">
      <w:pPr>
        <w:pStyle w:val="INNH2"/>
        <w:tabs>
          <w:tab w:val="left" w:pos="1200"/>
          <w:tab w:val="right" w:leader="dot" w:pos="9063"/>
        </w:tabs>
        <w:rPr>
          <w:rFonts w:asciiTheme="minorHAnsi" w:eastAsiaTheme="minorEastAsia" w:hAnsiTheme="minorHAnsi" w:cstheme="minorBidi"/>
          <w:noProof/>
          <w:sz w:val="22"/>
          <w:szCs w:val="22"/>
        </w:rPr>
      </w:pPr>
      <w:hyperlink w:anchor="_Toc506283653" w:history="1">
        <w:r w:rsidR="00220F32" w:rsidRPr="00652507">
          <w:rPr>
            <w:rStyle w:val="Hyperkobling"/>
            <w:noProof/>
            <w:lang w:val="en-US"/>
          </w:rPr>
          <w:t>10.11</w:t>
        </w:r>
        <w:r w:rsidR="00220F32">
          <w:rPr>
            <w:rFonts w:asciiTheme="minorHAnsi" w:eastAsiaTheme="minorEastAsia" w:hAnsiTheme="minorHAnsi" w:cstheme="minorBidi"/>
            <w:noProof/>
            <w:sz w:val="22"/>
            <w:szCs w:val="22"/>
          </w:rPr>
          <w:tab/>
        </w:r>
        <w:r w:rsidR="00220F32" w:rsidRPr="00652507">
          <w:rPr>
            <w:rStyle w:val="Hyperkobling"/>
            <w:noProof/>
            <w:lang w:val="en-US"/>
          </w:rPr>
          <w:t>Remove User Consent (for express checkout)</w:t>
        </w:r>
        <w:r w:rsidR="00220F32">
          <w:rPr>
            <w:noProof/>
            <w:webHidden/>
          </w:rPr>
          <w:tab/>
        </w:r>
        <w:r w:rsidR="00220F32">
          <w:rPr>
            <w:noProof/>
            <w:webHidden/>
          </w:rPr>
          <w:fldChar w:fldCharType="begin"/>
        </w:r>
        <w:r w:rsidR="00220F32">
          <w:rPr>
            <w:noProof/>
            <w:webHidden/>
          </w:rPr>
          <w:instrText xml:space="preserve"> PAGEREF _Toc506283653 \h </w:instrText>
        </w:r>
        <w:r w:rsidR="00220F32">
          <w:rPr>
            <w:noProof/>
            <w:webHidden/>
          </w:rPr>
        </w:r>
        <w:r w:rsidR="00220F32">
          <w:rPr>
            <w:noProof/>
            <w:webHidden/>
          </w:rPr>
          <w:fldChar w:fldCharType="separate"/>
        </w:r>
        <w:r w:rsidR="00372367">
          <w:rPr>
            <w:noProof/>
            <w:webHidden/>
          </w:rPr>
          <w:t>43</w:t>
        </w:r>
        <w:r w:rsidR="00220F32">
          <w:rPr>
            <w:noProof/>
            <w:webHidden/>
          </w:rPr>
          <w:fldChar w:fldCharType="end"/>
        </w:r>
      </w:hyperlink>
    </w:p>
    <w:p w14:paraId="77B238B5" w14:textId="6A6D62CC" w:rsidR="00220F32" w:rsidRDefault="00590B22">
      <w:pPr>
        <w:pStyle w:val="INNH1"/>
        <w:tabs>
          <w:tab w:val="left" w:pos="600"/>
          <w:tab w:val="right" w:leader="dot" w:pos="9063"/>
        </w:tabs>
        <w:rPr>
          <w:rFonts w:asciiTheme="minorHAnsi" w:eastAsiaTheme="minorEastAsia" w:hAnsiTheme="minorHAnsi" w:cstheme="minorBidi"/>
          <w:b w:val="0"/>
          <w:bCs w:val="0"/>
          <w:noProof/>
          <w:sz w:val="22"/>
          <w:szCs w:val="22"/>
        </w:rPr>
      </w:pPr>
      <w:hyperlink w:anchor="_Toc506283654" w:history="1">
        <w:r w:rsidR="00220F32" w:rsidRPr="00652507">
          <w:rPr>
            <w:rStyle w:val="Hyperkobling"/>
            <w:noProof/>
          </w:rPr>
          <w:t>11.</w:t>
        </w:r>
        <w:r w:rsidR="00220F32">
          <w:rPr>
            <w:rFonts w:asciiTheme="minorHAnsi" w:eastAsiaTheme="minorEastAsia" w:hAnsiTheme="minorHAnsi" w:cstheme="minorBidi"/>
            <w:b w:val="0"/>
            <w:bCs w:val="0"/>
            <w:noProof/>
            <w:sz w:val="22"/>
            <w:szCs w:val="22"/>
          </w:rPr>
          <w:tab/>
        </w:r>
        <w:r w:rsidR="00220F32" w:rsidRPr="00652507">
          <w:rPr>
            <w:rStyle w:val="Hyperkobling"/>
            <w:noProof/>
          </w:rPr>
          <w:t>Appendix</w:t>
        </w:r>
        <w:r w:rsidR="00220F32">
          <w:rPr>
            <w:noProof/>
            <w:webHidden/>
          </w:rPr>
          <w:tab/>
        </w:r>
        <w:r w:rsidR="00220F32">
          <w:rPr>
            <w:noProof/>
            <w:webHidden/>
          </w:rPr>
          <w:fldChar w:fldCharType="begin"/>
        </w:r>
        <w:r w:rsidR="00220F32">
          <w:rPr>
            <w:noProof/>
            <w:webHidden/>
          </w:rPr>
          <w:instrText xml:space="preserve"> PAGEREF _Toc506283654 \h </w:instrText>
        </w:r>
        <w:r w:rsidR="00220F32">
          <w:rPr>
            <w:noProof/>
            <w:webHidden/>
          </w:rPr>
        </w:r>
        <w:r w:rsidR="00220F32">
          <w:rPr>
            <w:noProof/>
            <w:webHidden/>
          </w:rPr>
          <w:fldChar w:fldCharType="separate"/>
        </w:r>
        <w:r w:rsidR="00372367">
          <w:rPr>
            <w:noProof/>
            <w:webHidden/>
          </w:rPr>
          <w:t>44</w:t>
        </w:r>
        <w:r w:rsidR="00220F32">
          <w:rPr>
            <w:noProof/>
            <w:webHidden/>
          </w:rPr>
          <w:fldChar w:fldCharType="end"/>
        </w:r>
      </w:hyperlink>
    </w:p>
    <w:p w14:paraId="4E89167A" w14:textId="4E842188" w:rsidR="002A1171" w:rsidRPr="00120A01" w:rsidRDefault="00BB3BA0">
      <w:pPr>
        <w:pStyle w:val="Topptekst"/>
        <w:tabs>
          <w:tab w:val="clear" w:pos="4536"/>
          <w:tab w:val="clear" w:pos="9072"/>
        </w:tabs>
        <w:rPr>
          <w:lang w:val="en-US"/>
        </w:rPr>
      </w:pPr>
      <w:r>
        <w:rPr>
          <w:lang w:val="en-US"/>
        </w:rPr>
        <w:fldChar w:fldCharType="end"/>
      </w:r>
    </w:p>
    <w:p w14:paraId="4E89167B" w14:textId="77777777" w:rsidR="002A1171" w:rsidRPr="00120A01" w:rsidRDefault="002A1171">
      <w:pPr>
        <w:pStyle w:val="Topptekst"/>
        <w:tabs>
          <w:tab w:val="clear" w:pos="4536"/>
          <w:tab w:val="clear" w:pos="9072"/>
        </w:tabs>
        <w:rPr>
          <w:lang w:val="en-US"/>
        </w:rPr>
      </w:pPr>
    </w:p>
    <w:p w14:paraId="4E89167C" w14:textId="77777777" w:rsidR="002A1171" w:rsidRPr="00120A01" w:rsidRDefault="002A1171">
      <w:pPr>
        <w:pStyle w:val="Topptekst"/>
        <w:tabs>
          <w:tab w:val="clear" w:pos="4536"/>
          <w:tab w:val="clear" w:pos="9072"/>
        </w:tabs>
        <w:rPr>
          <w:lang w:val="en-US"/>
        </w:rPr>
      </w:pPr>
    </w:p>
    <w:p w14:paraId="4E89167D" w14:textId="77777777" w:rsidR="00171D70" w:rsidRDefault="00171D70">
      <w:pPr>
        <w:rPr>
          <w:lang w:val="en-US"/>
        </w:rPr>
      </w:pPr>
      <w:r>
        <w:rPr>
          <w:lang w:val="en-US"/>
        </w:rPr>
        <w:br w:type="page"/>
      </w:r>
    </w:p>
    <w:p w14:paraId="4E89167E" w14:textId="77777777" w:rsidR="007A58A2" w:rsidRPr="007A58A2" w:rsidRDefault="007A58A2" w:rsidP="00225685">
      <w:pPr>
        <w:pStyle w:val="Overskrift1"/>
        <w:numPr>
          <w:ilvl w:val="0"/>
          <w:numId w:val="0"/>
        </w:numPr>
        <w:rPr>
          <w:lang w:val="en-US"/>
        </w:rPr>
      </w:pPr>
      <w:bookmarkStart w:id="15" w:name="_Toc483323187"/>
      <w:bookmarkStart w:id="16" w:name="_Toc499127613"/>
      <w:bookmarkStart w:id="17" w:name="_Toc506283608"/>
      <w:bookmarkEnd w:id="0"/>
      <w:bookmarkEnd w:id="3"/>
      <w:bookmarkEnd w:id="4"/>
      <w:bookmarkEnd w:id="5"/>
      <w:bookmarkEnd w:id="6"/>
      <w:bookmarkEnd w:id="7"/>
      <w:bookmarkEnd w:id="8"/>
      <w:bookmarkEnd w:id="9"/>
      <w:bookmarkEnd w:id="10"/>
      <w:bookmarkEnd w:id="11"/>
      <w:bookmarkEnd w:id="12"/>
      <w:bookmarkEnd w:id="13"/>
      <w:bookmarkEnd w:id="14"/>
      <w:r w:rsidRPr="007A58A2">
        <w:rPr>
          <w:lang w:val="en-US"/>
        </w:rPr>
        <w:lastRenderedPageBreak/>
        <w:t>Overview</w:t>
      </w:r>
      <w:bookmarkEnd w:id="15"/>
      <w:bookmarkEnd w:id="16"/>
      <w:bookmarkEnd w:id="17"/>
    </w:p>
    <w:p w14:paraId="4E891684" w14:textId="134D4883" w:rsidR="00DC0B99" w:rsidRDefault="009C10E1" w:rsidP="00727235">
      <w:pPr>
        <w:rPr>
          <w:lang w:val="en-US"/>
        </w:rPr>
      </w:pPr>
      <w:r>
        <w:rPr>
          <w:lang w:val="en-US"/>
        </w:rPr>
        <w:t>Vipps</w:t>
      </w:r>
      <w:r w:rsidR="00CC40F8">
        <w:rPr>
          <w:lang w:val="en-US"/>
        </w:rPr>
        <w:t xml:space="preserve"> eCommerce API gives merchant a great control over </w:t>
      </w:r>
      <w:r>
        <w:rPr>
          <w:lang w:val="en-US"/>
        </w:rPr>
        <w:t>Vipps</w:t>
      </w:r>
      <w:r w:rsidR="00CC40F8">
        <w:rPr>
          <w:lang w:val="en-US"/>
        </w:rPr>
        <w:t xml:space="preserve"> payment lifecycle. It gives possibility to initiate payment from </w:t>
      </w:r>
      <w:r w:rsidR="0045686F">
        <w:rPr>
          <w:lang w:val="en-US"/>
        </w:rPr>
        <w:t>mobile app</w:t>
      </w:r>
      <w:r w:rsidR="00BB3BA0">
        <w:rPr>
          <w:lang w:val="en-US"/>
        </w:rPr>
        <w:t xml:space="preserve"> and </w:t>
      </w:r>
      <w:proofErr w:type="spellStart"/>
      <w:r w:rsidR="00CC40F8">
        <w:rPr>
          <w:lang w:val="en-US"/>
        </w:rPr>
        <w:t>webshop</w:t>
      </w:r>
      <w:proofErr w:type="spellEnd"/>
      <w:r w:rsidR="00BB3BA0">
        <w:rPr>
          <w:lang w:val="en-US"/>
        </w:rPr>
        <w:t>.</w:t>
      </w:r>
      <w:r w:rsidR="00AB4FE7">
        <w:rPr>
          <w:lang w:val="en-US"/>
        </w:rPr>
        <w:t xml:space="preserve"> It also enables merchant to affect payment flow by utilizing functions like payment reservation, capture, cancellation and refunding.</w:t>
      </w:r>
    </w:p>
    <w:p w14:paraId="4E891685" w14:textId="6BD7B818" w:rsidR="00DC0B99" w:rsidRDefault="00DC0B99" w:rsidP="0000623E">
      <w:pPr>
        <w:pStyle w:val="Overskrift1"/>
        <w:numPr>
          <w:ilvl w:val="0"/>
          <w:numId w:val="12"/>
        </w:numPr>
        <w:rPr>
          <w:lang w:val="en-US"/>
        </w:rPr>
      </w:pPr>
      <w:bookmarkStart w:id="18" w:name="_Toc483323190"/>
      <w:bookmarkStart w:id="19" w:name="_Toc499127616"/>
      <w:bookmarkStart w:id="20" w:name="_Toc506283609"/>
      <w:r>
        <w:rPr>
          <w:lang w:val="en-US"/>
        </w:rPr>
        <w:t>Use case scenarios</w:t>
      </w:r>
      <w:bookmarkEnd w:id="18"/>
      <w:bookmarkEnd w:id="19"/>
      <w:bookmarkEnd w:id="20"/>
    </w:p>
    <w:p w14:paraId="4E8916AF" w14:textId="58C9AC34" w:rsidR="00E1283D" w:rsidRDefault="00DC0B99">
      <w:pPr>
        <w:rPr>
          <w:lang w:val="en-US"/>
        </w:rPr>
      </w:pPr>
      <w:r>
        <w:rPr>
          <w:lang w:val="en-US"/>
        </w:rPr>
        <w:t xml:space="preserve">In order to ease integration with </w:t>
      </w:r>
      <w:r w:rsidR="009C10E1">
        <w:rPr>
          <w:lang w:val="en-US"/>
        </w:rPr>
        <w:t>Vipps</w:t>
      </w:r>
      <w:r>
        <w:rPr>
          <w:lang w:val="en-US"/>
        </w:rPr>
        <w:t xml:space="preserve"> and get better understanding of API functionality and usage some typical scenarios </w:t>
      </w:r>
      <w:proofErr w:type="gramStart"/>
      <w:r>
        <w:rPr>
          <w:lang w:val="en-US"/>
        </w:rPr>
        <w:t>is</w:t>
      </w:r>
      <w:proofErr w:type="gramEnd"/>
      <w:r>
        <w:rPr>
          <w:lang w:val="en-US"/>
        </w:rPr>
        <w:t xml:space="preserve"> presented. </w:t>
      </w:r>
    </w:p>
    <w:p w14:paraId="482F33FB" w14:textId="5C54685E" w:rsidR="001E0EF8" w:rsidRPr="00D41BB4" w:rsidRDefault="001E0EF8" w:rsidP="001E0EF8">
      <w:pPr>
        <w:pStyle w:val="Overskrift2"/>
        <w:rPr>
          <w:lang w:val="en-US"/>
        </w:rPr>
      </w:pPr>
      <w:bookmarkStart w:id="21" w:name="_Toc483323191"/>
      <w:bookmarkStart w:id="22" w:name="_Toc499127617"/>
      <w:bookmarkStart w:id="23" w:name="_Toc506283610"/>
      <w:r w:rsidRPr="00D41BB4">
        <w:rPr>
          <w:lang w:val="en-US"/>
        </w:rPr>
        <w:t>Regular eCommerce Payments</w:t>
      </w:r>
      <w:bookmarkEnd w:id="21"/>
      <w:bookmarkEnd w:id="22"/>
      <w:bookmarkEnd w:id="23"/>
    </w:p>
    <w:p w14:paraId="0FBCBB95" w14:textId="3A0B5E72" w:rsidR="001E0EF8" w:rsidRPr="00D41BB4" w:rsidRDefault="00D41BB4" w:rsidP="001E0EF8">
      <w:pPr>
        <w:rPr>
          <w:lang w:val="en-US"/>
        </w:rPr>
      </w:pPr>
      <w:r w:rsidRPr="00D41BB4">
        <w:rPr>
          <w:lang w:val="en-US"/>
        </w:rPr>
        <w:t xml:space="preserve">Merchants can utilize </w:t>
      </w:r>
      <w:proofErr w:type="spellStart"/>
      <w:r w:rsidRPr="00D41BB4">
        <w:rPr>
          <w:lang w:val="en-US"/>
        </w:rPr>
        <w:t>vipps</w:t>
      </w:r>
      <w:proofErr w:type="spellEnd"/>
      <w:r w:rsidRPr="00D41BB4">
        <w:rPr>
          <w:lang w:val="en-US"/>
        </w:rPr>
        <w:t xml:space="preserve"> payment services for ecommerce payments at their online websites. Vipps APIs can be integrated at merchant’s checkout page where </w:t>
      </w:r>
      <w:proofErr w:type="spellStart"/>
      <w:r w:rsidRPr="00D41BB4">
        <w:rPr>
          <w:lang w:val="en-US"/>
        </w:rPr>
        <w:t>vipps</w:t>
      </w:r>
      <w:proofErr w:type="spellEnd"/>
      <w:r w:rsidRPr="00D41BB4">
        <w:rPr>
          <w:lang w:val="en-US"/>
        </w:rPr>
        <w:t xml:space="preserve"> can be represented as one of the payment methods for online purchases. </w:t>
      </w:r>
    </w:p>
    <w:p w14:paraId="685A6307" w14:textId="77777777" w:rsidR="00D41BB4" w:rsidRPr="00D41BB4" w:rsidRDefault="00D41BB4" w:rsidP="001E0EF8">
      <w:pPr>
        <w:rPr>
          <w:lang w:val="en-US"/>
        </w:rPr>
      </w:pPr>
    </w:p>
    <w:p w14:paraId="7B489670" w14:textId="5B3A0E88" w:rsidR="00D41BB4" w:rsidRPr="00D41BB4" w:rsidRDefault="00D41BB4" w:rsidP="001E0EF8">
      <w:pPr>
        <w:rPr>
          <w:lang w:val="en-US"/>
        </w:rPr>
      </w:pPr>
      <w:r w:rsidRPr="00D41BB4">
        <w:rPr>
          <w:lang w:val="en-US"/>
        </w:rPr>
        <w:t xml:space="preserve">Payment initiation can happen on desktop browser, mobile browser as well as in </w:t>
      </w:r>
      <w:r w:rsidR="00F5219D">
        <w:rPr>
          <w:lang w:val="en-US"/>
        </w:rPr>
        <w:t>merchant’s mobile app. This latest version of API document explains how we have simplified development on merchant side. Vipps takes responsibility of identifying whether user is on mobile browser or desktop browser and whet</w:t>
      </w:r>
      <w:r w:rsidR="0011454B">
        <w:rPr>
          <w:lang w:val="en-US"/>
        </w:rPr>
        <w:t>h</w:t>
      </w:r>
      <w:r w:rsidR="00F5219D">
        <w:rPr>
          <w:lang w:val="en-US"/>
        </w:rPr>
        <w:t xml:space="preserve">er user has </w:t>
      </w:r>
      <w:proofErr w:type="spellStart"/>
      <w:r w:rsidR="00F5219D">
        <w:rPr>
          <w:lang w:val="en-US"/>
        </w:rPr>
        <w:t>vipps</w:t>
      </w:r>
      <w:proofErr w:type="spellEnd"/>
      <w:r w:rsidR="00F5219D">
        <w:rPr>
          <w:lang w:val="en-US"/>
        </w:rPr>
        <w:t xml:space="preserve"> app in device or not. This is going to be possible by introduction of “Vipps landing page”. You can read more description about init</w:t>
      </w:r>
      <w:r w:rsidR="0017552E">
        <w:rPr>
          <w:lang w:val="en-US"/>
        </w:rPr>
        <w:t xml:space="preserve">iation of Vipps ecommerce payment </w:t>
      </w:r>
      <w:hyperlink w:anchor="_Initiate_Payment" w:history="1">
        <w:r w:rsidR="0017552E" w:rsidRPr="0017552E">
          <w:rPr>
            <w:rStyle w:val="Hyperkobling"/>
            <w:lang w:val="en-US"/>
          </w:rPr>
          <w:t>here.</w:t>
        </w:r>
      </w:hyperlink>
    </w:p>
    <w:p w14:paraId="1ED676C9" w14:textId="77777777" w:rsidR="0017552E" w:rsidRDefault="0017552E" w:rsidP="001E0EF8">
      <w:pPr>
        <w:rPr>
          <w:lang w:val="en-US"/>
        </w:rPr>
      </w:pPr>
      <w:r>
        <w:rPr>
          <w:lang w:val="en-US"/>
        </w:rPr>
        <w:t xml:space="preserve">Introduction of landing page will simplify merchant’s implementation of ecommerce APIs in general. </w:t>
      </w:r>
    </w:p>
    <w:p w14:paraId="56E7990A" w14:textId="77777777" w:rsidR="0017552E" w:rsidRDefault="0017552E" w:rsidP="001E0EF8">
      <w:pPr>
        <w:rPr>
          <w:lang w:val="en-US"/>
        </w:rPr>
      </w:pPr>
    </w:p>
    <w:p w14:paraId="74DB4134" w14:textId="0E9F1474" w:rsidR="0017552E" w:rsidRDefault="0017552E" w:rsidP="001E0EF8">
      <w:pPr>
        <w:rPr>
          <w:lang w:val="en-US"/>
        </w:rPr>
      </w:pPr>
      <w:r>
        <w:rPr>
          <w:lang w:val="en-US"/>
        </w:rPr>
        <w:t xml:space="preserve">Vipps ecommerce APIs support both direct sale as well as reservation-capture logic in API implementation. Merchant needs to get this configured during enrollment. One </w:t>
      </w:r>
      <w:proofErr w:type="spellStart"/>
      <w:r>
        <w:rPr>
          <w:lang w:val="en-US"/>
        </w:rPr>
        <w:t>vipps</w:t>
      </w:r>
      <w:proofErr w:type="spellEnd"/>
      <w:r>
        <w:rPr>
          <w:lang w:val="en-US"/>
        </w:rPr>
        <w:t xml:space="preserve"> ecommerce product supports one of the two approaches (reservation-capture or direct sale).</w:t>
      </w:r>
    </w:p>
    <w:p w14:paraId="6DE720F0" w14:textId="77777777" w:rsidR="0017552E" w:rsidRDefault="0017552E" w:rsidP="001E0EF8">
      <w:pPr>
        <w:rPr>
          <w:lang w:val="en-US"/>
        </w:rPr>
      </w:pPr>
    </w:p>
    <w:p w14:paraId="00CB771D" w14:textId="39D98B51" w:rsidR="0017552E" w:rsidRPr="00D41BB4" w:rsidRDefault="0017552E" w:rsidP="001E0EF8">
      <w:pPr>
        <w:rPr>
          <w:lang w:val="en-US"/>
        </w:rPr>
      </w:pPr>
      <w:r>
        <w:rPr>
          <w:lang w:val="en-US"/>
        </w:rPr>
        <w:t xml:space="preserve">Following are different </w:t>
      </w:r>
      <w:r w:rsidR="006F574D">
        <w:rPr>
          <w:lang w:val="en-US"/>
        </w:rPr>
        <w:t xml:space="preserve">API </w:t>
      </w:r>
      <w:r>
        <w:rPr>
          <w:lang w:val="en-US"/>
        </w:rPr>
        <w:t>services that merchant can utilize as part of ecommerce payments:</w:t>
      </w:r>
    </w:p>
    <w:p w14:paraId="4DCE0971" w14:textId="77777777" w:rsidR="001E0EF8" w:rsidRPr="00D41BB4" w:rsidRDefault="001E0EF8" w:rsidP="001E0EF8">
      <w:pPr>
        <w:rPr>
          <w:lang w:val="en-US"/>
        </w:rPr>
      </w:pPr>
    </w:p>
    <w:p w14:paraId="35427D62" w14:textId="4B8C0162" w:rsidR="0017552E" w:rsidRPr="009C4263" w:rsidRDefault="0017552E" w:rsidP="0017552E">
      <w:pPr>
        <w:ind w:left="1440"/>
        <w:rPr>
          <w:color w:val="4F81BD" w:themeColor="accent1"/>
          <w:lang w:val="en-US"/>
        </w:rPr>
      </w:pPr>
      <w:r w:rsidRPr="00E1283D">
        <w:rPr>
          <w:color w:val="4F81BD" w:themeColor="accent1"/>
          <w:lang w:val="en-US"/>
        </w:rPr>
        <w:fldChar w:fldCharType="begin"/>
      </w:r>
      <w:r w:rsidRPr="00E1283D">
        <w:rPr>
          <w:color w:val="4F81BD" w:themeColor="accent1"/>
          <w:lang w:val="en-US"/>
        </w:rPr>
        <w:instrText xml:space="preserve"> REF _Ref448400887 \h </w:instrText>
      </w:r>
      <w:r w:rsidRPr="00E1283D">
        <w:rPr>
          <w:color w:val="4F81BD" w:themeColor="accent1"/>
          <w:lang w:val="en-US"/>
        </w:rPr>
      </w:r>
      <w:r w:rsidRPr="00E1283D">
        <w:rPr>
          <w:color w:val="4F81BD" w:themeColor="accent1"/>
          <w:lang w:val="en-US"/>
        </w:rPr>
        <w:fldChar w:fldCharType="separate"/>
      </w:r>
      <w:r w:rsidR="00372367" w:rsidRPr="00463D83">
        <w:rPr>
          <w:lang w:val="en-US"/>
        </w:rPr>
        <w:t>Initiate Payment</w:t>
      </w:r>
      <w:r w:rsidRPr="00E1283D">
        <w:rPr>
          <w:color w:val="4F81BD" w:themeColor="accent1"/>
          <w:lang w:val="en-US"/>
        </w:rPr>
        <w:fldChar w:fldCharType="end"/>
      </w:r>
      <w:r w:rsidRPr="00E1283D">
        <w:rPr>
          <w:color w:val="4F81BD" w:themeColor="accent1"/>
          <w:lang w:val="en-US"/>
        </w:rPr>
        <w:t xml:space="preserve"> </w:t>
      </w:r>
      <w:r w:rsidRPr="009C4263">
        <w:rPr>
          <w:lang w:val="en-US"/>
        </w:rPr>
        <w:t xml:space="preserve">– </w:t>
      </w:r>
      <w:r>
        <w:rPr>
          <w:lang w:val="en-US"/>
        </w:rPr>
        <w:t>Used for initiating ecommerce payment</w:t>
      </w:r>
    </w:p>
    <w:p w14:paraId="52D0E062" w14:textId="6D4E6122" w:rsidR="0017552E" w:rsidRPr="009C4263" w:rsidRDefault="0017552E" w:rsidP="0017552E">
      <w:pPr>
        <w:ind w:left="720" w:firstLine="720"/>
        <w:rPr>
          <w:color w:val="4F81BD" w:themeColor="accent1"/>
          <w:lang w:val="en-US"/>
        </w:rPr>
      </w:pPr>
      <w:r w:rsidRPr="00E1283D">
        <w:rPr>
          <w:color w:val="4F81BD" w:themeColor="accent1"/>
          <w:lang w:val="en-US"/>
        </w:rPr>
        <w:fldChar w:fldCharType="begin"/>
      </w:r>
      <w:r w:rsidRPr="00E1283D">
        <w:rPr>
          <w:color w:val="4F81BD" w:themeColor="accent1"/>
          <w:lang w:val="en-US"/>
        </w:rPr>
        <w:instrText xml:space="preserve"> REF _Ref448393054 \h </w:instrText>
      </w:r>
      <w:r w:rsidRPr="00E1283D">
        <w:rPr>
          <w:color w:val="4F81BD" w:themeColor="accent1"/>
          <w:lang w:val="en-US"/>
        </w:rPr>
      </w:r>
      <w:r w:rsidRPr="00E1283D">
        <w:rPr>
          <w:color w:val="4F81BD" w:themeColor="accent1"/>
          <w:lang w:val="en-US"/>
        </w:rPr>
        <w:fldChar w:fldCharType="separate"/>
      </w:r>
      <w:r w:rsidR="00372367" w:rsidRPr="00804C6B">
        <w:rPr>
          <w:lang w:val="en-US"/>
        </w:rPr>
        <w:t>Cancel Payment</w:t>
      </w:r>
      <w:r w:rsidRPr="00E1283D">
        <w:rPr>
          <w:color w:val="4F81BD" w:themeColor="accent1"/>
          <w:lang w:val="en-US"/>
        </w:rPr>
        <w:fldChar w:fldCharType="end"/>
      </w:r>
      <w:r w:rsidRPr="00E1283D">
        <w:rPr>
          <w:color w:val="4F81BD" w:themeColor="accent1"/>
          <w:lang w:val="en-US"/>
        </w:rPr>
        <w:t xml:space="preserve"> </w:t>
      </w:r>
      <w:r w:rsidRPr="009C4263">
        <w:rPr>
          <w:lang w:val="en-US"/>
        </w:rPr>
        <w:t xml:space="preserve">– </w:t>
      </w:r>
      <w:r>
        <w:rPr>
          <w:lang w:val="en-US"/>
        </w:rPr>
        <w:t xml:space="preserve">Optional. </w:t>
      </w:r>
      <w:r w:rsidRPr="009C4263">
        <w:rPr>
          <w:lang w:val="en-US"/>
        </w:rPr>
        <w:t xml:space="preserve">Used for </w:t>
      </w:r>
      <w:proofErr w:type="gramStart"/>
      <w:r w:rsidRPr="009C4263">
        <w:rPr>
          <w:lang w:val="en-US"/>
        </w:rPr>
        <w:t>cancel</w:t>
      </w:r>
      <w:proofErr w:type="gramEnd"/>
      <w:r w:rsidRPr="009C4263">
        <w:rPr>
          <w:lang w:val="en-US"/>
        </w:rPr>
        <w:t xml:space="preserve"> payment reservation</w:t>
      </w:r>
    </w:p>
    <w:p w14:paraId="323CE9E4" w14:textId="59CD3E11" w:rsidR="0017552E" w:rsidRPr="009C4263" w:rsidRDefault="0017552E" w:rsidP="0017552E">
      <w:pPr>
        <w:ind w:left="720" w:firstLine="720"/>
        <w:rPr>
          <w:color w:val="4F81BD" w:themeColor="accent1"/>
          <w:lang w:val="en-US"/>
        </w:rPr>
      </w:pPr>
      <w:r w:rsidRPr="00E1283D">
        <w:rPr>
          <w:color w:val="4F81BD" w:themeColor="accent1"/>
          <w:lang w:val="en-US"/>
        </w:rPr>
        <w:fldChar w:fldCharType="begin"/>
      </w:r>
      <w:r w:rsidRPr="00E1283D">
        <w:rPr>
          <w:color w:val="4F81BD" w:themeColor="accent1"/>
          <w:lang w:val="en-US"/>
        </w:rPr>
        <w:instrText xml:space="preserve"> REF _Ref448393060 \h </w:instrText>
      </w:r>
      <w:r w:rsidRPr="00E1283D">
        <w:rPr>
          <w:color w:val="4F81BD" w:themeColor="accent1"/>
          <w:lang w:val="en-US"/>
        </w:rPr>
      </w:r>
      <w:r w:rsidRPr="00E1283D">
        <w:rPr>
          <w:color w:val="4F81BD" w:themeColor="accent1"/>
          <w:lang w:val="en-US"/>
        </w:rPr>
        <w:fldChar w:fldCharType="separate"/>
      </w:r>
      <w:r w:rsidR="00372367" w:rsidRPr="00D41BB4">
        <w:rPr>
          <w:lang w:val="en-US"/>
        </w:rPr>
        <w:t>Capture Payment</w:t>
      </w:r>
      <w:r w:rsidRPr="00E1283D">
        <w:rPr>
          <w:color w:val="4F81BD" w:themeColor="accent1"/>
          <w:lang w:val="en-US"/>
        </w:rPr>
        <w:fldChar w:fldCharType="end"/>
      </w:r>
      <w:r w:rsidRPr="00E1283D">
        <w:rPr>
          <w:color w:val="4F81BD" w:themeColor="accent1"/>
          <w:lang w:val="en-US"/>
        </w:rPr>
        <w:t xml:space="preserve"> </w:t>
      </w:r>
      <w:r w:rsidRPr="009C4263">
        <w:rPr>
          <w:lang w:val="en-US"/>
        </w:rPr>
        <w:t xml:space="preserve">– Used for </w:t>
      </w:r>
      <w:proofErr w:type="gramStart"/>
      <w:r w:rsidRPr="009C4263">
        <w:rPr>
          <w:lang w:val="en-US"/>
        </w:rPr>
        <w:t>capture</w:t>
      </w:r>
      <w:proofErr w:type="gramEnd"/>
      <w:r w:rsidRPr="009C4263">
        <w:rPr>
          <w:lang w:val="en-US"/>
        </w:rPr>
        <w:t xml:space="preserve"> reserved payment</w:t>
      </w:r>
    </w:p>
    <w:p w14:paraId="65E5A4F2" w14:textId="6A9DE91D" w:rsidR="0017552E" w:rsidRDefault="0017552E" w:rsidP="0017552E">
      <w:pPr>
        <w:ind w:left="720" w:firstLine="720"/>
        <w:rPr>
          <w:lang w:val="en-US"/>
        </w:rPr>
      </w:pPr>
      <w:r w:rsidRPr="00E1283D">
        <w:rPr>
          <w:color w:val="4F81BD" w:themeColor="accent1"/>
          <w:lang w:val="en-US"/>
        </w:rPr>
        <w:fldChar w:fldCharType="begin"/>
      </w:r>
      <w:r w:rsidRPr="00E1283D">
        <w:rPr>
          <w:color w:val="4F81BD" w:themeColor="accent1"/>
          <w:lang w:val="en-US"/>
        </w:rPr>
        <w:instrText xml:space="preserve"> REF _Ref448393064 \h </w:instrText>
      </w:r>
      <w:r w:rsidRPr="00E1283D">
        <w:rPr>
          <w:color w:val="4F81BD" w:themeColor="accent1"/>
          <w:lang w:val="en-US"/>
        </w:rPr>
      </w:r>
      <w:r w:rsidRPr="00E1283D">
        <w:rPr>
          <w:color w:val="4F81BD" w:themeColor="accent1"/>
          <w:lang w:val="en-US"/>
        </w:rPr>
        <w:fldChar w:fldCharType="separate"/>
      </w:r>
      <w:r w:rsidR="00372367" w:rsidRPr="00DC3DB8">
        <w:rPr>
          <w:lang w:val="en-US"/>
        </w:rPr>
        <w:t>Refund Payment</w:t>
      </w:r>
      <w:r w:rsidRPr="00E1283D">
        <w:rPr>
          <w:color w:val="4F81BD" w:themeColor="accent1"/>
          <w:lang w:val="en-US"/>
        </w:rPr>
        <w:fldChar w:fldCharType="end"/>
      </w:r>
      <w:r w:rsidRPr="00E1283D">
        <w:rPr>
          <w:color w:val="4F81BD" w:themeColor="accent1"/>
          <w:lang w:val="en-US"/>
        </w:rPr>
        <w:t xml:space="preserve">  </w:t>
      </w:r>
      <w:r w:rsidRPr="009C4263">
        <w:rPr>
          <w:lang w:val="en-US"/>
        </w:rPr>
        <w:t>– Optional. Used for refund payments</w:t>
      </w:r>
    </w:p>
    <w:p w14:paraId="35F5BEF1" w14:textId="6456DD1E" w:rsidR="0017552E" w:rsidRDefault="0017552E" w:rsidP="0017552E">
      <w:pPr>
        <w:ind w:left="720" w:firstLine="720"/>
        <w:rPr>
          <w:lang w:val="en-US"/>
        </w:rPr>
      </w:pPr>
      <w:r w:rsidRPr="00E1283D">
        <w:rPr>
          <w:color w:val="4F81BD" w:themeColor="accent1"/>
          <w:lang w:val="en-US"/>
        </w:rPr>
        <w:fldChar w:fldCharType="begin"/>
      </w:r>
      <w:r w:rsidRPr="00E1283D">
        <w:rPr>
          <w:color w:val="4F81BD" w:themeColor="accent1"/>
          <w:lang w:val="en-US"/>
        </w:rPr>
        <w:instrText xml:space="preserve"> REF _Ref448400912 \h </w:instrText>
      </w:r>
      <w:r w:rsidRPr="00E1283D">
        <w:rPr>
          <w:color w:val="4F81BD" w:themeColor="accent1"/>
          <w:lang w:val="en-US"/>
        </w:rPr>
      </w:r>
      <w:r w:rsidRPr="00E1283D">
        <w:rPr>
          <w:color w:val="4F81BD" w:themeColor="accent1"/>
          <w:lang w:val="en-US"/>
        </w:rPr>
        <w:fldChar w:fldCharType="separate"/>
      </w:r>
      <w:r w:rsidR="00372367" w:rsidRPr="00D41BB4">
        <w:rPr>
          <w:lang w:val="en-US"/>
        </w:rPr>
        <w:t>Get Payment Details</w:t>
      </w:r>
      <w:r w:rsidRPr="00E1283D">
        <w:rPr>
          <w:color w:val="4F81BD" w:themeColor="accent1"/>
          <w:lang w:val="en-US"/>
        </w:rPr>
        <w:fldChar w:fldCharType="end"/>
      </w:r>
      <w:r w:rsidRPr="00E1283D">
        <w:rPr>
          <w:color w:val="4F81BD" w:themeColor="accent1"/>
          <w:lang w:val="en-US"/>
        </w:rPr>
        <w:t xml:space="preserve"> </w:t>
      </w:r>
      <w:r>
        <w:rPr>
          <w:lang w:val="en-US"/>
        </w:rPr>
        <w:t>– Optional. Used to retrieve transaction history</w:t>
      </w:r>
    </w:p>
    <w:p w14:paraId="2962A00F" w14:textId="10F1CD38" w:rsidR="0017552E" w:rsidRDefault="0017552E" w:rsidP="0017552E">
      <w:pPr>
        <w:ind w:left="720" w:firstLine="720"/>
        <w:rPr>
          <w:lang w:val="en-US"/>
        </w:rPr>
      </w:pPr>
      <w:r w:rsidRPr="00E1283D">
        <w:rPr>
          <w:color w:val="4F81BD" w:themeColor="accent1"/>
          <w:lang w:val="en-US"/>
        </w:rPr>
        <w:fldChar w:fldCharType="begin"/>
      </w:r>
      <w:r w:rsidRPr="00E1283D">
        <w:rPr>
          <w:color w:val="4F81BD" w:themeColor="accent1"/>
          <w:lang w:val="en-US"/>
        </w:rPr>
        <w:instrText xml:space="preserve"> REF _Ref448392884 \h </w:instrText>
      </w:r>
      <w:r w:rsidRPr="00E1283D">
        <w:rPr>
          <w:color w:val="4F81BD" w:themeColor="accent1"/>
          <w:lang w:val="en-US"/>
        </w:rPr>
      </w:r>
      <w:r w:rsidRPr="00E1283D">
        <w:rPr>
          <w:color w:val="4F81BD" w:themeColor="accent1"/>
          <w:lang w:val="en-US"/>
        </w:rPr>
        <w:fldChar w:fldCharType="separate"/>
      </w:r>
      <w:r w:rsidR="00372367" w:rsidRPr="00D41BB4">
        <w:rPr>
          <w:lang w:val="en-US"/>
        </w:rPr>
        <w:t>Get Order Status</w:t>
      </w:r>
      <w:r w:rsidRPr="00E1283D">
        <w:rPr>
          <w:color w:val="4F81BD" w:themeColor="accent1"/>
          <w:lang w:val="en-US"/>
        </w:rPr>
        <w:fldChar w:fldCharType="end"/>
      </w:r>
      <w:r>
        <w:rPr>
          <w:color w:val="4F81BD" w:themeColor="accent1"/>
          <w:lang w:val="en-US"/>
        </w:rPr>
        <w:t xml:space="preserve"> </w:t>
      </w:r>
      <w:r w:rsidRPr="009C4263">
        <w:rPr>
          <w:lang w:val="en-US"/>
        </w:rPr>
        <w:t xml:space="preserve">– </w:t>
      </w:r>
      <w:r>
        <w:rPr>
          <w:lang w:val="en-US"/>
        </w:rPr>
        <w:t xml:space="preserve">Optional. </w:t>
      </w:r>
      <w:proofErr w:type="gramStart"/>
      <w:r w:rsidRPr="009C4263">
        <w:rPr>
          <w:lang w:val="en-US"/>
        </w:rPr>
        <w:t>Server side</w:t>
      </w:r>
      <w:proofErr w:type="gramEnd"/>
      <w:r w:rsidRPr="009C4263">
        <w:rPr>
          <w:lang w:val="en-US"/>
        </w:rPr>
        <w:t xml:space="preserve"> </w:t>
      </w:r>
      <w:r>
        <w:rPr>
          <w:lang w:val="en-US"/>
        </w:rPr>
        <w:t>check that payment is confirmed</w:t>
      </w:r>
    </w:p>
    <w:p w14:paraId="6164687C" w14:textId="1B542F11" w:rsidR="0017552E" w:rsidRPr="00D41BB4" w:rsidRDefault="0017552E" w:rsidP="001E0EF8">
      <w:pPr>
        <w:rPr>
          <w:lang w:val="en-US"/>
        </w:rPr>
      </w:pPr>
    </w:p>
    <w:p w14:paraId="21642D51" w14:textId="1C5A375E" w:rsidR="001E0EF8" w:rsidRDefault="001E0EF8" w:rsidP="001E0EF8">
      <w:pPr>
        <w:pStyle w:val="Overskrift2"/>
        <w:rPr>
          <w:lang w:val="en-US"/>
        </w:rPr>
      </w:pPr>
      <w:bookmarkStart w:id="24" w:name="_Toc483323192"/>
      <w:bookmarkStart w:id="25" w:name="_Toc499127618"/>
      <w:bookmarkStart w:id="26" w:name="_Toc506283611"/>
      <w:r w:rsidRPr="00D41BB4">
        <w:rPr>
          <w:lang w:val="en-US"/>
        </w:rPr>
        <w:t>Express Checkout Payments</w:t>
      </w:r>
      <w:bookmarkEnd w:id="24"/>
      <w:bookmarkEnd w:id="25"/>
      <w:bookmarkEnd w:id="26"/>
    </w:p>
    <w:p w14:paraId="5D2A7D98" w14:textId="1DF57137" w:rsidR="0017552E" w:rsidRDefault="0017552E" w:rsidP="0017552E">
      <w:pPr>
        <w:rPr>
          <w:lang w:val="en-US"/>
        </w:rPr>
      </w:pPr>
      <w:r>
        <w:rPr>
          <w:lang w:val="en-US"/>
        </w:rPr>
        <w:t xml:space="preserve">In addition to regular ecommerce APIs, Vipps also supports </w:t>
      </w:r>
      <w:r w:rsidR="006F574D">
        <w:rPr>
          <w:lang w:val="en-US"/>
        </w:rPr>
        <w:t xml:space="preserve">optional </w:t>
      </w:r>
      <w:r>
        <w:rPr>
          <w:lang w:val="en-US"/>
        </w:rPr>
        <w:t>ex</w:t>
      </w:r>
      <w:r w:rsidR="006F574D">
        <w:rPr>
          <w:lang w:val="en-US"/>
        </w:rPr>
        <w:t>press checkout payment service. Merchant needs to be onboarded for this additional service as it involves sharing personal information of user (including address), shipping details, etc.</w:t>
      </w:r>
    </w:p>
    <w:p w14:paraId="00BAEBD1" w14:textId="77777777" w:rsidR="006F574D" w:rsidRDefault="006F574D" w:rsidP="0017552E">
      <w:pPr>
        <w:rPr>
          <w:lang w:val="en-US"/>
        </w:rPr>
      </w:pPr>
    </w:p>
    <w:p w14:paraId="28341250" w14:textId="6B77B19E" w:rsidR="006F574D" w:rsidRDefault="006F574D" w:rsidP="0017552E">
      <w:pPr>
        <w:rPr>
          <w:lang w:val="en-US"/>
        </w:rPr>
      </w:pPr>
      <w:r>
        <w:rPr>
          <w:lang w:val="en-US"/>
        </w:rPr>
        <w:t xml:space="preserve">Vipps follows GDPR compliance for making express checkouts possible for merchants. Vipps takes away the lengthy checkout process to simple steps in Vipps app which gives merchants higher conversion rates of online purchases. </w:t>
      </w:r>
    </w:p>
    <w:p w14:paraId="2B9E1AD2" w14:textId="77777777" w:rsidR="006F574D" w:rsidRDefault="006F574D" w:rsidP="0017552E">
      <w:pPr>
        <w:rPr>
          <w:lang w:val="en-US"/>
        </w:rPr>
      </w:pPr>
    </w:p>
    <w:p w14:paraId="69E5F79A" w14:textId="62181CA3" w:rsidR="006F574D" w:rsidRDefault="006F574D" w:rsidP="0017552E">
      <w:pPr>
        <w:rPr>
          <w:lang w:val="en-US"/>
        </w:rPr>
      </w:pPr>
      <w:r>
        <w:rPr>
          <w:lang w:val="en-US"/>
        </w:rPr>
        <w:lastRenderedPageBreak/>
        <w:t xml:space="preserve">Vipps can share personal information of Vipps users with merchant by taking user’s consent as per GDPR law during checkout process. Also, </w:t>
      </w:r>
      <w:r w:rsidR="0000623E">
        <w:rPr>
          <w:lang w:val="en-US"/>
        </w:rPr>
        <w:t>it</w:t>
      </w:r>
      <w:r>
        <w:rPr>
          <w:lang w:val="en-US"/>
        </w:rPr>
        <w:t xml:space="preserve"> will be possible to populate different delivery options to Vipps users during checkout within Vipps app.</w:t>
      </w:r>
    </w:p>
    <w:p w14:paraId="54760A55" w14:textId="77777777" w:rsidR="006F574D" w:rsidRDefault="006F574D" w:rsidP="0017552E">
      <w:pPr>
        <w:rPr>
          <w:lang w:val="en-US"/>
        </w:rPr>
      </w:pPr>
    </w:p>
    <w:p w14:paraId="2F14D67F" w14:textId="0AA6640C" w:rsidR="006F574D" w:rsidRDefault="006F574D" w:rsidP="0017552E">
      <w:pPr>
        <w:rPr>
          <w:lang w:val="en-US"/>
        </w:rPr>
      </w:pPr>
      <w:r>
        <w:rPr>
          <w:lang w:val="en-US"/>
        </w:rPr>
        <w:t>Upon user’s final confirmation of payment, Vipps will share payment information, address and shipping method information and Vipps user’s personal information (optional) once payment is processed.</w:t>
      </w:r>
    </w:p>
    <w:p w14:paraId="48B609E5" w14:textId="77777777" w:rsidR="006F574D" w:rsidRDefault="006F574D" w:rsidP="0017552E">
      <w:pPr>
        <w:rPr>
          <w:lang w:val="en-US"/>
        </w:rPr>
      </w:pPr>
    </w:p>
    <w:p w14:paraId="2C58C946" w14:textId="1145A39D" w:rsidR="006F574D" w:rsidRDefault="006F574D" w:rsidP="0017552E">
      <w:pPr>
        <w:rPr>
          <w:lang w:val="en-US"/>
        </w:rPr>
      </w:pPr>
      <w:r w:rsidRPr="0009006B">
        <w:rPr>
          <w:lang w:val="en-US"/>
        </w:rPr>
        <w:t xml:space="preserve">In addition to </w:t>
      </w:r>
      <w:r w:rsidR="0009006B" w:rsidRPr="0009006B">
        <w:rPr>
          <w:lang w:val="en-US"/>
        </w:rPr>
        <w:t>above</w:t>
      </w:r>
      <w:r w:rsidR="0011454B" w:rsidRPr="0009006B">
        <w:rPr>
          <w:lang w:val="en-US"/>
        </w:rPr>
        <w:t xml:space="preserve"> mentioned</w:t>
      </w:r>
      <w:r w:rsidRPr="0009006B">
        <w:rPr>
          <w:lang w:val="en-US"/>
        </w:rPr>
        <w:t xml:space="preserve"> ecommerce </w:t>
      </w:r>
      <w:r w:rsidR="0011454B" w:rsidRPr="0009006B">
        <w:rPr>
          <w:lang w:val="en-US"/>
        </w:rPr>
        <w:t xml:space="preserve">services, merchants </w:t>
      </w:r>
      <w:r w:rsidR="0009006B" w:rsidRPr="0009006B">
        <w:rPr>
          <w:lang w:val="en-US"/>
        </w:rPr>
        <w:t xml:space="preserve">can </w:t>
      </w:r>
      <w:r w:rsidR="0000623E" w:rsidRPr="0009006B">
        <w:rPr>
          <w:lang w:val="en-US"/>
        </w:rPr>
        <w:t>also implement</w:t>
      </w:r>
      <w:r w:rsidR="0011454B" w:rsidRPr="0009006B">
        <w:rPr>
          <w:lang w:val="en-US"/>
        </w:rPr>
        <w:t xml:space="preserve"> the </w:t>
      </w:r>
      <w:r w:rsidR="0009006B" w:rsidRPr="0009006B">
        <w:rPr>
          <w:lang w:val="en-US"/>
        </w:rPr>
        <w:t>below</w:t>
      </w:r>
      <w:r w:rsidR="0011454B" w:rsidRPr="0009006B">
        <w:rPr>
          <w:lang w:val="en-US"/>
        </w:rPr>
        <w:t xml:space="preserve"> services </w:t>
      </w:r>
      <w:proofErr w:type="gramStart"/>
      <w:r w:rsidR="0011454B" w:rsidRPr="0009006B">
        <w:rPr>
          <w:lang w:val="en-US"/>
        </w:rPr>
        <w:t>in order to</w:t>
      </w:r>
      <w:proofErr w:type="gramEnd"/>
      <w:r w:rsidR="0011454B" w:rsidRPr="0009006B">
        <w:rPr>
          <w:lang w:val="en-US"/>
        </w:rPr>
        <w:t xml:space="preserve"> use </w:t>
      </w:r>
      <w:r w:rsidRPr="0009006B">
        <w:rPr>
          <w:lang w:val="en-US"/>
        </w:rPr>
        <w:t>express checkout</w:t>
      </w:r>
      <w:r w:rsidR="0009006B" w:rsidRPr="0009006B">
        <w:rPr>
          <w:lang w:val="en-US"/>
        </w:rPr>
        <w:t xml:space="preserve"> feature</w:t>
      </w:r>
      <w:r w:rsidRPr="0009006B">
        <w:rPr>
          <w:lang w:val="en-US"/>
        </w:rPr>
        <w:t>.</w:t>
      </w:r>
    </w:p>
    <w:p w14:paraId="4EC2A09E" w14:textId="77777777" w:rsidR="00EE4D42" w:rsidRDefault="00EE4D42" w:rsidP="0017552E">
      <w:pPr>
        <w:rPr>
          <w:lang w:val="en-US"/>
        </w:rPr>
      </w:pPr>
    </w:p>
    <w:p w14:paraId="597C5AB7" w14:textId="53CD0D1C" w:rsidR="006F574D" w:rsidRDefault="006F574D" w:rsidP="00EE4D42">
      <w:pPr>
        <w:ind w:left="720"/>
        <w:rPr>
          <w:lang w:val="en-US"/>
        </w:rPr>
      </w:pPr>
      <w:r>
        <w:rPr>
          <w:lang w:val="en-US"/>
        </w:rPr>
        <w:t xml:space="preserve">Get shipping cost &amp; method – Used for fetching shipping cost &amp; method combination based on </w:t>
      </w:r>
      <w:r w:rsidR="00EE4D42">
        <w:rPr>
          <w:lang w:val="en-US"/>
        </w:rPr>
        <w:t>user selected address</w:t>
      </w:r>
    </w:p>
    <w:p w14:paraId="1DEACD27" w14:textId="0810DD2A" w:rsidR="00EE4D42" w:rsidRDefault="00EE4D42" w:rsidP="00EE4D42">
      <w:pPr>
        <w:ind w:left="720"/>
        <w:rPr>
          <w:lang w:val="en-US"/>
        </w:rPr>
      </w:pPr>
      <w:r>
        <w:rPr>
          <w:lang w:val="en-US"/>
        </w:rPr>
        <w:t>Transaction update with user details – separate callback to merchant for receiving post payment information</w:t>
      </w:r>
    </w:p>
    <w:p w14:paraId="6CDD7CFD" w14:textId="7AB361FA" w:rsidR="00EE4D42" w:rsidRDefault="00EE4D42" w:rsidP="00EE4D42">
      <w:pPr>
        <w:ind w:left="720"/>
        <w:rPr>
          <w:lang w:val="en-US"/>
        </w:rPr>
      </w:pPr>
      <w:r>
        <w:rPr>
          <w:lang w:val="en-US"/>
        </w:rPr>
        <w:t xml:space="preserve">Remove user consent – Used to inform merchant when </w:t>
      </w:r>
      <w:proofErr w:type="spellStart"/>
      <w:r>
        <w:rPr>
          <w:lang w:val="en-US"/>
        </w:rPr>
        <w:t>vipps</w:t>
      </w:r>
      <w:proofErr w:type="spellEnd"/>
      <w:r>
        <w:rPr>
          <w:lang w:val="en-US"/>
        </w:rPr>
        <w:t xml:space="preserve"> user removes consent to share his details.</w:t>
      </w:r>
    </w:p>
    <w:p w14:paraId="13735962" w14:textId="77777777" w:rsidR="0017552E" w:rsidRPr="0017552E" w:rsidRDefault="0017552E" w:rsidP="0017552E">
      <w:pPr>
        <w:rPr>
          <w:lang w:val="en-US"/>
        </w:rPr>
      </w:pPr>
    </w:p>
    <w:p w14:paraId="4E8916B0" w14:textId="75CB2636" w:rsidR="009729AF" w:rsidRDefault="009D5AA9" w:rsidP="00144B4E">
      <w:pPr>
        <w:pStyle w:val="Overskrift1"/>
        <w:rPr>
          <w:lang w:val="en-US"/>
        </w:rPr>
      </w:pPr>
      <w:bookmarkStart w:id="27" w:name="_Toc483323193"/>
      <w:bookmarkStart w:id="28" w:name="_Toc499127619"/>
      <w:bookmarkStart w:id="29" w:name="_Toc506283612"/>
      <w:r>
        <w:rPr>
          <w:lang w:val="en-US"/>
        </w:rPr>
        <w:t>API Calls flow</w:t>
      </w:r>
      <w:bookmarkEnd w:id="27"/>
      <w:bookmarkEnd w:id="28"/>
      <w:bookmarkEnd w:id="29"/>
    </w:p>
    <w:p w14:paraId="3629173B" w14:textId="77777777" w:rsidR="007A5000" w:rsidRDefault="007A5000" w:rsidP="007A5000">
      <w:pPr>
        <w:rPr>
          <w:lang w:val="en-US"/>
        </w:rPr>
      </w:pPr>
      <w:r>
        <w:rPr>
          <w:lang w:val="en-US"/>
        </w:rPr>
        <w:t xml:space="preserve">This section will explain how merchants can start using Vipps APIs and get access to API credentials. </w:t>
      </w:r>
    </w:p>
    <w:p w14:paraId="616CFA10" w14:textId="77777777" w:rsidR="007A5000" w:rsidRDefault="007A5000" w:rsidP="007A5000">
      <w:pPr>
        <w:rPr>
          <w:lang w:val="en-US"/>
        </w:rPr>
      </w:pPr>
    </w:p>
    <w:p w14:paraId="2CC22A87" w14:textId="77777777" w:rsidR="007A5000" w:rsidRDefault="007A5000" w:rsidP="007A5000">
      <w:pPr>
        <w:rPr>
          <w:lang w:val="en-US"/>
        </w:rPr>
      </w:pPr>
      <w:r>
        <w:rPr>
          <w:lang w:val="en-US"/>
        </w:rPr>
        <w:t xml:space="preserve">During merchant’s onboarding process in Vipps, the merchant receives a username and a password to login into the Merchant Developer Portal (manual to use merchant developer portal can be found </w:t>
      </w:r>
      <w:hyperlink w:anchor="_Appendix" w:history="1">
        <w:r w:rsidRPr="00386016">
          <w:rPr>
            <w:rStyle w:val="Hyperkobling"/>
            <w:lang w:val="en-US"/>
          </w:rPr>
          <w:t>here</w:t>
        </w:r>
      </w:hyperlink>
      <w:r>
        <w:rPr>
          <w:lang w:val="en-US"/>
        </w:rPr>
        <w:t>)</w:t>
      </w:r>
      <w:r w:rsidRPr="00D41BB4">
        <w:rPr>
          <w:lang w:val="en-US"/>
        </w:rPr>
        <w:t>.</w:t>
      </w:r>
      <w:r>
        <w:rPr>
          <w:lang w:val="en-US"/>
        </w:rPr>
        <w:t xml:space="preserve"> Once logged in to the developer portal, the merchant needs to register an application to generate a JWT access token and use the token in authorization header of the request. </w:t>
      </w:r>
    </w:p>
    <w:p w14:paraId="2FE65A68" w14:textId="77777777" w:rsidR="007A5000" w:rsidRDefault="007A5000" w:rsidP="007A5000">
      <w:pPr>
        <w:rPr>
          <w:lang w:val="en-US"/>
        </w:rPr>
      </w:pPr>
    </w:p>
    <w:p w14:paraId="4E8916B4" w14:textId="38D2A864" w:rsidR="009729AF" w:rsidRDefault="007A5000" w:rsidP="009729AF">
      <w:pPr>
        <w:rPr>
          <w:lang w:val="en-US"/>
        </w:rPr>
      </w:pPr>
      <w:r>
        <w:rPr>
          <w:lang w:val="en-US"/>
        </w:rPr>
        <w:t>The d</w:t>
      </w:r>
      <w:r w:rsidRPr="009729AF">
        <w:rPr>
          <w:lang w:val="en-US"/>
        </w:rPr>
        <w:t xml:space="preserve">iagram below shows the integration flow between merchant and </w:t>
      </w:r>
      <w:r>
        <w:rPr>
          <w:lang w:val="en-US"/>
        </w:rPr>
        <w:t>Vipps</w:t>
      </w:r>
      <w:r w:rsidRPr="009729AF">
        <w:rPr>
          <w:lang w:val="en-US"/>
        </w:rPr>
        <w:t xml:space="preserve"> server.</w:t>
      </w:r>
    </w:p>
    <w:p w14:paraId="4E8916B5" w14:textId="438A1910" w:rsidR="009729AF" w:rsidRDefault="009729AF" w:rsidP="009729AF">
      <w:pPr>
        <w:rPr>
          <w:lang w:val="en-US"/>
        </w:rPr>
      </w:pPr>
    </w:p>
    <w:p w14:paraId="00BB3757" w14:textId="1B04F8CD" w:rsidR="003E2B73" w:rsidRDefault="003E2B73" w:rsidP="009729AF">
      <w:pPr>
        <w:rPr>
          <w:lang w:val="en-US"/>
        </w:rPr>
      </w:pPr>
      <w:r>
        <w:rPr>
          <w:noProof/>
        </w:rPr>
        <w:drawing>
          <wp:inline distT="0" distB="0" distL="0" distR="0" wp14:anchorId="28C99AD7" wp14:editId="660D5D54">
            <wp:extent cx="5761355" cy="3326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 Call to Vipps.png"/>
                    <pic:cNvPicPr/>
                  </pic:nvPicPr>
                  <pic:blipFill>
                    <a:blip r:embed="rId12">
                      <a:extLst>
                        <a:ext uri="{28A0092B-C50C-407E-A947-70E740481C1C}">
                          <a14:useLocalDpi xmlns:a14="http://schemas.microsoft.com/office/drawing/2010/main" val="0"/>
                        </a:ext>
                      </a:extLst>
                    </a:blip>
                    <a:stretch>
                      <a:fillRect/>
                    </a:stretch>
                  </pic:blipFill>
                  <pic:spPr>
                    <a:xfrm>
                      <a:off x="0" y="0"/>
                      <a:ext cx="5761355" cy="3326130"/>
                    </a:xfrm>
                    <a:prstGeom prst="rect">
                      <a:avLst/>
                    </a:prstGeom>
                  </pic:spPr>
                </pic:pic>
              </a:graphicData>
            </a:graphic>
          </wp:inline>
        </w:drawing>
      </w:r>
    </w:p>
    <w:p w14:paraId="5715BD5E" w14:textId="2E195649" w:rsidR="007A5000" w:rsidRDefault="007A5000" w:rsidP="007A5000">
      <w:pPr>
        <w:rPr>
          <w:lang w:val="en-US"/>
        </w:rPr>
      </w:pPr>
      <w:r w:rsidRPr="002D0892">
        <w:rPr>
          <w:lang w:val="en-US"/>
        </w:rPr>
        <w:lastRenderedPageBreak/>
        <w:t xml:space="preserve">All communication with the </w:t>
      </w:r>
      <w:r>
        <w:rPr>
          <w:lang w:val="en-US"/>
        </w:rPr>
        <w:t>Vipps</w:t>
      </w:r>
      <w:r w:rsidRPr="002D0892">
        <w:rPr>
          <w:lang w:val="en-US"/>
        </w:rPr>
        <w:t xml:space="preserve"> </w:t>
      </w:r>
      <w:r w:rsidR="00A45A49">
        <w:rPr>
          <w:lang w:val="en-US"/>
        </w:rPr>
        <w:t>ecommerce</w:t>
      </w:r>
      <w:r w:rsidRPr="002D0892">
        <w:rPr>
          <w:lang w:val="en-US"/>
        </w:rPr>
        <w:t xml:space="preserve"> API </w:t>
      </w:r>
      <w:proofErr w:type="gramStart"/>
      <w:r w:rsidRPr="002D0892">
        <w:rPr>
          <w:lang w:val="en-US"/>
        </w:rPr>
        <w:t>has to</w:t>
      </w:r>
      <w:proofErr w:type="gramEnd"/>
      <w:r w:rsidRPr="002D0892">
        <w:rPr>
          <w:lang w:val="en-US"/>
        </w:rPr>
        <w:t xml:space="preserve"> be </w:t>
      </w:r>
      <w:r>
        <w:rPr>
          <w:lang w:val="en-US"/>
        </w:rPr>
        <w:t>authenticated</w:t>
      </w:r>
      <w:r w:rsidRPr="002D0892">
        <w:rPr>
          <w:lang w:val="en-US"/>
        </w:rPr>
        <w:t xml:space="preserve"> via </w:t>
      </w:r>
      <w:r>
        <w:rPr>
          <w:lang w:val="en-US"/>
        </w:rPr>
        <w:t>JWT access token</w:t>
      </w:r>
      <w:r w:rsidRPr="002D0892">
        <w:rPr>
          <w:lang w:val="en-US"/>
        </w:rPr>
        <w:t xml:space="preserve">. To get this access </w:t>
      </w:r>
      <w:r>
        <w:rPr>
          <w:lang w:val="en-US"/>
        </w:rPr>
        <w:t xml:space="preserve">token and use it in </w:t>
      </w:r>
      <w:r w:rsidRPr="00D41BB4">
        <w:rPr>
          <w:lang w:val="en-US"/>
        </w:rPr>
        <w:t>API</w:t>
      </w:r>
      <w:r>
        <w:rPr>
          <w:lang w:val="en-US"/>
        </w:rPr>
        <w:t xml:space="preserve"> calls </w:t>
      </w:r>
      <w:r w:rsidRPr="002D0892">
        <w:rPr>
          <w:lang w:val="en-US"/>
        </w:rPr>
        <w:t>merchant should follow the steps</w:t>
      </w:r>
      <w:r>
        <w:rPr>
          <w:lang w:val="en-US"/>
        </w:rPr>
        <w:t xml:space="preserve"> below</w:t>
      </w:r>
      <w:r w:rsidRPr="002D0892">
        <w:rPr>
          <w:lang w:val="en-US"/>
        </w:rPr>
        <w:t>:</w:t>
      </w:r>
    </w:p>
    <w:p w14:paraId="780EAAE4" w14:textId="77777777" w:rsidR="007A5000" w:rsidRPr="002D0892" w:rsidRDefault="007A5000" w:rsidP="007A5000">
      <w:pPr>
        <w:rPr>
          <w:lang w:val="en-US"/>
        </w:rPr>
      </w:pPr>
    </w:p>
    <w:p w14:paraId="65BEF4AC" w14:textId="77777777" w:rsidR="007A5000" w:rsidRDefault="007A5000" w:rsidP="007A5000">
      <w:pPr>
        <w:pStyle w:val="Listeavsnitt"/>
        <w:rPr>
          <w:lang w:val="en-US"/>
        </w:rPr>
      </w:pPr>
    </w:p>
    <w:p w14:paraId="69BD5076" w14:textId="77777777" w:rsidR="007A5000" w:rsidRDefault="007A5000" w:rsidP="007A5000">
      <w:pPr>
        <w:pStyle w:val="Listeavsnitt"/>
        <w:numPr>
          <w:ilvl w:val="0"/>
          <w:numId w:val="7"/>
        </w:numPr>
        <w:rPr>
          <w:lang w:val="en-US"/>
        </w:rPr>
      </w:pPr>
      <w:r>
        <w:rPr>
          <w:lang w:val="en-US"/>
        </w:rPr>
        <w:t xml:space="preserve">Merchant logs into the Developer portal and registers an application that will consume Vipps </w:t>
      </w:r>
      <w:r w:rsidRPr="00D41BB4">
        <w:rPr>
          <w:lang w:val="en-US"/>
        </w:rPr>
        <w:t>APIs.</w:t>
      </w:r>
      <w:r>
        <w:rPr>
          <w:lang w:val="en-US"/>
        </w:rPr>
        <w:t xml:space="preserve"> On successful registration, it will receive application credentials (</w:t>
      </w:r>
      <w:proofErr w:type="spellStart"/>
      <w:r>
        <w:rPr>
          <w:lang w:val="en-US"/>
        </w:rPr>
        <w:t>ClientId</w:t>
      </w:r>
      <w:proofErr w:type="spellEnd"/>
      <w:r>
        <w:rPr>
          <w:lang w:val="en-US"/>
        </w:rPr>
        <w:t xml:space="preserve"> and </w:t>
      </w:r>
      <w:proofErr w:type="spellStart"/>
      <w:r>
        <w:rPr>
          <w:lang w:val="en-US"/>
        </w:rPr>
        <w:t>ClientSecret</w:t>
      </w:r>
      <w:proofErr w:type="spellEnd"/>
      <w:r>
        <w:rPr>
          <w:lang w:val="en-US"/>
        </w:rPr>
        <w:t>).</w:t>
      </w:r>
    </w:p>
    <w:p w14:paraId="1EC4A0E0" w14:textId="77777777" w:rsidR="007A5000" w:rsidRDefault="007A5000" w:rsidP="007A5000">
      <w:pPr>
        <w:pStyle w:val="Listeavsnitt"/>
        <w:numPr>
          <w:ilvl w:val="0"/>
          <w:numId w:val="7"/>
        </w:numPr>
        <w:rPr>
          <w:lang w:val="en-US"/>
        </w:rPr>
      </w:pPr>
      <w:r>
        <w:rPr>
          <w:lang w:val="en-US"/>
        </w:rPr>
        <w:t xml:space="preserve">Merchant application </w:t>
      </w:r>
      <w:r w:rsidRPr="00D41BB4">
        <w:rPr>
          <w:lang w:val="en-US"/>
        </w:rPr>
        <w:t>uses</w:t>
      </w:r>
      <w:r>
        <w:rPr>
          <w:lang w:val="en-US"/>
        </w:rPr>
        <w:t xml:space="preserve"> the </w:t>
      </w:r>
      <w:proofErr w:type="spellStart"/>
      <w:r>
        <w:rPr>
          <w:lang w:val="en-US"/>
        </w:rPr>
        <w:t>clientid</w:t>
      </w:r>
      <w:proofErr w:type="spellEnd"/>
      <w:r>
        <w:rPr>
          <w:lang w:val="en-US"/>
        </w:rPr>
        <w:t xml:space="preserve"> and </w:t>
      </w:r>
      <w:proofErr w:type="spellStart"/>
      <w:r>
        <w:rPr>
          <w:lang w:val="en-US"/>
        </w:rPr>
        <w:t>clientsecret</w:t>
      </w:r>
      <w:proofErr w:type="spellEnd"/>
      <w:r>
        <w:rPr>
          <w:lang w:val="en-US"/>
        </w:rPr>
        <w:t xml:space="preserve"> to get a JWT access token from APIM. JWT access token is a base 64 encoded string value that needs to be used as a bearer token in the request header.</w:t>
      </w:r>
    </w:p>
    <w:p w14:paraId="785C7B53" w14:textId="77777777" w:rsidR="007A5000" w:rsidRDefault="007A5000" w:rsidP="007A5000">
      <w:pPr>
        <w:pStyle w:val="Listeavsnitt"/>
        <w:numPr>
          <w:ilvl w:val="0"/>
          <w:numId w:val="7"/>
        </w:numPr>
        <w:rPr>
          <w:lang w:val="en-US"/>
        </w:rPr>
      </w:pPr>
      <w:r>
        <w:rPr>
          <w:lang w:val="en-US"/>
        </w:rPr>
        <w:t>Merchant application will have to use this JWT access token, APIM subscription key and App Id(</w:t>
      </w:r>
      <w:proofErr w:type="spellStart"/>
      <w:r>
        <w:rPr>
          <w:lang w:val="en-US"/>
        </w:rPr>
        <w:t>clientid</w:t>
      </w:r>
      <w:proofErr w:type="spellEnd"/>
      <w:r>
        <w:rPr>
          <w:lang w:val="en-US"/>
        </w:rPr>
        <w:t>) along with other request parameters while calling a Vipps API.</w:t>
      </w:r>
    </w:p>
    <w:p w14:paraId="0EF42A13" w14:textId="77777777" w:rsidR="007A5000" w:rsidRDefault="007A5000" w:rsidP="007A5000">
      <w:pPr>
        <w:pStyle w:val="Listeavsnitt"/>
        <w:numPr>
          <w:ilvl w:val="0"/>
          <w:numId w:val="7"/>
        </w:numPr>
        <w:rPr>
          <w:lang w:val="en-US"/>
        </w:rPr>
      </w:pPr>
      <w:r>
        <w:rPr>
          <w:lang w:val="en-US"/>
        </w:rPr>
        <w:t>APIM validates the JWT access token and subscription key. If token is invalid it sends 401 unauthorized while if it is valid, request is forwarded to Vipps.</w:t>
      </w:r>
    </w:p>
    <w:p w14:paraId="7622E2F6" w14:textId="38675B64" w:rsidR="003E2B73" w:rsidRPr="002D0892" w:rsidRDefault="007A5000" w:rsidP="007A5000">
      <w:pPr>
        <w:pStyle w:val="Listeavsnitt"/>
        <w:rPr>
          <w:lang w:val="en-US"/>
        </w:rPr>
      </w:pPr>
      <w:r>
        <w:rPr>
          <w:lang w:val="en-US"/>
        </w:rPr>
        <w:t>Vipps process the request and produce corresponding response which is sent back to merchant application via APIM.</w:t>
      </w:r>
    </w:p>
    <w:p w14:paraId="4E8916C1" w14:textId="77777777" w:rsidR="00144B4E" w:rsidRPr="001A6E44" w:rsidRDefault="00F35182" w:rsidP="00144B4E">
      <w:pPr>
        <w:pStyle w:val="Overskrift1"/>
        <w:rPr>
          <w:lang w:val="en-US"/>
        </w:rPr>
      </w:pPr>
      <w:bookmarkStart w:id="30" w:name="_Toc483323194"/>
      <w:bookmarkStart w:id="31" w:name="_Toc499127620"/>
      <w:bookmarkStart w:id="32" w:name="_Toc506283613"/>
      <w:r>
        <w:rPr>
          <w:lang w:val="en-US"/>
        </w:rPr>
        <w:t>Authentication</w:t>
      </w:r>
      <w:bookmarkEnd w:id="30"/>
      <w:bookmarkEnd w:id="31"/>
      <w:bookmarkEnd w:id="32"/>
    </w:p>
    <w:p w14:paraId="75307DE2" w14:textId="77777777" w:rsidR="007A5000" w:rsidRDefault="007A5000" w:rsidP="007A5000">
      <w:pPr>
        <w:pStyle w:val="Overskrift2"/>
        <w:numPr>
          <w:ilvl w:val="1"/>
          <w:numId w:val="6"/>
        </w:numPr>
      </w:pPr>
      <w:bookmarkStart w:id="33" w:name="_Toc499127621"/>
      <w:bookmarkStart w:id="34" w:name="_Toc506283614"/>
      <w:proofErr w:type="spellStart"/>
      <w:r>
        <w:t>Overview</w:t>
      </w:r>
      <w:bookmarkEnd w:id="33"/>
      <w:bookmarkEnd w:id="34"/>
      <w:proofErr w:type="spellEnd"/>
    </w:p>
    <w:p w14:paraId="605A47FA" w14:textId="77777777" w:rsidR="007A5000" w:rsidRDefault="007A5000" w:rsidP="007A5000">
      <w:pPr>
        <w:rPr>
          <w:lang w:val="en-US"/>
        </w:rPr>
      </w:pPr>
      <w:r>
        <w:rPr>
          <w:lang w:val="en-US"/>
        </w:rPr>
        <w:t>Every API call is authenticated and authorized based on the application access token (JWT Bearer token) and APIM subscription key (</w:t>
      </w:r>
      <w:proofErr w:type="spellStart"/>
      <w:r w:rsidRPr="008E47AE">
        <w:rPr>
          <w:color w:val="000000" w:themeColor="text1"/>
          <w:sz w:val="18"/>
          <w:szCs w:val="18"/>
          <w:lang w:val="en-US" w:eastAsia="en-US"/>
        </w:rPr>
        <w:t>Ocp</w:t>
      </w:r>
      <w:proofErr w:type="spellEnd"/>
      <w:r w:rsidRPr="008E47AE">
        <w:rPr>
          <w:color w:val="000000" w:themeColor="text1"/>
          <w:sz w:val="18"/>
          <w:szCs w:val="18"/>
          <w:lang w:val="en-US" w:eastAsia="en-US"/>
        </w:rPr>
        <w:t>-</w:t>
      </w:r>
      <w:proofErr w:type="spellStart"/>
      <w:r w:rsidRPr="008E47AE">
        <w:rPr>
          <w:color w:val="000000" w:themeColor="text1"/>
          <w:sz w:val="18"/>
          <w:szCs w:val="18"/>
          <w:lang w:val="en-US" w:eastAsia="en-US"/>
        </w:rPr>
        <w:t>Apim</w:t>
      </w:r>
      <w:proofErr w:type="spellEnd"/>
      <w:r w:rsidRPr="008E47AE">
        <w:rPr>
          <w:color w:val="000000" w:themeColor="text1"/>
          <w:sz w:val="18"/>
          <w:szCs w:val="18"/>
          <w:lang w:val="en-US" w:eastAsia="en-US"/>
        </w:rPr>
        <w:t>-Subscription-Key</w:t>
      </w:r>
      <w:r>
        <w:rPr>
          <w:color w:val="000000" w:themeColor="text1"/>
          <w:sz w:val="18"/>
          <w:szCs w:val="18"/>
          <w:lang w:val="en-US" w:eastAsia="en-US"/>
        </w:rPr>
        <w:t xml:space="preserve">). </w:t>
      </w:r>
      <w:r>
        <w:rPr>
          <w:lang w:val="en-US"/>
        </w:rPr>
        <w:t xml:space="preserve">In addition, APP Id need to be provided in request header </w:t>
      </w:r>
      <w:proofErr w:type="gramStart"/>
      <w:r>
        <w:rPr>
          <w:lang w:val="en-US"/>
        </w:rPr>
        <w:t>in order to</w:t>
      </w:r>
      <w:proofErr w:type="gramEnd"/>
      <w:r>
        <w:rPr>
          <w:lang w:val="en-US"/>
        </w:rPr>
        <w:t xml:space="preserve"> authenticate the application the merchant has registered. Following headers are required to be there in every API request to successfully authenticate every API call.</w:t>
      </w:r>
    </w:p>
    <w:p w14:paraId="02882BD9" w14:textId="77777777" w:rsidR="007A5000" w:rsidRDefault="007A5000" w:rsidP="007A5000">
      <w:pPr>
        <w:rPr>
          <w:lang w:val="en-US"/>
        </w:rPr>
      </w:pPr>
    </w:p>
    <w:tbl>
      <w:tblPr>
        <w:tblStyle w:val="Lysskyggelegginguthevingsfarge1"/>
        <w:tblW w:w="0" w:type="auto"/>
        <w:tblLayout w:type="fixed"/>
        <w:tblLook w:val="04A0" w:firstRow="1" w:lastRow="0" w:firstColumn="1" w:lastColumn="0" w:noHBand="0" w:noVBand="1"/>
      </w:tblPr>
      <w:tblGrid>
        <w:gridCol w:w="1809"/>
        <w:gridCol w:w="2877"/>
        <w:gridCol w:w="4211"/>
      </w:tblGrid>
      <w:tr w:rsidR="007A5000" w:rsidRPr="00403791" w14:paraId="315C12AC" w14:textId="77777777" w:rsidTr="007A5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14:paraId="3D06D822" w14:textId="77777777" w:rsidR="007A5000" w:rsidRPr="00403791" w:rsidRDefault="007A5000" w:rsidP="007A5000">
            <w:pPr>
              <w:rPr>
                <w:color w:val="000000" w:themeColor="text1"/>
                <w:sz w:val="18"/>
                <w:szCs w:val="18"/>
                <w:lang w:val="en-US" w:eastAsia="en-US"/>
              </w:rPr>
            </w:pPr>
            <w:r w:rsidRPr="00403791">
              <w:rPr>
                <w:color w:val="000000" w:themeColor="text1"/>
                <w:sz w:val="18"/>
                <w:szCs w:val="18"/>
                <w:lang w:val="en-US" w:eastAsia="en-US"/>
              </w:rPr>
              <w:t>Header Name</w:t>
            </w:r>
          </w:p>
        </w:tc>
        <w:tc>
          <w:tcPr>
            <w:tcW w:w="2877" w:type="dxa"/>
            <w:hideMark/>
          </w:tcPr>
          <w:p w14:paraId="4A9E61F3" w14:textId="77777777" w:rsidR="007A5000" w:rsidRPr="00403791" w:rsidRDefault="007A5000" w:rsidP="007A5000">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Header Value</w:t>
            </w:r>
          </w:p>
        </w:tc>
        <w:tc>
          <w:tcPr>
            <w:tcW w:w="4211" w:type="dxa"/>
            <w:hideMark/>
          </w:tcPr>
          <w:p w14:paraId="392090B4" w14:textId="77777777" w:rsidR="007A5000" w:rsidRPr="00403791" w:rsidRDefault="007A5000" w:rsidP="007A5000">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Description</w:t>
            </w:r>
          </w:p>
        </w:tc>
      </w:tr>
      <w:tr w:rsidR="007A5000" w:rsidRPr="00590B22" w14:paraId="265A244E" w14:textId="77777777" w:rsidTr="007A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14:paraId="34451CB0" w14:textId="77777777" w:rsidR="007A5000" w:rsidRPr="00403791" w:rsidRDefault="007A5000" w:rsidP="007A5000">
            <w:pPr>
              <w:rPr>
                <w:b w:val="0"/>
                <w:color w:val="000000" w:themeColor="text1"/>
                <w:sz w:val="18"/>
                <w:szCs w:val="18"/>
                <w:lang w:val="en-US" w:eastAsia="en-US"/>
              </w:rPr>
            </w:pPr>
            <w:r w:rsidRPr="00403791">
              <w:rPr>
                <w:b w:val="0"/>
                <w:color w:val="000000" w:themeColor="text1"/>
                <w:sz w:val="18"/>
                <w:szCs w:val="18"/>
                <w:lang w:val="en-US" w:eastAsia="en-US"/>
              </w:rPr>
              <w:t>Authorization</w:t>
            </w:r>
          </w:p>
        </w:tc>
        <w:tc>
          <w:tcPr>
            <w:tcW w:w="2877" w:type="dxa"/>
            <w:hideMark/>
          </w:tcPr>
          <w:p w14:paraId="5A6A5B5C" w14:textId="77777777" w:rsidR="007A5000" w:rsidRPr="00403791"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“Bearer &lt;</w:t>
            </w:r>
            <w:proofErr w:type="spellStart"/>
            <w:r>
              <w:rPr>
                <w:color w:val="000000" w:themeColor="text1"/>
                <w:sz w:val="18"/>
                <w:szCs w:val="18"/>
                <w:lang w:val="en-US" w:eastAsia="en-US"/>
              </w:rPr>
              <w:t>jwt</w:t>
            </w:r>
            <w:proofErr w:type="spellEnd"/>
            <w:r>
              <w:rPr>
                <w:color w:val="000000" w:themeColor="text1"/>
                <w:sz w:val="18"/>
                <w:szCs w:val="18"/>
                <w:lang w:val="en-US" w:eastAsia="en-US"/>
              </w:rPr>
              <w:t xml:space="preserve"> access token&gt;”</w:t>
            </w:r>
          </w:p>
        </w:tc>
        <w:tc>
          <w:tcPr>
            <w:tcW w:w="4211" w:type="dxa"/>
            <w:hideMark/>
          </w:tcPr>
          <w:p w14:paraId="3D3FC6F1" w14:textId="77777777" w:rsidR="007A5000" w:rsidRPr="00403791"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 xml:space="preserve">type: </w:t>
            </w:r>
            <w:r>
              <w:rPr>
                <w:color w:val="000000" w:themeColor="text1"/>
                <w:sz w:val="18"/>
                <w:szCs w:val="18"/>
                <w:lang w:val="en-US" w:eastAsia="en-US"/>
              </w:rPr>
              <w:t>Authorization token</w:t>
            </w:r>
          </w:p>
          <w:p w14:paraId="52BFE251" w14:textId="77777777" w:rsidR="007A5000" w:rsidRPr="00403791"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sidRPr="00D41BB4">
              <w:rPr>
                <w:color w:val="000000" w:themeColor="text1"/>
                <w:sz w:val="18"/>
                <w:szCs w:val="18"/>
                <w:lang w:val="en-US" w:eastAsia="en-US"/>
              </w:rPr>
              <w:t>Value</w:t>
            </w:r>
            <w:r w:rsidRPr="00403791">
              <w:rPr>
                <w:color w:val="000000" w:themeColor="text1"/>
                <w:sz w:val="18"/>
                <w:szCs w:val="18"/>
                <w:lang w:val="en-US" w:eastAsia="en-US"/>
              </w:rPr>
              <w:t xml:space="preserve">: </w:t>
            </w:r>
            <w:r>
              <w:rPr>
                <w:color w:val="000000" w:themeColor="text1"/>
                <w:sz w:val="18"/>
                <w:szCs w:val="18"/>
                <w:lang w:val="en-US" w:eastAsia="en-US"/>
              </w:rPr>
              <w:t xml:space="preserve">Access </w:t>
            </w:r>
            <w:r w:rsidRPr="00403791">
              <w:rPr>
                <w:color w:val="000000" w:themeColor="text1"/>
                <w:sz w:val="18"/>
                <w:szCs w:val="18"/>
                <w:lang w:val="en-US" w:eastAsia="en-US"/>
              </w:rPr>
              <w:t>token</w:t>
            </w:r>
            <w:r>
              <w:rPr>
                <w:color w:val="000000" w:themeColor="text1"/>
                <w:sz w:val="18"/>
                <w:szCs w:val="18"/>
                <w:lang w:val="en-US" w:eastAsia="en-US"/>
              </w:rPr>
              <w:t xml:space="preserve"> is</w:t>
            </w:r>
            <w:r w:rsidRPr="00403791">
              <w:rPr>
                <w:color w:val="000000" w:themeColor="text1"/>
                <w:sz w:val="18"/>
                <w:szCs w:val="18"/>
                <w:lang w:val="en-US" w:eastAsia="en-US"/>
              </w:rPr>
              <w:t xml:space="preserve"> </w:t>
            </w:r>
            <w:r>
              <w:rPr>
                <w:color w:val="000000" w:themeColor="text1"/>
                <w:sz w:val="18"/>
                <w:szCs w:val="18"/>
                <w:lang w:val="en-US" w:eastAsia="en-US"/>
              </w:rPr>
              <w:t>obtained</w:t>
            </w:r>
            <w:r w:rsidRPr="00403791">
              <w:rPr>
                <w:color w:val="000000" w:themeColor="text1"/>
                <w:sz w:val="18"/>
                <w:szCs w:val="18"/>
                <w:lang w:val="en-US" w:eastAsia="en-US"/>
              </w:rPr>
              <w:t xml:space="preserve"> </w:t>
            </w:r>
            <w:r>
              <w:rPr>
                <w:color w:val="000000" w:themeColor="text1"/>
                <w:sz w:val="18"/>
                <w:szCs w:val="18"/>
                <w:lang w:val="en-US" w:eastAsia="en-US"/>
              </w:rPr>
              <w:t>by registering</w:t>
            </w:r>
            <w:r w:rsidRPr="00403791">
              <w:rPr>
                <w:color w:val="000000" w:themeColor="text1"/>
                <w:sz w:val="18"/>
                <w:szCs w:val="18"/>
                <w:lang w:val="en-US" w:eastAsia="en-US"/>
              </w:rPr>
              <w:t xml:space="preserve"> </w:t>
            </w:r>
            <w:r>
              <w:rPr>
                <w:color w:val="000000" w:themeColor="text1"/>
                <w:sz w:val="18"/>
                <w:szCs w:val="18"/>
                <w:lang w:val="en-US" w:eastAsia="en-US"/>
              </w:rPr>
              <w:t xml:space="preserve">merchant </w:t>
            </w:r>
            <w:r w:rsidRPr="00D41BB4">
              <w:rPr>
                <w:color w:val="000000" w:themeColor="text1"/>
                <w:sz w:val="18"/>
                <w:szCs w:val="18"/>
                <w:lang w:val="en-US" w:eastAsia="en-US"/>
              </w:rPr>
              <w:t>backend</w:t>
            </w:r>
            <w:r>
              <w:rPr>
                <w:color w:val="000000" w:themeColor="text1"/>
                <w:sz w:val="18"/>
                <w:szCs w:val="18"/>
                <w:lang w:val="en-US" w:eastAsia="en-US"/>
              </w:rPr>
              <w:t xml:space="preserve"> application in Merchant Developer </w:t>
            </w:r>
            <w:r w:rsidRPr="00D41BB4">
              <w:rPr>
                <w:color w:val="000000" w:themeColor="text1"/>
                <w:sz w:val="18"/>
                <w:szCs w:val="18"/>
                <w:lang w:val="en-US" w:eastAsia="en-US"/>
              </w:rPr>
              <w:t>Portal</w:t>
            </w:r>
            <w:r>
              <w:rPr>
                <w:color w:val="000000" w:themeColor="text1"/>
                <w:sz w:val="18"/>
                <w:szCs w:val="18"/>
                <w:lang w:val="en-US" w:eastAsia="en-US"/>
              </w:rPr>
              <w:t>.</w:t>
            </w:r>
          </w:p>
        </w:tc>
      </w:tr>
      <w:tr w:rsidR="007A5000" w:rsidRPr="00590B22" w14:paraId="3A8339EB" w14:textId="77777777" w:rsidTr="007A5000">
        <w:tc>
          <w:tcPr>
            <w:cnfStyle w:val="001000000000" w:firstRow="0" w:lastRow="0" w:firstColumn="1" w:lastColumn="0" w:oddVBand="0" w:evenVBand="0" w:oddHBand="0" w:evenHBand="0" w:firstRowFirstColumn="0" w:firstRowLastColumn="0" w:lastRowFirstColumn="0" w:lastRowLastColumn="0"/>
            <w:tcW w:w="1809" w:type="dxa"/>
          </w:tcPr>
          <w:p w14:paraId="3FD95292" w14:textId="77777777" w:rsidR="007A5000" w:rsidRPr="00403791" w:rsidRDefault="007A5000" w:rsidP="007A5000">
            <w:pPr>
              <w:rPr>
                <w:b w:val="0"/>
                <w:color w:val="000000" w:themeColor="text1"/>
                <w:sz w:val="18"/>
                <w:szCs w:val="18"/>
                <w:lang w:val="en-US" w:eastAsia="en-US"/>
              </w:rPr>
            </w:pPr>
            <w:proofErr w:type="spellStart"/>
            <w:r w:rsidRPr="008E47AE">
              <w:rPr>
                <w:b w:val="0"/>
                <w:color w:val="000000" w:themeColor="text1"/>
                <w:sz w:val="18"/>
                <w:szCs w:val="18"/>
                <w:lang w:val="en-US" w:eastAsia="en-US"/>
              </w:rPr>
              <w:t>Ocp</w:t>
            </w:r>
            <w:proofErr w:type="spellEnd"/>
            <w:r w:rsidRPr="008E47AE">
              <w:rPr>
                <w:b w:val="0"/>
                <w:color w:val="000000" w:themeColor="text1"/>
                <w:sz w:val="18"/>
                <w:szCs w:val="18"/>
                <w:lang w:val="en-US" w:eastAsia="en-US"/>
              </w:rPr>
              <w:t>-</w:t>
            </w:r>
            <w:proofErr w:type="spellStart"/>
            <w:r w:rsidRPr="008E47AE">
              <w:rPr>
                <w:b w:val="0"/>
                <w:color w:val="000000" w:themeColor="text1"/>
                <w:sz w:val="18"/>
                <w:szCs w:val="18"/>
                <w:lang w:val="en-US" w:eastAsia="en-US"/>
              </w:rPr>
              <w:t>Apim</w:t>
            </w:r>
            <w:proofErr w:type="spellEnd"/>
            <w:r w:rsidRPr="008E47AE">
              <w:rPr>
                <w:b w:val="0"/>
                <w:color w:val="000000" w:themeColor="text1"/>
                <w:sz w:val="18"/>
                <w:szCs w:val="18"/>
                <w:lang w:val="en-US" w:eastAsia="en-US"/>
              </w:rPr>
              <w:t>-Subscription-Key</w:t>
            </w:r>
          </w:p>
        </w:tc>
        <w:tc>
          <w:tcPr>
            <w:tcW w:w="2877" w:type="dxa"/>
          </w:tcPr>
          <w:p w14:paraId="0F4178F8" w14:textId="77777777" w:rsidR="007A5000" w:rsidRPr="00403791" w:rsidRDefault="007A5000" w:rsidP="007A5000">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Base 64 encoded string</w:t>
            </w:r>
          </w:p>
        </w:tc>
        <w:tc>
          <w:tcPr>
            <w:tcW w:w="4211" w:type="dxa"/>
          </w:tcPr>
          <w:p w14:paraId="5DCA71F9" w14:textId="77777777" w:rsidR="007A5000" w:rsidRPr="00403791" w:rsidRDefault="007A5000" w:rsidP="007A5000">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8E47AE">
              <w:rPr>
                <w:color w:val="000000" w:themeColor="text1"/>
                <w:sz w:val="18"/>
                <w:szCs w:val="18"/>
                <w:lang w:val="en-US" w:eastAsia="en-US"/>
              </w:rPr>
              <w:t>Subscription key</w:t>
            </w:r>
            <w:r>
              <w:rPr>
                <w:color w:val="000000" w:themeColor="text1"/>
                <w:sz w:val="18"/>
                <w:szCs w:val="18"/>
                <w:lang w:val="en-US" w:eastAsia="en-US"/>
              </w:rPr>
              <w:t xml:space="preserve"> for eCommerce product. This can be found in User Profile page on Merchant developer portal </w:t>
            </w:r>
            <w:r w:rsidRPr="0059445A">
              <w:rPr>
                <w:color w:val="000000" w:themeColor="text1"/>
                <w:sz w:val="18"/>
                <w:szCs w:val="18"/>
                <w:lang w:val="en-US" w:eastAsia="en-US"/>
              </w:rPr>
              <w:t>after merchant account is created</w:t>
            </w:r>
          </w:p>
        </w:tc>
      </w:tr>
    </w:tbl>
    <w:p w14:paraId="5751CBC1" w14:textId="77777777" w:rsidR="007A5000" w:rsidRDefault="007A5000" w:rsidP="007A5000">
      <w:pPr>
        <w:rPr>
          <w:lang w:val="en-US"/>
        </w:rPr>
      </w:pPr>
    </w:p>
    <w:p w14:paraId="78028DB7" w14:textId="77777777" w:rsidR="007A5000" w:rsidRDefault="007A5000" w:rsidP="007A5000">
      <w:pPr>
        <w:pStyle w:val="Overskrift2"/>
        <w:numPr>
          <w:ilvl w:val="1"/>
          <w:numId w:val="6"/>
        </w:numPr>
      </w:pPr>
      <w:bookmarkStart w:id="35" w:name="_Toc499127622"/>
      <w:bookmarkStart w:id="36" w:name="_Toc506283615"/>
      <w:r>
        <w:t>Access Token</w:t>
      </w:r>
      <w:bookmarkEnd w:id="35"/>
      <w:bookmarkEnd w:id="36"/>
    </w:p>
    <w:p w14:paraId="1503A72F" w14:textId="77777777" w:rsidR="007A5000" w:rsidRPr="00CF75AE" w:rsidRDefault="007A5000" w:rsidP="007A5000">
      <w:pPr>
        <w:pStyle w:val="Overskrift3"/>
        <w:numPr>
          <w:ilvl w:val="1"/>
          <w:numId w:val="1"/>
        </w:numPr>
        <w:rPr>
          <w:lang w:val="en-US"/>
        </w:rPr>
      </w:pPr>
      <w:bookmarkStart w:id="37" w:name="_Toc484618120"/>
      <w:bookmarkStart w:id="38" w:name="_Toc499127623"/>
      <w:r w:rsidRPr="00CF75AE">
        <w:rPr>
          <w:lang w:val="en-US"/>
        </w:rPr>
        <w:t>Overview</w:t>
      </w:r>
      <w:bookmarkEnd w:id="37"/>
      <w:bookmarkEnd w:id="38"/>
    </w:p>
    <w:p w14:paraId="483179BC" w14:textId="77777777" w:rsidR="007A5000" w:rsidRDefault="007A5000" w:rsidP="007A5000">
      <w:pPr>
        <w:rPr>
          <w:lang w:val="en-US"/>
        </w:rPr>
      </w:pPr>
      <w:r>
        <w:rPr>
          <w:lang w:val="en-US"/>
        </w:rPr>
        <w:t xml:space="preserve">Access token API endpoint helps to get the JWT Bearer token that needs to be passed in every API request in the authorization header. </w:t>
      </w:r>
      <w:r w:rsidRPr="001E6A27">
        <w:rPr>
          <w:lang w:val="en-US"/>
        </w:rPr>
        <w:t>Merchant application use the &lt;</w:t>
      </w:r>
      <w:proofErr w:type="spellStart"/>
      <w:r w:rsidRPr="001E6A27">
        <w:rPr>
          <w:b/>
          <w:lang w:val="en-US"/>
        </w:rPr>
        <w:t>ClientId</w:t>
      </w:r>
      <w:proofErr w:type="spellEnd"/>
      <w:r w:rsidRPr="001E6A27">
        <w:rPr>
          <w:lang w:val="en-US"/>
        </w:rPr>
        <w:t>&gt; and &lt;</w:t>
      </w:r>
      <w:proofErr w:type="spellStart"/>
      <w:r w:rsidRPr="001E6A27">
        <w:rPr>
          <w:b/>
          <w:lang w:val="en-US"/>
        </w:rPr>
        <w:t>ClientSecret</w:t>
      </w:r>
      <w:proofErr w:type="spellEnd"/>
      <w:r w:rsidRPr="001E6A27">
        <w:rPr>
          <w:lang w:val="en-US"/>
        </w:rPr>
        <w:t>&gt; to get a JWT access token. JWT access token is a base 64 encoded string value</w:t>
      </w:r>
      <w:r>
        <w:rPr>
          <w:lang w:val="en-US"/>
        </w:rPr>
        <w:t xml:space="preserve"> that must be </w:t>
      </w:r>
      <w:proofErr w:type="spellStart"/>
      <w:r>
        <w:rPr>
          <w:lang w:val="en-US"/>
        </w:rPr>
        <w:t>aquire</w:t>
      </w:r>
      <w:proofErr w:type="spellEnd"/>
      <w:r>
        <w:rPr>
          <w:lang w:val="en-US"/>
        </w:rPr>
        <w:t xml:space="preserve"> first before making any Vipps </w:t>
      </w:r>
      <w:proofErr w:type="spellStart"/>
      <w:r>
        <w:rPr>
          <w:lang w:val="en-US"/>
        </w:rPr>
        <w:t>api</w:t>
      </w:r>
      <w:proofErr w:type="spellEnd"/>
      <w:r>
        <w:rPr>
          <w:lang w:val="en-US"/>
        </w:rPr>
        <w:t xml:space="preserve"> calls</w:t>
      </w:r>
      <w:r w:rsidRPr="001E6A27">
        <w:rPr>
          <w:lang w:val="en-US"/>
        </w:rPr>
        <w:t>.</w:t>
      </w:r>
    </w:p>
    <w:p w14:paraId="2D17FBF6" w14:textId="77777777" w:rsidR="007A5000" w:rsidRDefault="007A5000" w:rsidP="007A5000">
      <w:pPr>
        <w:rPr>
          <w:lang w:val="en-US"/>
        </w:rPr>
      </w:pPr>
    </w:p>
    <w:p w14:paraId="0C29DDF8" w14:textId="77777777" w:rsidR="007A5000" w:rsidRPr="000F0C74" w:rsidRDefault="007A5000" w:rsidP="007A5000">
      <w:pPr>
        <w:pStyle w:val="Overskrift3"/>
        <w:numPr>
          <w:ilvl w:val="1"/>
          <w:numId w:val="1"/>
        </w:numPr>
        <w:rPr>
          <w:lang w:val="en-US"/>
        </w:rPr>
      </w:pPr>
      <w:bookmarkStart w:id="39" w:name="_Toc484618121"/>
      <w:bookmarkStart w:id="40" w:name="_Toc499127624"/>
      <w:r>
        <w:rPr>
          <w:lang w:val="en-US"/>
        </w:rPr>
        <w:t>URL</w:t>
      </w:r>
      <w:bookmarkEnd w:id="39"/>
      <w:bookmarkEnd w:id="40"/>
    </w:p>
    <w:p w14:paraId="3D351F27" w14:textId="77777777" w:rsidR="007A5000" w:rsidRDefault="00590B22" w:rsidP="007A5000">
      <w:pPr>
        <w:rPr>
          <w:rStyle w:val="Hyperkobling"/>
          <w:lang w:val="en-US"/>
        </w:rPr>
      </w:pPr>
      <w:hyperlink w:history="1">
        <w:r w:rsidR="007A5000" w:rsidRPr="00FE289D">
          <w:rPr>
            <w:rStyle w:val="Hyperkobling"/>
            <w:lang w:val="en-US"/>
          </w:rPr>
          <w:t>https://&lt;&lt;hostname&gt;&gt;/accessToken/get</w:t>
        </w:r>
      </w:hyperlink>
    </w:p>
    <w:p w14:paraId="39F8ED84" w14:textId="77777777" w:rsidR="007A5000" w:rsidRPr="000F0C74" w:rsidRDefault="007A5000" w:rsidP="007A5000">
      <w:pPr>
        <w:pStyle w:val="Overskrift3"/>
        <w:numPr>
          <w:ilvl w:val="1"/>
          <w:numId w:val="1"/>
        </w:numPr>
        <w:rPr>
          <w:lang w:val="en-US"/>
        </w:rPr>
      </w:pPr>
      <w:bookmarkStart w:id="41" w:name="_Toc484618122"/>
      <w:bookmarkStart w:id="42" w:name="_Toc499127625"/>
      <w:r>
        <w:rPr>
          <w:lang w:val="en-US"/>
        </w:rPr>
        <w:t>Method</w:t>
      </w:r>
      <w:bookmarkEnd w:id="41"/>
      <w:bookmarkEnd w:id="42"/>
    </w:p>
    <w:p w14:paraId="1DBCAC55" w14:textId="77777777" w:rsidR="007A5000" w:rsidRDefault="007A5000" w:rsidP="007A5000">
      <w:pPr>
        <w:rPr>
          <w:lang w:val="en-US"/>
        </w:rPr>
      </w:pPr>
      <w:r>
        <w:rPr>
          <w:lang w:val="en-US"/>
        </w:rPr>
        <w:t>POST</w:t>
      </w:r>
    </w:p>
    <w:p w14:paraId="6A2C0860" w14:textId="77777777" w:rsidR="007A5000" w:rsidRPr="000F0C74" w:rsidRDefault="007A5000" w:rsidP="007A5000">
      <w:pPr>
        <w:pStyle w:val="Overskrift3"/>
        <w:numPr>
          <w:ilvl w:val="1"/>
          <w:numId w:val="1"/>
        </w:numPr>
        <w:rPr>
          <w:lang w:val="en-US"/>
        </w:rPr>
      </w:pPr>
      <w:bookmarkStart w:id="43" w:name="_Toc484618123"/>
      <w:bookmarkStart w:id="44" w:name="_Toc499127626"/>
      <w:r>
        <w:rPr>
          <w:lang w:val="en-US"/>
        </w:rPr>
        <w:lastRenderedPageBreak/>
        <w:t>Request Headers</w:t>
      </w:r>
      <w:bookmarkEnd w:id="43"/>
      <w:bookmarkEnd w:id="44"/>
    </w:p>
    <w:tbl>
      <w:tblPr>
        <w:tblW w:w="0" w:type="auto"/>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57"/>
      </w:tblGrid>
      <w:tr w:rsidR="007A5000" w:rsidRPr="00590B22" w14:paraId="6A2385FE" w14:textId="77777777" w:rsidTr="007A5000">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364A405D" w14:textId="77777777" w:rsidR="007A5000" w:rsidRPr="000F0C74" w:rsidRDefault="007A5000" w:rsidP="007A5000">
            <w:pPr>
              <w:rPr>
                <w:rStyle w:val="HTML-kode"/>
                <w:color w:val="333333"/>
                <w:lang w:val="en-US"/>
              </w:rPr>
            </w:pPr>
            <w:r w:rsidRPr="000F0C74">
              <w:rPr>
                <w:rStyle w:val="HTML-kode"/>
                <w:color w:val="333333"/>
                <w:lang w:val="en-US"/>
              </w:rPr>
              <w:t>“</w:t>
            </w:r>
            <w:proofErr w:type="spellStart"/>
            <w:r w:rsidRPr="000F0C74">
              <w:rPr>
                <w:rStyle w:val="HTML-kode"/>
                <w:color w:val="333333"/>
                <w:lang w:val="en-US"/>
              </w:rPr>
              <w:t>client_</w:t>
            </w:r>
            <w:proofErr w:type="gramStart"/>
            <w:r w:rsidRPr="000F0C74">
              <w:rPr>
                <w:rStyle w:val="HTML-kode"/>
                <w:color w:val="333333"/>
                <w:lang w:val="en-US"/>
              </w:rPr>
              <w:t>id</w:t>
            </w:r>
            <w:proofErr w:type="spellEnd"/>
            <w:r w:rsidRPr="000F0C74">
              <w:rPr>
                <w:rStyle w:val="HTML-kode"/>
                <w:color w:val="333333"/>
                <w:lang w:val="en-US"/>
              </w:rPr>
              <w:t>”:&lt;</w:t>
            </w:r>
            <w:proofErr w:type="spellStart"/>
            <w:proofErr w:type="gramEnd"/>
            <w:r w:rsidRPr="000F0C74">
              <w:rPr>
                <w:rStyle w:val="HTML-kode"/>
                <w:color w:val="333333"/>
                <w:lang w:val="en-US"/>
              </w:rPr>
              <w:t>ClientID</w:t>
            </w:r>
            <w:proofErr w:type="spellEnd"/>
            <w:r w:rsidRPr="000F0C74">
              <w:rPr>
                <w:rStyle w:val="HTML-kode"/>
                <w:color w:val="333333"/>
                <w:lang w:val="en-US"/>
              </w:rPr>
              <w:t>&gt;</w:t>
            </w:r>
          </w:p>
          <w:p w14:paraId="5994026E" w14:textId="77777777" w:rsidR="007A5000" w:rsidRPr="000F0C74" w:rsidRDefault="007A5000" w:rsidP="007A5000">
            <w:pPr>
              <w:rPr>
                <w:rStyle w:val="HTML-kode"/>
                <w:color w:val="333333"/>
                <w:lang w:val="en-US"/>
              </w:rPr>
            </w:pPr>
            <w:r w:rsidRPr="000F0C74">
              <w:rPr>
                <w:rStyle w:val="HTML-kode"/>
                <w:color w:val="333333"/>
                <w:lang w:val="en-US"/>
              </w:rPr>
              <w:t>“</w:t>
            </w:r>
            <w:proofErr w:type="spellStart"/>
            <w:r w:rsidRPr="000F0C74">
              <w:rPr>
                <w:rStyle w:val="HTML-kode"/>
                <w:color w:val="333333"/>
                <w:lang w:val="en-US"/>
              </w:rPr>
              <w:t>client_</w:t>
            </w:r>
            <w:proofErr w:type="gramStart"/>
            <w:r w:rsidRPr="000F0C74">
              <w:rPr>
                <w:rStyle w:val="HTML-kode"/>
                <w:color w:val="333333"/>
                <w:lang w:val="en-US"/>
              </w:rPr>
              <w:t>secret</w:t>
            </w:r>
            <w:proofErr w:type="spellEnd"/>
            <w:r w:rsidRPr="000F0C74">
              <w:rPr>
                <w:rStyle w:val="HTML-kode"/>
                <w:color w:val="333333"/>
                <w:lang w:val="en-US"/>
              </w:rPr>
              <w:t>”:&lt;</w:t>
            </w:r>
            <w:proofErr w:type="spellStart"/>
            <w:proofErr w:type="gramEnd"/>
            <w:r w:rsidRPr="000F0C74">
              <w:rPr>
                <w:rStyle w:val="HTML-kode"/>
                <w:color w:val="333333"/>
                <w:lang w:val="en-US"/>
              </w:rPr>
              <w:t>ClientSecret</w:t>
            </w:r>
            <w:proofErr w:type="spellEnd"/>
            <w:r w:rsidRPr="000F0C74">
              <w:rPr>
                <w:rStyle w:val="HTML-kode"/>
                <w:color w:val="333333"/>
                <w:lang w:val="en-US"/>
              </w:rPr>
              <w:t>&gt;</w:t>
            </w:r>
          </w:p>
          <w:p w14:paraId="1E2E1D37" w14:textId="77777777" w:rsidR="007A5000" w:rsidRPr="000F0C74" w:rsidRDefault="007A5000" w:rsidP="007A5000">
            <w:pPr>
              <w:rPr>
                <w:sz w:val="21"/>
                <w:szCs w:val="21"/>
                <w:lang w:val="en-US"/>
              </w:rPr>
            </w:pPr>
            <w:r w:rsidRPr="000F0C74">
              <w:rPr>
                <w:rStyle w:val="HTML-kode"/>
                <w:color w:val="333333"/>
                <w:lang w:val="en-US"/>
              </w:rPr>
              <w:t>“</w:t>
            </w:r>
            <w:proofErr w:type="spellStart"/>
            <w:r w:rsidRPr="000F0C74">
              <w:rPr>
                <w:rStyle w:val="HTML-kode"/>
                <w:color w:val="333333"/>
                <w:lang w:val="en-US"/>
              </w:rPr>
              <w:t>Ocp</w:t>
            </w:r>
            <w:proofErr w:type="spellEnd"/>
            <w:r w:rsidRPr="000F0C74">
              <w:rPr>
                <w:rStyle w:val="HTML-kode"/>
                <w:color w:val="333333"/>
                <w:lang w:val="en-US"/>
              </w:rPr>
              <w:t>-</w:t>
            </w:r>
            <w:proofErr w:type="spellStart"/>
            <w:r w:rsidRPr="000F0C74">
              <w:rPr>
                <w:rStyle w:val="HTML-kode"/>
                <w:color w:val="333333"/>
                <w:lang w:val="en-US"/>
              </w:rPr>
              <w:t>Apim</w:t>
            </w:r>
            <w:proofErr w:type="spellEnd"/>
            <w:r w:rsidRPr="000F0C74">
              <w:rPr>
                <w:rStyle w:val="HTML-kode"/>
                <w:color w:val="333333"/>
                <w:lang w:val="en-US"/>
              </w:rPr>
              <w:t>-Subscription-</w:t>
            </w:r>
            <w:proofErr w:type="gramStart"/>
            <w:r w:rsidRPr="000F0C74">
              <w:rPr>
                <w:rStyle w:val="HTML-kode"/>
                <w:color w:val="333333"/>
                <w:lang w:val="en-US"/>
              </w:rPr>
              <w:t>Key”:&lt;</w:t>
            </w:r>
            <w:proofErr w:type="spellStart"/>
            <w:proofErr w:type="gramEnd"/>
            <w:r w:rsidRPr="000F0C74">
              <w:rPr>
                <w:rStyle w:val="HTML-kode"/>
                <w:color w:val="333333"/>
                <w:lang w:val="en-US"/>
              </w:rPr>
              <w:t>Ocp</w:t>
            </w:r>
            <w:proofErr w:type="spellEnd"/>
            <w:r w:rsidRPr="000F0C74">
              <w:rPr>
                <w:rStyle w:val="HTML-kode"/>
                <w:color w:val="333333"/>
                <w:lang w:val="en-US"/>
              </w:rPr>
              <w:t>-</w:t>
            </w:r>
            <w:proofErr w:type="spellStart"/>
            <w:r w:rsidRPr="000F0C74">
              <w:rPr>
                <w:rStyle w:val="HTML-kode"/>
                <w:color w:val="333333"/>
                <w:lang w:val="en-US"/>
              </w:rPr>
              <w:t>Apim</w:t>
            </w:r>
            <w:proofErr w:type="spellEnd"/>
            <w:r w:rsidRPr="000F0C74">
              <w:rPr>
                <w:rStyle w:val="HTML-kode"/>
                <w:color w:val="333333"/>
                <w:lang w:val="en-US"/>
              </w:rPr>
              <w:t>-Subscription-Key&gt;</w:t>
            </w:r>
          </w:p>
        </w:tc>
      </w:tr>
    </w:tbl>
    <w:p w14:paraId="6FD85842" w14:textId="77777777" w:rsidR="007A5000" w:rsidRDefault="007A5000" w:rsidP="007A5000">
      <w:pPr>
        <w:rPr>
          <w:lang w:val="en-US"/>
        </w:rPr>
      </w:pPr>
    </w:p>
    <w:p w14:paraId="59BEC6E6" w14:textId="77777777" w:rsidR="007A5000" w:rsidRPr="000F0C74" w:rsidRDefault="007A5000" w:rsidP="007A5000">
      <w:pPr>
        <w:pStyle w:val="Overskrift3"/>
        <w:numPr>
          <w:ilvl w:val="1"/>
          <w:numId w:val="1"/>
        </w:numPr>
        <w:rPr>
          <w:lang w:val="en-US"/>
        </w:rPr>
      </w:pPr>
      <w:bookmarkStart w:id="45" w:name="_Toc484618124"/>
      <w:bookmarkStart w:id="46" w:name="_Toc499127627"/>
      <w:r>
        <w:rPr>
          <w:lang w:val="en-US"/>
        </w:rPr>
        <w:t>Description</w:t>
      </w:r>
      <w:bookmarkEnd w:id="45"/>
      <w:bookmarkEnd w:id="46"/>
    </w:p>
    <w:tbl>
      <w:tblPr>
        <w:tblStyle w:val="Lysskyggelegginguthevingsfarge1"/>
        <w:tblW w:w="0" w:type="auto"/>
        <w:tblLayout w:type="fixed"/>
        <w:tblLook w:val="04A0" w:firstRow="1" w:lastRow="0" w:firstColumn="1" w:lastColumn="0" w:noHBand="0" w:noVBand="1"/>
      </w:tblPr>
      <w:tblGrid>
        <w:gridCol w:w="1749"/>
        <w:gridCol w:w="2937"/>
        <w:gridCol w:w="1169"/>
        <w:gridCol w:w="3367"/>
      </w:tblGrid>
      <w:tr w:rsidR="007A5000" w:rsidRPr="001E6A27" w14:paraId="27323188" w14:textId="77777777" w:rsidTr="007A5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hideMark/>
          </w:tcPr>
          <w:p w14:paraId="06E14731" w14:textId="77777777" w:rsidR="007A5000" w:rsidRPr="00403791" w:rsidRDefault="007A5000" w:rsidP="007A5000">
            <w:pPr>
              <w:rPr>
                <w:color w:val="000000" w:themeColor="text1"/>
                <w:sz w:val="18"/>
                <w:szCs w:val="18"/>
                <w:lang w:val="en-US" w:eastAsia="en-US"/>
              </w:rPr>
            </w:pPr>
            <w:r w:rsidRPr="00403791">
              <w:rPr>
                <w:color w:val="000000" w:themeColor="text1"/>
                <w:sz w:val="18"/>
                <w:szCs w:val="18"/>
                <w:lang w:val="en-US" w:eastAsia="en-US"/>
              </w:rPr>
              <w:t>Header Name</w:t>
            </w:r>
          </w:p>
        </w:tc>
        <w:tc>
          <w:tcPr>
            <w:tcW w:w="2937" w:type="dxa"/>
            <w:hideMark/>
          </w:tcPr>
          <w:p w14:paraId="0B74C9EB" w14:textId="77777777" w:rsidR="007A5000" w:rsidRPr="00403791" w:rsidRDefault="007A5000" w:rsidP="007A5000">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Header Value</w:t>
            </w:r>
          </w:p>
        </w:tc>
        <w:tc>
          <w:tcPr>
            <w:tcW w:w="1169" w:type="dxa"/>
            <w:hideMark/>
          </w:tcPr>
          <w:p w14:paraId="1A72E8CE" w14:textId="77777777" w:rsidR="007A5000" w:rsidRPr="00403791" w:rsidRDefault="007A5000" w:rsidP="007A5000">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Optional</w:t>
            </w:r>
          </w:p>
        </w:tc>
        <w:tc>
          <w:tcPr>
            <w:tcW w:w="3367" w:type="dxa"/>
            <w:hideMark/>
          </w:tcPr>
          <w:p w14:paraId="4559F5A9" w14:textId="77777777" w:rsidR="007A5000" w:rsidRPr="00403791" w:rsidRDefault="007A5000" w:rsidP="007A5000">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Description</w:t>
            </w:r>
          </w:p>
        </w:tc>
      </w:tr>
      <w:tr w:rsidR="007A5000" w:rsidRPr="00590B22" w14:paraId="1B205270" w14:textId="77777777" w:rsidTr="007A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hideMark/>
          </w:tcPr>
          <w:p w14:paraId="4BA2FFC7" w14:textId="77777777" w:rsidR="007A5000" w:rsidRPr="00403791" w:rsidRDefault="007A5000" w:rsidP="007A5000">
            <w:pPr>
              <w:rPr>
                <w:b w:val="0"/>
                <w:color w:val="000000" w:themeColor="text1"/>
                <w:sz w:val="18"/>
                <w:szCs w:val="18"/>
                <w:lang w:val="en-US" w:eastAsia="en-US"/>
              </w:rPr>
            </w:pPr>
            <w:proofErr w:type="spellStart"/>
            <w:r>
              <w:rPr>
                <w:b w:val="0"/>
                <w:color w:val="000000" w:themeColor="text1"/>
                <w:sz w:val="18"/>
                <w:szCs w:val="18"/>
                <w:lang w:val="en-US" w:eastAsia="en-US"/>
              </w:rPr>
              <w:t>client_id</w:t>
            </w:r>
            <w:proofErr w:type="spellEnd"/>
          </w:p>
        </w:tc>
        <w:tc>
          <w:tcPr>
            <w:tcW w:w="2937" w:type="dxa"/>
            <w:hideMark/>
          </w:tcPr>
          <w:p w14:paraId="473B592C" w14:textId="77777777" w:rsidR="007A5000" w:rsidRPr="00403791"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A GUID value</w:t>
            </w:r>
          </w:p>
        </w:tc>
        <w:tc>
          <w:tcPr>
            <w:tcW w:w="1169" w:type="dxa"/>
            <w:hideMark/>
          </w:tcPr>
          <w:p w14:paraId="4AD8CBB2" w14:textId="77777777" w:rsidR="007A5000" w:rsidRPr="00403791"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No</w:t>
            </w:r>
          </w:p>
        </w:tc>
        <w:tc>
          <w:tcPr>
            <w:tcW w:w="3367" w:type="dxa"/>
            <w:hideMark/>
          </w:tcPr>
          <w:p w14:paraId="7A0B35EA" w14:textId="77777777" w:rsidR="007A5000" w:rsidRPr="00403791"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sidRPr="009475F9">
              <w:rPr>
                <w:color w:val="000000" w:themeColor="text1"/>
                <w:sz w:val="18"/>
                <w:szCs w:val="18"/>
                <w:lang w:val="en-US" w:eastAsia="en-US"/>
              </w:rPr>
              <w:t>Client ID received when merchant registered the application</w:t>
            </w:r>
          </w:p>
        </w:tc>
      </w:tr>
      <w:tr w:rsidR="007A5000" w:rsidRPr="00590B22" w14:paraId="33D03075" w14:textId="77777777" w:rsidTr="007A5000">
        <w:tc>
          <w:tcPr>
            <w:cnfStyle w:val="001000000000" w:firstRow="0" w:lastRow="0" w:firstColumn="1" w:lastColumn="0" w:oddVBand="0" w:evenVBand="0" w:oddHBand="0" w:evenHBand="0" w:firstRowFirstColumn="0" w:firstRowLastColumn="0" w:lastRowFirstColumn="0" w:lastRowLastColumn="0"/>
            <w:tcW w:w="1749" w:type="dxa"/>
            <w:hideMark/>
          </w:tcPr>
          <w:p w14:paraId="4207530D" w14:textId="77777777" w:rsidR="007A5000" w:rsidRPr="00403791" w:rsidRDefault="007A5000" w:rsidP="007A5000">
            <w:pPr>
              <w:rPr>
                <w:b w:val="0"/>
                <w:color w:val="000000" w:themeColor="text1"/>
                <w:sz w:val="18"/>
                <w:szCs w:val="18"/>
                <w:lang w:val="en-US" w:eastAsia="en-US"/>
              </w:rPr>
            </w:pPr>
            <w:proofErr w:type="spellStart"/>
            <w:r>
              <w:rPr>
                <w:b w:val="0"/>
                <w:color w:val="000000" w:themeColor="text1"/>
                <w:sz w:val="18"/>
                <w:szCs w:val="18"/>
                <w:lang w:val="en-US" w:eastAsia="en-US"/>
              </w:rPr>
              <w:t>Client_secret</w:t>
            </w:r>
            <w:proofErr w:type="spellEnd"/>
          </w:p>
        </w:tc>
        <w:tc>
          <w:tcPr>
            <w:tcW w:w="2937" w:type="dxa"/>
            <w:hideMark/>
          </w:tcPr>
          <w:p w14:paraId="2E09F4B0" w14:textId="77777777" w:rsidR="007A5000" w:rsidRPr="00403791" w:rsidRDefault="007A5000" w:rsidP="007A5000">
            <w:pPr>
              <w:cnfStyle w:val="000000000000" w:firstRow="0" w:lastRow="0" w:firstColumn="0" w:lastColumn="0" w:oddVBand="0" w:evenVBand="0" w:oddHBand="0" w:evenHBand="0" w:firstRowFirstColumn="0" w:firstRowLastColumn="0" w:lastRowFirstColumn="0" w:lastRowLastColumn="0"/>
              <w:rPr>
                <w:rFonts w:cs="Courier New"/>
                <w:color w:val="000000" w:themeColor="text1"/>
                <w:sz w:val="18"/>
                <w:szCs w:val="18"/>
                <w:lang w:val="en-US" w:eastAsia="en-US"/>
              </w:rPr>
            </w:pPr>
            <w:r>
              <w:rPr>
                <w:rFonts w:cs="Courier New"/>
                <w:color w:val="000000" w:themeColor="text1"/>
                <w:sz w:val="18"/>
                <w:szCs w:val="18"/>
                <w:lang w:val="en-US" w:eastAsia="en-US"/>
              </w:rPr>
              <w:t>Base 64 string</w:t>
            </w:r>
          </w:p>
        </w:tc>
        <w:tc>
          <w:tcPr>
            <w:tcW w:w="1169" w:type="dxa"/>
            <w:hideMark/>
          </w:tcPr>
          <w:p w14:paraId="4EFCCB0B" w14:textId="77777777" w:rsidR="007A5000" w:rsidRPr="00403791" w:rsidRDefault="007A5000" w:rsidP="007A5000">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No</w:t>
            </w:r>
          </w:p>
        </w:tc>
        <w:tc>
          <w:tcPr>
            <w:tcW w:w="3367" w:type="dxa"/>
            <w:hideMark/>
          </w:tcPr>
          <w:p w14:paraId="53064D4C" w14:textId="77777777" w:rsidR="007A5000" w:rsidRPr="00403791" w:rsidRDefault="007A5000" w:rsidP="007A5000">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9475F9">
              <w:rPr>
                <w:color w:val="000000" w:themeColor="text1"/>
                <w:sz w:val="18"/>
                <w:szCs w:val="18"/>
                <w:lang w:val="en-US" w:eastAsia="en-US"/>
              </w:rPr>
              <w:t xml:space="preserve">Client </w:t>
            </w:r>
            <w:r>
              <w:rPr>
                <w:color w:val="000000" w:themeColor="text1"/>
                <w:sz w:val="18"/>
                <w:szCs w:val="18"/>
                <w:lang w:val="en-US" w:eastAsia="en-US"/>
              </w:rPr>
              <w:t>Secret</w:t>
            </w:r>
            <w:r w:rsidRPr="009475F9">
              <w:rPr>
                <w:color w:val="000000" w:themeColor="text1"/>
                <w:sz w:val="18"/>
                <w:szCs w:val="18"/>
                <w:lang w:val="en-US" w:eastAsia="en-US"/>
              </w:rPr>
              <w:t xml:space="preserve"> received when merchant registered the application</w:t>
            </w:r>
          </w:p>
        </w:tc>
      </w:tr>
      <w:tr w:rsidR="007A5000" w:rsidRPr="00590B22" w14:paraId="524FE8F4" w14:textId="77777777" w:rsidTr="007A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4DFB5CB" w14:textId="77777777" w:rsidR="007A5000" w:rsidRPr="00403791" w:rsidRDefault="007A5000" w:rsidP="007A5000">
            <w:pPr>
              <w:rPr>
                <w:b w:val="0"/>
                <w:color w:val="000000" w:themeColor="text1"/>
                <w:sz w:val="18"/>
                <w:szCs w:val="18"/>
                <w:lang w:val="en-US" w:eastAsia="en-US"/>
              </w:rPr>
            </w:pPr>
            <w:proofErr w:type="spellStart"/>
            <w:r w:rsidRPr="008E47AE">
              <w:rPr>
                <w:b w:val="0"/>
                <w:color w:val="000000" w:themeColor="text1"/>
                <w:sz w:val="18"/>
                <w:szCs w:val="18"/>
                <w:lang w:val="en-US" w:eastAsia="en-US"/>
              </w:rPr>
              <w:t>Ocp</w:t>
            </w:r>
            <w:proofErr w:type="spellEnd"/>
            <w:r w:rsidRPr="008E47AE">
              <w:rPr>
                <w:b w:val="0"/>
                <w:color w:val="000000" w:themeColor="text1"/>
                <w:sz w:val="18"/>
                <w:szCs w:val="18"/>
                <w:lang w:val="en-US" w:eastAsia="en-US"/>
              </w:rPr>
              <w:t>-</w:t>
            </w:r>
            <w:proofErr w:type="spellStart"/>
            <w:r w:rsidRPr="008E47AE">
              <w:rPr>
                <w:b w:val="0"/>
                <w:color w:val="000000" w:themeColor="text1"/>
                <w:sz w:val="18"/>
                <w:szCs w:val="18"/>
                <w:lang w:val="en-US" w:eastAsia="en-US"/>
              </w:rPr>
              <w:t>Apim</w:t>
            </w:r>
            <w:proofErr w:type="spellEnd"/>
            <w:r w:rsidRPr="008E47AE">
              <w:rPr>
                <w:b w:val="0"/>
                <w:color w:val="000000" w:themeColor="text1"/>
                <w:sz w:val="18"/>
                <w:szCs w:val="18"/>
                <w:lang w:val="en-US" w:eastAsia="en-US"/>
              </w:rPr>
              <w:t>-Subscription-Key</w:t>
            </w:r>
          </w:p>
        </w:tc>
        <w:tc>
          <w:tcPr>
            <w:tcW w:w="2937" w:type="dxa"/>
          </w:tcPr>
          <w:p w14:paraId="254E1CEA" w14:textId="77777777" w:rsidR="007A5000" w:rsidRPr="00403791"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Base 64 encoded string</w:t>
            </w:r>
          </w:p>
        </w:tc>
        <w:tc>
          <w:tcPr>
            <w:tcW w:w="1169" w:type="dxa"/>
          </w:tcPr>
          <w:p w14:paraId="40B813A0" w14:textId="77777777" w:rsidR="007A5000"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No</w:t>
            </w:r>
          </w:p>
        </w:tc>
        <w:tc>
          <w:tcPr>
            <w:tcW w:w="3367" w:type="dxa"/>
          </w:tcPr>
          <w:p w14:paraId="70D5BA10" w14:textId="77777777" w:rsidR="007A5000" w:rsidRPr="00403791"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sidRPr="008E47AE">
              <w:rPr>
                <w:color w:val="000000" w:themeColor="text1"/>
                <w:sz w:val="18"/>
                <w:szCs w:val="18"/>
                <w:lang w:val="en-US" w:eastAsia="en-US"/>
              </w:rPr>
              <w:t>Subscription key</w:t>
            </w:r>
            <w:r>
              <w:rPr>
                <w:color w:val="000000" w:themeColor="text1"/>
                <w:sz w:val="18"/>
                <w:szCs w:val="18"/>
                <w:lang w:val="en-US" w:eastAsia="en-US"/>
              </w:rPr>
              <w:t xml:space="preserve"> for Access Token product which is subscribed by default. This can be found in User Profile page on Merchant developer portal</w:t>
            </w:r>
          </w:p>
        </w:tc>
      </w:tr>
    </w:tbl>
    <w:p w14:paraId="5EA8BD45" w14:textId="77777777" w:rsidR="007A5000" w:rsidRDefault="007A5000" w:rsidP="007A5000">
      <w:pPr>
        <w:pStyle w:val="Overskrift3"/>
        <w:numPr>
          <w:ilvl w:val="1"/>
          <w:numId w:val="1"/>
        </w:numPr>
        <w:rPr>
          <w:lang w:val="en-US"/>
        </w:rPr>
      </w:pPr>
      <w:bookmarkStart w:id="47" w:name="_Toc484618125"/>
      <w:bookmarkStart w:id="48" w:name="_Toc499127628"/>
      <w:r>
        <w:rPr>
          <w:lang w:val="en-US"/>
        </w:rPr>
        <w:t>Success Response</w:t>
      </w:r>
      <w:bookmarkEnd w:id="47"/>
      <w:bookmarkEnd w:id="48"/>
    </w:p>
    <w:tbl>
      <w:tblPr>
        <w:tblStyle w:val="Lysskyggelegginguthevingsfarge1"/>
        <w:tblW w:w="0" w:type="auto"/>
        <w:tblInd w:w="108" w:type="dxa"/>
        <w:tblLook w:val="04A0" w:firstRow="1" w:lastRow="0" w:firstColumn="1" w:lastColumn="0" w:noHBand="0" w:noVBand="1"/>
      </w:tblPr>
      <w:tblGrid>
        <w:gridCol w:w="2302"/>
        <w:gridCol w:w="1559"/>
      </w:tblGrid>
      <w:tr w:rsidR="007A5000" w:rsidRPr="0018206A" w14:paraId="3536ED34" w14:textId="77777777" w:rsidTr="007A5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hideMark/>
          </w:tcPr>
          <w:p w14:paraId="0A71D7BC" w14:textId="77777777" w:rsidR="007A5000" w:rsidRPr="0018206A" w:rsidRDefault="007A5000" w:rsidP="007A5000">
            <w:pPr>
              <w:rPr>
                <w:color w:val="000000" w:themeColor="text1"/>
                <w:sz w:val="18"/>
                <w:szCs w:val="18"/>
              </w:rPr>
            </w:pPr>
            <w:r w:rsidRPr="0018206A">
              <w:rPr>
                <w:color w:val="000000" w:themeColor="text1"/>
                <w:sz w:val="18"/>
                <w:szCs w:val="18"/>
              </w:rPr>
              <w:t>Http Status Code</w:t>
            </w:r>
          </w:p>
        </w:tc>
        <w:tc>
          <w:tcPr>
            <w:tcW w:w="1559" w:type="dxa"/>
            <w:hideMark/>
          </w:tcPr>
          <w:p w14:paraId="4C6E0EB4" w14:textId="77777777" w:rsidR="007A5000" w:rsidRPr="0018206A" w:rsidRDefault="007A5000" w:rsidP="007A5000">
            <w:pPr>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18206A">
              <w:rPr>
                <w:color w:val="000000" w:themeColor="text1"/>
                <w:sz w:val="18"/>
                <w:szCs w:val="18"/>
              </w:rPr>
              <w:t>Content</w:t>
            </w:r>
          </w:p>
        </w:tc>
      </w:tr>
      <w:tr w:rsidR="007A5000" w:rsidRPr="00403791" w14:paraId="74E37C7F" w14:textId="77777777" w:rsidTr="007A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hideMark/>
          </w:tcPr>
          <w:p w14:paraId="1736A741" w14:textId="77777777" w:rsidR="007A5000" w:rsidRPr="0018206A" w:rsidRDefault="007A5000" w:rsidP="007A5000">
            <w:pPr>
              <w:rPr>
                <w:b w:val="0"/>
                <w:color w:val="000000" w:themeColor="text1"/>
                <w:sz w:val="18"/>
                <w:szCs w:val="18"/>
              </w:rPr>
            </w:pPr>
            <w:r>
              <w:rPr>
                <w:b w:val="0"/>
                <w:color w:val="000000" w:themeColor="text1"/>
                <w:sz w:val="18"/>
                <w:szCs w:val="18"/>
              </w:rPr>
              <w:t>200</w:t>
            </w:r>
          </w:p>
        </w:tc>
        <w:tc>
          <w:tcPr>
            <w:tcW w:w="1559" w:type="dxa"/>
            <w:hideMark/>
          </w:tcPr>
          <w:p w14:paraId="26BB2768" w14:textId="77777777" w:rsidR="007A5000" w:rsidRPr="00403791"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OK</w:t>
            </w:r>
          </w:p>
        </w:tc>
      </w:tr>
    </w:tbl>
    <w:p w14:paraId="562C0B6C" w14:textId="77777777" w:rsidR="007A5000" w:rsidRPr="00061557" w:rsidRDefault="007A5000" w:rsidP="007A5000">
      <w:pPr>
        <w:rPr>
          <w:lang w:val="en-US"/>
        </w:rPr>
      </w:pPr>
    </w:p>
    <w:p w14:paraId="72BF0EAA" w14:textId="77777777" w:rsidR="007A5000" w:rsidRPr="00061557" w:rsidRDefault="007A5000" w:rsidP="007A5000">
      <w:pPr>
        <w:pStyle w:val="Overskrift3"/>
        <w:numPr>
          <w:ilvl w:val="1"/>
          <w:numId w:val="1"/>
        </w:numPr>
        <w:rPr>
          <w:lang w:val="en-US"/>
        </w:rPr>
      </w:pPr>
      <w:bookmarkStart w:id="49" w:name="_Toc484618126"/>
      <w:bookmarkStart w:id="50" w:name="_Toc499127629"/>
      <w:r>
        <w:rPr>
          <w:lang w:val="en-US"/>
        </w:rPr>
        <w:t>Success Response Body</w:t>
      </w:r>
      <w:bookmarkEnd w:id="49"/>
      <w:bookmarkEnd w:id="50"/>
    </w:p>
    <w:tbl>
      <w:tblPr>
        <w:tblW w:w="9087" w:type="dxa"/>
        <w:tblCellSpacing w:w="0" w:type="dxa"/>
        <w:shd w:val="clear" w:color="auto" w:fill="B6DDE8" w:themeFill="accent5" w:themeFillTint="66"/>
        <w:tblCellMar>
          <w:left w:w="0" w:type="dxa"/>
          <w:right w:w="0" w:type="dxa"/>
        </w:tblCellMar>
        <w:tblLook w:val="04A0" w:firstRow="1" w:lastRow="0" w:firstColumn="1" w:lastColumn="0" w:noHBand="0" w:noVBand="1"/>
      </w:tblPr>
      <w:tblGrid>
        <w:gridCol w:w="31664"/>
      </w:tblGrid>
      <w:tr w:rsidR="007A5000" w14:paraId="44F18E9D" w14:textId="77777777" w:rsidTr="007A5000">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26A28732" w14:textId="77777777" w:rsidR="007A5000" w:rsidRPr="00061557" w:rsidRDefault="007A5000" w:rsidP="007A5000">
            <w:pPr>
              <w:rPr>
                <w:rStyle w:val="HTML-kode"/>
                <w:color w:val="333333"/>
                <w:lang w:val="en-US"/>
              </w:rPr>
            </w:pPr>
            <w:r w:rsidRPr="00463D83">
              <w:rPr>
                <w:rStyle w:val="HTML-kode"/>
                <w:color w:val="333333"/>
                <w:lang w:val="en-US"/>
              </w:rPr>
              <w:t> </w:t>
            </w:r>
            <w:r w:rsidRPr="00061557">
              <w:rPr>
                <w:rStyle w:val="HTML-kode"/>
                <w:color w:val="333333"/>
                <w:lang w:val="en-US"/>
              </w:rPr>
              <w:t>{</w:t>
            </w:r>
          </w:p>
          <w:p w14:paraId="44295152" w14:textId="77777777" w:rsidR="007A5000" w:rsidRPr="00C80CB6" w:rsidRDefault="007A5000" w:rsidP="007A5000">
            <w:pPr>
              <w:rPr>
                <w:rStyle w:val="HTML-kode"/>
                <w:color w:val="333333"/>
                <w:lang w:val="en-US"/>
              </w:rPr>
            </w:pPr>
            <w:r w:rsidRPr="00061557">
              <w:rPr>
                <w:rStyle w:val="HTML-kode"/>
                <w:color w:val="333333"/>
                <w:lang w:val="en-US"/>
              </w:rPr>
              <w:t xml:space="preserve">  </w:t>
            </w:r>
            <w:r w:rsidRPr="00C80CB6">
              <w:rPr>
                <w:rStyle w:val="HTML-kode"/>
                <w:color w:val="333333"/>
                <w:lang w:val="en-US"/>
              </w:rPr>
              <w:t>"</w:t>
            </w:r>
            <w:proofErr w:type="spellStart"/>
            <w:r w:rsidRPr="00C80CB6">
              <w:rPr>
                <w:rStyle w:val="HTML-kode"/>
                <w:color w:val="333333"/>
                <w:lang w:val="en-US"/>
              </w:rPr>
              <w:t>token_type</w:t>
            </w:r>
            <w:proofErr w:type="spellEnd"/>
            <w:r w:rsidRPr="00C80CB6">
              <w:rPr>
                <w:rStyle w:val="HTML-kode"/>
                <w:color w:val="333333"/>
                <w:lang w:val="en-US"/>
              </w:rPr>
              <w:t>": "Bearer",</w:t>
            </w:r>
          </w:p>
          <w:p w14:paraId="00218D8F" w14:textId="77777777" w:rsidR="007A5000" w:rsidRPr="00C80CB6" w:rsidRDefault="007A5000" w:rsidP="007A5000">
            <w:pPr>
              <w:rPr>
                <w:rStyle w:val="HTML-kode"/>
                <w:color w:val="333333"/>
                <w:lang w:val="en-US"/>
              </w:rPr>
            </w:pPr>
            <w:r w:rsidRPr="00C80CB6">
              <w:rPr>
                <w:rStyle w:val="HTML-kode"/>
                <w:color w:val="333333"/>
                <w:lang w:val="en-US"/>
              </w:rPr>
              <w:t xml:space="preserve">  "</w:t>
            </w:r>
            <w:proofErr w:type="spellStart"/>
            <w:r w:rsidRPr="00C80CB6">
              <w:rPr>
                <w:rStyle w:val="HTML-kode"/>
                <w:color w:val="333333"/>
                <w:lang w:val="en-US"/>
              </w:rPr>
              <w:t>expires_in</w:t>
            </w:r>
            <w:proofErr w:type="spellEnd"/>
            <w:r w:rsidRPr="00C80CB6">
              <w:rPr>
                <w:rStyle w:val="HTML-kode"/>
                <w:color w:val="333333"/>
                <w:lang w:val="en-US"/>
              </w:rPr>
              <w:t>": "86398",</w:t>
            </w:r>
          </w:p>
          <w:p w14:paraId="22406777" w14:textId="77777777" w:rsidR="007A5000" w:rsidRPr="00061557" w:rsidRDefault="007A5000" w:rsidP="007A5000">
            <w:pPr>
              <w:rPr>
                <w:rStyle w:val="HTML-kode"/>
                <w:color w:val="333333"/>
                <w:lang w:val="en-US"/>
              </w:rPr>
            </w:pPr>
            <w:r w:rsidRPr="00061557">
              <w:rPr>
                <w:rStyle w:val="HTML-kode"/>
                <w:color w:val="333333"/>
                <w:lang w:val="en-US"/>
              </w:rPr>
              <w:t xml:space="preserve">  "</w:t>
            </w:r>
            <w:proofErr w:type="spellStart"/>
            <w:r w:rsidRPr="00061557">
              <w:rPr>
                <w:rStyle w:val="HTML-kode"/>
                <w:color w:val="333333"/>
                <w:lang w:val="en-US"/>
              </w:rPr>
              <w:t>ext_expires_in</w:t>
            </w:r>
            <w:proofErr w:type="spellEnd"/>
            <w:r w:rsidRPr="00061557">
              <w:rPr>
                <w:rStyle w:val="HTML-kode"/>
                <w:color w:val="333333"/>
                <w:lang w:val="en-US"/>
              </w:rPr>
              <w:t>": "0",</w:t>
            </w:r>
          </w:p>
          <w:p w14:paraId="1BCE02C5" w14:textId="77777777" w:rsidR="007A5000" w:rsidRPr="00061557" w:rsidRDefault="007A5000" w:rsidP="007A5000">
            <w:pPr>
              <w:rPr>
                <w:rStyle w:val="HTML-kode"/>
                <w:color w:val="333333"/>
                <w:lang w:val="en-US"/>
              </w:rPr>
            </w:pPr>
            <w:r w:rsidRPr="00061557">
              <w:rPr>
                <w:rStyle w:val="HTML-kode"/>
                <w:color w:val="333333"/>
                <w:lang w:val="en-US"/>
              </w:rPr>
              <w:t xml:space="preserve">  "</w:t>
            </w:r>
            <w:proofErr w:type="spellStart"/>
            <w:r w:rsidRPr="00061557">
              <w:rPr>
                <w:rStyle w:val="HTML-kode"/>
                <w:color w:val="333333"/>
                <w:lang w:val="en-US"/>
              </w:rPr>
              <w:t>expires_on</w:t>
            </w:r>
            <w:proofErr w:type="spellEnd"/>
            <w:r w:rsidRPr="00061557">
              <w:rPr>
                <w:rStyle w:val="HTML-kode"/>
                <w:color w:val="333333"/>
                <w:lang w:val="en-US"/>
              </w:rPr>
              <w:t>": "1495271273",</w:t>
            </w:r>
          </w:p>
          <w:p w14:paraId="494D0CD1" w14:textId="77777777" w:rsidR="007A5000" w:rsidRPr="00061557" w:rsidRDefault="007A5000" w:rsidP="007A5000">
            <w:pPr>
              <w:rPr>
                <w:rStyle w:val="HTML-kode"/>
                <w:color w:val="333333"/>
                <w:lang w:val="en-US"/>
              </w:rPr>
            </w:pPr>
            <w:r w:rsidRPr="00061557">
              <w:rPr>
                <w:rStyle w:val="HTML-kode"/>
                <w:color w:val="333333"/>
                <w:lang w:val="en-US"/>
              </w:rPr>
              <w:t xml:space="preserve">  "</w:t>
            </w:r>
            <w:proofErr w:type="spellStart"/>
            <w:r w:rsidRPr="00061557">
              <w:rPr>
                <w:rStyle w:val="HTML-kode"/>
                <w:color w:val="333333"/>
                <w:lang w:val="en-US"/>
              </w:rPr>
              <w:t>not_before</w:t>
            </w:r>
            <w:proofErr w:type="spellEnd"/>
            <w:r w:rsidRPr="00061557">
              <w:rPr>
                <w:rStyle w:val="HTML-kode"/>
                <w:color w:val="333333"/>
                <w:lang w:val="en-US"/>
              </w:rPr>
              <w:t>": "1495184574",</w:t>
            </w:r>
          </w:p>
          <w:p w14:paraId="2BF1922E" w14:textId="77777777" w:rsidR="007A5000" w:rsidRPr="00061557" w:rsidRDefault="007A5000" w:rsidP="007A5000">
            <w:pPr>
              <w:rPr>
                <w:rStyle w:val="HTML-kode"/>
                <w:color w:val="333333"/>
                <w:lang w:val="en-US"/>
              </w:rPr>
            </w:pPr>
            <w:r w:rsidRPr="00061557">
              <w:rPr>
                <w:rStyle w:val="HTML-kode"/>
                <w:color w:val="333333"/>
                <w:lang w:val="en-US"/>
              </w:rPr>
              <w:t xml:space="preserve">  "resource": "00000002-0000-0000-c000-000000000000",</w:t>
            </w:r>
          </w:p>
          <w:p w14:paraId="6D81C9E5" w14:textId="77777777" w:rsidR="007A5000" w:rsidRPr="00C80CB6" w:rsidRDefault="007A5000" w:rsidP="007A5000">
            <w:pPr>
              <w:rPr>
                <w:rStyle w:val="HTML-kode"/>
                <w:color w:val="333333"/>
                <w:lang w:val="en-US"/>
              </w:rPr>
            </w:pPr>
            <w:r w:rsidRPr="00061557">
              <w:rPr>
                <w:rStyle w:val="HTML-kode"/>
                <w:color w:val="333333"/>
                <w:lang w:val="en-US"/>
              </w:rPr>
              <w:t xml:space="preserve">  </w:t>
            </w:r>
            <w:r w:rsidRPr="00C80CB6">
              <w:rPr>
                <w:rStyle w:val="HTML-kode"/>
                <w:color w:val="333333"/>
                <w:lang w:val="en-US"/>
              </w:rPr>
              <w:t>"</w:t>
            </w:r>
            <w:proofErr w:type="spellStart"/>
            <w:r w:rsidRPr="00C80CB6">
              <w:rPr>
                <w:rStyle w:val="HTML-kode"/>
                <w:color w:val="333333"/>
                <w:lang w:val="en-US"/>
              </w:rPr>
              <w:t>access_token</w:t>
            </w:r>
            <w:proofErr w:type="spellEnd"/>
            <w:r w:rsidRPr="00C80CB6">
              <w:rPr>
                <w:rStyle w:val="HTML-kode"/>
                <w:color w:val="333333"/>
                <w:lang w:val="en-US"/>
              </w:rPr>
              <w:t>":</w:t>
            </w:r>
            <w:r w:rsidRPr="00061557">
              <w:rPr>
                <w:rStyle w:val="HTML-kode"/>
                <w:b/>
                <w:color w:val="333333"/>
                <w:lang w:val="en-US"/>
              </w:rPr>
              <w:t xml:space="preserve"> </w:t>
            </w:r>
            <w:r w:rsidRPr="00C80CB6">
              <w:rPr>
                <w:rStyle w:val="HTML-kode"/>
                <w:color w:val="333333"/>
                <w:lang w:val="en-US"/>
              </w:rPr>
              <w:t>"eyJ0eXAiOiJKV1QiLCJhbGciOiJSUzI1NiIsIng1dCI6InowMzl6ZHNGdWl6cEJmQlZLMVRuMjVRSFlPMCIsImtpZCI6InowMzl6ZHNGdWl6cEJmQlZLMVRuMjVRSFlPMCJ9.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.QaopYuvN8jsh82uepLcF-uLqEhdFsRNl6_KrjAva537HHMa2x6w2pL2v96k40QBjD8A_GGHZ-E2VC3QSY-WsPdHUI5Kb4zEQzJ4-_CnMRo3bXavz3Sdo2-1amFKsOY8AFODpqJR0MYqPK_Kr6sSIWL3M_L3wu0rG976HIXllsRLvWBSwDeMgBAUvwWrXCmnVfznOleSxsPbAxZshn3xjuYeJWEAR7ZpJQhjuGpiu0rP7lERTxX_rCnW1cr3m7RfEl6z8e5VQva9AOt4OG5NuIrLJqmhb3KHBa3GusK6KLf-pVjF6fnS5r0ZQ5foP-VqOCiK9CUUATjHEOflgy1ubvA"</w:t>
            </w:r>
          </w:p>
          <w:p w14:paraId="272B5892" w14:textId="77777777" w:rsidR="007A5000" w:rsidRDefault="007A5000" w:rsidP="007A5000">
            <w:pPr>
              <w:rPr>
                <w:sz w:val="21"/>
                <w:szCs w:val="21"/>
              </w:rPr>
            </w:pPr>
            <w:r w:rsidRPr="00C80CB6">
              <w:rPr>
                <w:rStyle w:val="HTML-kode"/>
                <w:color w:val="333333"/>
                <w:lang w:val="en-US"/>
              </w:rPr>
              <w:t>}</w:t>
            </w:r>
          </w:p>
        </w:tc>
      </w:tr>
    </w:tbl>
    <w:p w14:paraId="01F8F202" w14:textId="77777777" w:rsidR="007A5000" w:rsidRPr="00061557" w:rsidRDefault="007A5000" w:rsidP="007A5000">
      <w:pPr>
        <w:rPr>
          <w:lang w:val="en-US"/>
        </w:rPr>
      </w:pPr>
    </w:p>
    <w:p w14:paraId="4668E974" w14:textId="77777777" w:rsidR="007A5000" w:rsidRPr="00061557" w:rsidRDefault="007A5000" w:rsidP="007A5000">
      <w:pPr>
        <w:pStyle w:val="Overskrift3"/>
        <w:numPr>
          <w:ilvl w:val="1"/>
          <w:numId w:val="1"/>
        </w:numPr>
        <w:rPr>
          <w:lang w:val="en-US"/>
        </w:rPr>
      </w:pPr>
      <w:bookmarkStart w:id="51" w:name="_Toc484618127"/>
      <w:bookmarkStart w:id="52" w:name="_Toc499127630"/>
      <w:r>
        <w:rPr>
          <w:lang w:val="en-US"/>
        </w:rPr>
        <w:t>Description</w:t>
      </w:r>
      <w:bookmarkEnd w:id="51"/>
      <w:bookmarkEnd w:id="52"/>
    </w:p>
    <w:tbl>
      <w:tblPr>
        <w:tblStyle w:val="Lysskyggelegginguthevingsfarge1"/>
        <w:tblW w:w="0" w:type="auto"/>
        <w:tblInd w:w="108" w:type="dxa"/>
        <w:tblLook w:val="04A0" w:firstRow="1" w:lastRow="0" w:firstColumn="1" w:lastColumn="0" w:noHBand="0" w:noVBand="1"/>
      </w:tblPr>
      <w:tblGrid>
        <w:gridCol w:w="1835"/>
        <w:gridCol w:w="1473"/>
        <w:gridCol w:w="5657"/>
      </w:tblGrid>
      <w:tr w:rsidR="007A5000" w:rsidRPr="00DA0D96" w14:paraId="0EDF01E6" w14:textId="77777777" w:rsidTr="007A5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41D0DFDC" w14:textId="77777777" w:rsidR="007A5000" w:rsidRPr="00DA0D96" w:rsidRDefault="007A5000" w:rsidP="007A5000">
            <w:pPr>
              <w:jc w:val="both"/>
              <w:rPr>
                <w:color w:val="000000" w:themeColor="text1"/>
                <w:sz w:val="16"/>
                <w:szCs w:val="16"/>
              </w:rPr>
            </w:pPr>
            <w:r w:rsidRPr="00DA0D96">
              <w:rPr>
                <w:color w:val="000000" w:themeColor="text1"/>
                <w:sz w:val="16"/>
                <w:szCs w:val="16"/>
              </w:rPr>
              <w:t>Id</w:t>
            </w:r>
          </w:p>
        </w:tc>
        <w:tc>
          <w:tcPr>
            <w:tcW w:w="1485" w:type="dxa"/>
            <w:hideMark/>
          </w:tcPr>
          <w:p w14:paraId="0528C7CD" w14:textId="77777777" w:rsidR="007A5000" w:rsidRPr="00DA0D96" w:rsidRDefault="007A5000" w:rsidP="007A5000">
            <w:pPr>
              <w:cnfStyle w:val="100000000000" w:firstRow="1" w:lastRow="0" w:firstColumn="0" w:lastColumn="0" w:oddVBand="0" w:evenVBand="0" w:oddHBand="0" w:evenHBand="0" w:firstRowFirstColumn="0" w:firstRowLastColumn="0" w:lastRowFirstColumn="0" w:lastRowLastColumn="0"/>
              <w:rPr>
                <w:color w:val="000000" w:themeColor="text1"/>
                <w:sz w:val="16"/>
                <w:szCs w:val="16"/>
              </w:rPr>
            </w:pPr>
            <w:r w:rsidRPr="00DA0D96">
              <w:rPr>
                <w:color w:val="000000" w:themeColor="text1"/>
                <w:sz w:val="16"/>
                <w:szCs w:val="16"/>
              </w:rPr>
              <w:t>Type</w:t>
            </w:r>
          </w:p>
        </w:tc>
        <w:tc>
          <w:tcPr>
            <w:tcW w:w="5744" w:type="dxa"/>
            <w:hideMark/>
          </w:tcPr>
          <w:p w14:paraId="0885C4E4" w14:textId="77777777" w:rsidR="007A5000" w:rsidRPr="00DA0D96" w:rsidRDefault="007A5000" w:rsidP="007A5000">
            <w:pPr>
              <w:cnfStyle w:val="100000000000" w:firstRow="1" w:lastRow="0" w:firstColumn="0" w:lastColumn="0" w:oddVBand="0" w:evenVBand="0" w:oddHBand="0" w:evenHBand="0" w:firstRowFirstColumn="0" w:firstRowLastColumn="0" w:lastRowFirstColumn="0" w:lastRowLastColumn="0"/>
              <w:rPr>
                <w:color w:val="000000" w:themeColor="text1"/>
                <w:sz w:val="16"/>
                <w:szCs w:val="16"/>
              </w:rPr>
            </w:pPr>
            <w:proofErr w:type="spellStart"/>
            <w:r w:rsidRPr="00DA0D96">
              <w:rPr>
                <w:color w:val="000000" w:themeColor="text1"/>
                <w:sz w:val="16"/>
                <w:szCs w:val="16"/>
              </w:rPr>
              <w:t>Description</w:t>
            </w:r>
            <w:proofErr w:type="spellEnd"/>
          </w:p>
        </w:tc>
      </w:tr>
      <w:tr w:rsidR="007A5000" w:rsidRPr="00590B22" w14:paraId="19F76492" w14:textId="77777777" w:rsidTr="007A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1C588855" w14:textId="77777777" w:rsidR="007A5000" w:rsidRPr="00DA0D96" w:rsidRDefault="007A5000" w:rsidP="007A5000">
            <w:pPr>
              <w:jc w:val="both"/>
              <w:rPr>
                <w:b w:val="0"/>
                <w:color w:val="000000" w:themeColor="text1"/>
                <w:sz w:val="16"/>
                <w:szCs w:val="16"/>
              </w:rPr>
            </w:pPr>
            <w:proofErr w:type="spellStart"/>
            <w:r>
              <w:rPr>
                <w:b w:val="0"/>
                <w:color w:val="000000" w:themeColor="text1"/>
                <w:sz w:val="16"/>
                <w:szCs w:val="16"/>
              </w:rPr>
              <w:t>token_type</w:t>
            </w:r>
            <w:proofErr w:type="spellEnd"/>
          </w:p>
        </w:tc>
        <w:tc>
          <w:tcPr>
            <w:tcW w:w="1485" w:type="dxa"/>
            <w:hideMark/>
          </w:tcPr>
          <w:p w14:paraId="0B72EC10" w14:textId="77777777" w:rsidR="007A5000" w:rsidRPr="00DA0D96"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r w:rsidRPr="00DA0D96">
              <w:rPr>
                <w:color w:val="000000" w:themeColor="text1"/>
                <w:sz w:val="16"/>
                <w:szCs w:val="16"/>
              </w:rPr>
              <w:t>String</w:t>
            </w:r>
            <w:proofErr w:type="spellEnd"/>
          </w:p>
        </w:tc>
        <w:tc>
          <w:tcPr>
            <w:tcW w:w="5744" w:type="dxa"/>
            <w:hideMark/>
          </w:tcPr>
          <w:p w14:paraId="52D6EAB8" w14:textId="77777777" w:rsidR="007A5000" w:rsidRPr="00DA0D96"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val="en-US"/>
              </w:rPr>
            </w:pPr>
            <w:r>
              <w:rPr>
                <w:color w:val="000000" w:themeColor="text1"/>
                <w:sz w:val="16"/>
                <w:szCs w:val="16"/>
                <w:lang w:val="en-US"/>
              </w:rPr>
              <w:t>It’s a bearer type token. When used the word ‘Bearer’ must be added before the token value</w:t>
            </w:r>
          </w:p>
        </w:tc>
      </w:tr>
      <w:tr w:rsidR="007A5000" w:rsidRPr="00590B22" w14:paraId="776C81C0" w14:textId="77777777" w:rsidTr="007A5000">
        <w:tc>
          <w:tcPr>
            <w:cnfStyle w:val="001000000000" w:firstRow="0" w:lastRow="0" w:firstColumn="1" w:lastColumn="0" w:oddVBand="0" w:evenVBand="0" w:oddHBand="0" w:evenHBand="0" w:firstRowFirstColumn="0" w:firstRowLastColumn="0" w:lastRowFirstColumn="0" w:lastRowLastColumn="0"/>
            <w:tcW w:w="1843" w:type="dxa"/>
            <w:hideMark/>
          </w:tcPr>
          <w:p w14:paraId="42D9F2B5" w14:textId="77777777" w:rsidR="007A5000" w:rsidRPr="00DA0D96" w:rsidRDefault="007A5000" w:rsidP="007A5000">
            <w:pPr>
              <w:jc w:val="both"/>
              <w:rPr>
                <w:b w:val="0"/>
                <w:color w:val="000000" w:themeColor="text1"/>
                <w:sz w:val="16"/>
                <w:szCs w:val="16"/>
                <w:lang w:val="en-US"/>
              </w:rPr>
            </w:pPr>
            <w:proofErr w:type="spellStart"/>
            <w:r>
              <w:rPr>
                <w:b w:val="0"/>
                <w:color w:val="000000" w:themeColor="text1"/>
                <w:sz w:val="16"/>
                <w:szCs w:val="16"/>
                <w:lang w:val="en-US"/>
              </w:rPr>
              <w:t>expires_in</w:t>
            </w:r>
            <w:proofErr w:type="spellEnd"/>
          </w:p>
        </w:tc>
        <w:tc>
          <w:tcPr>
            <w:tcW w:w="1485" w:type="dxa"/>
            <w:hideMark/>
          </w:tcPr>
          <w:p w14:paraId="3E40D009" w14:textId="77777777" w:rsidR="007A5000" w:rsidRPr="00DA0D96" w:rsidRDefault="007A5000" w:rsidP="007A5000">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val="en-US"/>
              </w:rPr>
            </w:pPr>
            <w:r>
              <w:rPr>
                <w:color w:val="000000" w:themeColor="text1"/>
                <w:sz w:val="16"/>
                <w:szCs w:val="16"/>
                <w:lang w:val="en-US"/>
              </w:rPr>
              <w:t>Integer</w:t>
            </w:r>
            <w:r w:rsidRPr="00DA0D96">
              <w:rPr>
                <w:color w:val="000000" w:themeColor="text1"/>
                <w:sz w:val="16"/>
                <w:szCs w:val="16"/>
                <w:lang w:val="en-US"/>
              </w:rPr>
              <w:t> </w:t>
            </w:r>
          </w:p>
        </w:tc>
        <w:tc>
          <w:tcPr>
            <w:tcW w:w="5744" w:type="dxa"/>
            <w:hideMark/>
          </w:tcPr>
          <w:p w14:paraId="5779D1A5" w14:textId="77777777" w:rsidR="007A5000" w:rsidRPr="00DA0D96" w:rsidRDefault="007A5000" w:rsidP="007A5000">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val="en-US"/>
              </w:rPr>
            </w:pPr>
            <w:r>
              <w:rPr>
                <w:color w:val="000000" w:themeColor="text1"/>
                <w:sz w:val="16"/>
                <w:szCs w:val="16"/>
                <w:lang w:val="en-US"/>
              </w:rPr>
              <w:t>Token expiry duration in seconds</w:t>
            </w:r>
          </w:p>
        </w:tc>
      </w:tr>
      <w:tr w:rsidR="007A5000" w:rsidRPr="00590B22" w14:paraId="492B43AB" w14:textId="77777777" w:rsidTr="007A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18BAA8A6" w14:textId="77777777" w:rsidR="007A5000" w:rsidRPr="00061557" w:rsidRDefault="007A5000" w:rsidP="007A5000">
            <w:pPr>
              <w:jc w:val="both"/>
              <w:rPr>
                <w:b w:val="0"/>
                <w:color w:val="000000" w:themeColor="text1"/>
                <w:sz w:val="16"/>
                <w:szCs w:val="16"/>
                <w:lang w:val="en-US"/>
              </w:rPr>
            </w:pPr>
            <w:proofErr w:type="spellStart"/>
            <w:r w:rsidRPr="00061557">
              <w:rPr>
                <w:b w:val="0"/>
                <w:color w:val="000000" w:themeColor="text1"/>
                <w:sz w:val="16"/>
                <w:szCs w:val="16"/>
                <w:lang w:val="en-US"/>
              </w:rPr>
              <w:t>ext_expires_in</w:t>
            </w:r>
            <w:proofErr w:type="spellEnd"/>
          </w:p>
        </w:tc>
        <w:tc>
          <w:tcPr>
            <w:tcW w:w="1485" w:type="dxa"/>
            <w:hideMark/>
          </w:tcPr>
          <w:p w14:paraId="4BE4B28F" w14:textId="77777777" w:rsidR="007A5000" w:rsidRPr="00DA0D96"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r w:rsidRPr="00061557">
              <w:rPr>
                <w:color w:val="000000" w:themeColor="text1"/>
                <w:sz w:val="16"/>
                <w:szCs w:val="16"/>
                <w:lang w:val="en-US"/>
              </w:rPr>
              <w:t>Integ</w:t>
            </w:r>
            <w:proofErr w:type="spellEnd"/>
            <w:r w:rsidRPr="00DA0D96">
              <w:rPr>
                <w:color w:val="000000" w:themeColor="text1"/>
                <w:sz w:val="16"/>
                <w:szCs w:val="16"/>
              </w:rPr>
              <w:t>er</w:t>
            </w:r>
          </w:p>
        </w:tc>
        <w:tc>
          <w:tcPr>
            <w:tcW w:w="5744" w:type="dxa"/>
            <w:hideMark/>
          </w:tcPr>
          <w:p w14:paraId="1FA2F204" w14:textId="77777777" w:rsidR="007A5000" w:rsidRPr="00DA0D96"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val="en-US"/>
              </w:rPr>
            </w:pPr>
            <w:r>
              <w:rPr>
                <w:color w:val="000000" w:themeColor="text1"/>
                <w:sz w:val="16"/>
                <w:szCs w:val="16"/>
                <w:lang w:val="en-US"/>
              </w:rPr>
              <w:t xml:space="preserve">Any extra expiry </w:t>
            </w:r>
            <w:proofErr w:type="gramStart"/>
            <w:r>
              <w:rPr>
                <w:color w:val="000000" w:themeColor="text1"/>
                <w:sz w:val="16"/>
                <w:szCs w:val="16"/>
                <w:lang w:val="en-US"/>
              </w:rPr>
              <w:t>time</w:t>
            </w:r>
            <w:proofErr w:type="gramEnd"/>
            <w:r>
              <w:rPr>
                <w:color w:val="000000" w:themeColor="text1"/>
                <w:sz w:val="16"/>
                <w:szCs w:val="16"/>
                <w:lang w:val="en-US"/>
              </w:rPr>
              <w:t>. This is zero only</w:t>
            </w:r>
          </w:p>
        </w:tc>
      </w:tr>
      <w:tr w:rsidR="007A5000" w:rsidRPr="00590B22" w14:paraId="4B44EDBB" w14:textId="77777777" w:rsidTr="007A5000">
        <w:tc>
          <w:tcPr>
            <w:cnfStyle w:val="001000000000" w:firstRow="0" w:lastRow="0" w:firstColumn="1" w:lastColumn="0" w:oddVBand="0" w:evenVBand="0" w:oddHBand="0" w:evenHBand="0" w:firstRowFirstColumn="0" w:firstRowLastColumn="0" w:lastRowFirstColumn="0" w:lastRowLastColumn="0"/>
            <w:tcW w:w="1843" w:type="dxa"/>
            <w:hideMark/>
          </w:tcPr>
          <w:p w14:paraId="1BCFC426" w14:textId="77777777" w:rsidR="007A5000" w:rsidRPr="00061557" w:rsidRDefault="007A5000" w:rsidP="007A5000">
            <w:pPr>
              <w:jc w:val="both"/>
              <w:rPr>
                <w:b w:val="0"/>
                <w:color w:val="000000" w:themeColor="text1"/>
                <w:sz w:val="16"/>
                <w:szCs w:val="16"/>
                <w:lang w:val="en-US"/>
              </w:rPr>
            </w:pPr>
            <w:proofErr w:type="spellStart"/>
            <w:r w:rsidRPr="00061557">
              <w:rPr>
                <w:b w:val="0"/>
                <w:color w:val="000000" w:themeColor="text1"/>
                <w:sz w:val="16"/>
                <w:szCs w:val="16"/>
                <w:lang w:val="en-US"/>
              </w:rPr>
              <w:t>expires_on</w:t>
            </w:r>
            <w:proofErr w:type="spellEnd"/>
          </w:p>
        </w:tc>
        <w:tc>
          <w:tcPr>
            <w:tcW w:w="1485" w:type="dxa"/>
            <w:hideMark/>
          </w:tcPr>
          <w:p w14:paraId="0CA4B528" w14:textId="77777777" w:rsidR="007A5000" w:rsidRPr="00061557" w:rsidRDefault="007A5000" w:rsidP="007A5000">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val="en-US"/>
              </w:rPr>
            </w:pPr>
            <w:r>
              <w:rPr>
                <w:color w:val="000000" w:themeColor="text1"/>
                <w:sz w:val="16"/>
                <w:szCs w:val="16"/>
                <w:lang w:val="en-US"/>
              </w:rPr>
              <w:t>Integer</w:t>
            </w:r>
          </w:p>
        </w:tc>
        <w:tc>
          <w:tcPr>
            <w:tcW w:w="5744" w:type="dxa"/>
            <w:hideMark/>
          </w:tcPr>
          <w:p w14:paraId="25C680B9" w14:textId="77777777" w:rsidR="007A5000" w:rsidRPr="00DA0D96" w:rsidRDefault="007A5000" w:rsidP="007A5000">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val="en-US"/>
              </w:rPr>
            </w:pPr>
            <w:r>
              <w:rPr>
                <w:color w:val="000000" w:themeColor="text1"/>
                <w:sz w:val="16"/>
                <w:szCs w:val="16"/>
                <w:lang w:val="en-US"/>
              </w:rPr>
              <w:t>Token expiry time in epoch time format</w:t>
            </w:r>
          </w:p>
        </w:tc>
      </w:tr>
      <w:tr w:rsidR="007A5000" w:rsidRPr="00590B22" w14:paraId="00FFB9BD" w14:textId="77777777" w:rsidTr="007A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2E610570" w14:textId="77777777" w:rsidR="007A5000" w:rsidRPr="00061557" w:rsidRDefault="007A5000" w:rsidP="007A5000">
            <w:pPr>
              <w:jc w:val="both"/>
              <w:rPr>
                <w:b w:val="0"/>
                <w:color w:val="000000" w:themeColor="text1"/>
                <w:sz w:val="16"/>
                <w:szCs w:val="16"/>
                <w:lang w:val="en-US"/>
              </w:rPr>
            </w:pPr>
            <w:proofErr w:type="spellStart"/>
            <w:r w:rsidRPr="00061557">
              <w:rPr>
                <w:b w:val="0"/>
                <w:color w:val="000000" w:themeColor="text1"/>
                <w:sz w:val="16"/>
                <w:szCs w:val="16"/>
                <w:lang w:val="en-US"/>
              </w:rPr>
              <w:t>not_before</w:t>
            </w:r>
            <w:proofErr w:type="spellEnd"/>
          </w:p>
        </w:tc>
        <w:tc>
          <w:tcPr>
            <w:tcW w:w="1485" w:type="dxa"/>
            <w:hideMark/>
          </w:tcPr>
          <w:p w14:paraId="5B1A5FBE" w14:textId="77777777" w:rsidR="007A5000" w:rsidRPr="00061557"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val="en-US"/>
              </w:rPr>
            </w:pPr>
            <w:r>
              <w:rPr>
                <w:color w:val="000000" w:themeColor="text1"/>
                <w:sz w:val="16"/>
                <w:szCs w:val="16"/>
                <w:lang w:val="en-US"/>
              </w:rPr>
              <w:t>Integer</w:t>
            </w:r>
          </w:p>
        </w:tc>
        <w:tc>
          <w:tcPr>
            <w:tcW w:w="5744" w:type="dxa"/>
            <w:hideMark/>
          </w:tcPr>
          <w:p w14:paraId="1DD7F5DC" w14:textId="77777777" w:rsidR="007A5000" w:rsidRPr="00061557"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val="en-US"/>
              </w:rPr>
            </w:pPr>
            <w:r>
              <w:rPr>
                <w:color w:val="000000" w:themeColor="text1"/>
                <w:sz w:val="16"/>
                <w:szCs w:val="16"/>
                <w:lang w:val="en-US"/>
              </w:rPr>
              <w:t>Token creation time in epoch time format</w:t>
            </w:r>
          </w:p>
        </w:tc>
      </w:tr>
      <w:tr w:rsidR="007A5000" w:rsidRPr="00590B22" w14:paraId="3CC0639C" w14:textId="77777777" w:rsidTr="007A5000">
        <w:tc>
          <w:tcPr>
            <w:cnfStyle w:val="001000000000" w:firstRow="0" w:lastRow="0" w:firstColumn="1" w:lastColumn="0" w:oddVBand="0" w:evenVBand="0" w:oddHBand="0" w:evenHBand="0" w:firstRowFirstColumn="0" w:firstRowLastColumn="0" w:lastRowFirstColumn="0" w:lastRowLastColumn="0"/>
            <w:tcW w:w="1843" w:type="dxa"/>
            <w:hideMark/>
          </w:tcPr>
          <w:p w14:paraId="6D853FB4" w14:textId="77777777" w:rsidR="007A5000" w:rsidRPr="00061557" w:rsidRDefault="007A5000" w:rsidP="007A5000">
            <w:pPr>
              <w:jc w:val="both"/>
              <w:rPr>
                <w:b w:val="0"/>
                <w:color w:val="000000" w:themeColor="text1"/>
                <w:sz w:val="16"/>
                <w:szCs w:val="16"/>
                <w:lang w:val="en-US"/>
              </w:rPr>
            </w:pPr>
            <w:r w:rsidRPr="00061557">
              <w:rPr>
                <w:b w:val="0"/>
                <w:color w:val="000000" w:themeColor="text1"/>
                <w:sz w:val="16"/>
                <w:szCs w:val="16"/>
                <w:lang w:val="en-US"/>
              </w:rPr>
              <w:t>resource</w:t>
            </w:r>
          </w:p>
        </w:tc>
        <w:tc>
          <w:tcPr>
            <w:tcW w:w="1485" w:type="dxa"/>
            <w:hideMark/>
          </w:tcPr>
          <w:p w14:paraId="2BE9D780" w14:textId="77777777" w:rsidR="007A5000" w:rsidRPr="00DA0D96" w:rsidRDefault="007A5000" w:rsidP="007A5000">
            <w:pP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lang w:val="en-US"/>
              </w:rPr>
              <w:t>GUID String</w:t>
            </w:r>
          </w:p>
        </w:tc>
        <w:tc>
          <w:tcPr>
            <w:tcW w:w="5744" w:type="dxa"/>
            <w:hideMark/>
          </w:tcPr>
          <w:p w14:paraId="44FD194C" w14:textId="77777777" w:rsidR="007A5000" w:rsidRPr="00DA0D96" w:rsidRDefault="007A5000" w:rsidP="007A5000">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val="en-US"/>
              </w:rPr>
            </w:pPr>
            <w:r>
              <w:rPr>
                <w:color w:val="000000" w:themeColor="text1"/>
                <w:sz w:val="16"/>
                <w:szCs w:val="16"/>
                <w:lang w:val="en-US"/>
              </w:rPr>
              <w:t>A common resource object that comes by default. Not used in token validation</w:t>
            </w:r>
          </w:p>
        </w:tc>
      </w:tr>
      <w:tr w:rsidR="007A5000" w:rsidRPr="00590B22" w14:paraId="58448B29" w14:textId="77777777" w:rsidTr="007A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3BBA19D6" w14:textId="77777777" w:rsidR="007A5000" w:rsidRPr="00061557" w:rsidRDefault="007A5000" w:rsidP="007A5000">
            <w:pPr>
              <w:jc w:val="both"/>
              <w:rPr>
                <w:b w:val="0"/>
                <w:color w:val="000000" w:themeColor="text1"/>
                <w:sz w:val="16"/>
                <w:szCs w:val="16"/>
                <w:lang w:val="en-US"/>
              </w:rPr>
            </w:pPr>
            <w:proofErr w:type="spellStart"/>
            <w:r w:rsidRPr="00061557">
              <w:rPr>
                <w:b w:val="0"/>
                <w:color w:val="000000" w:themeColor="text1"/>
                <w:sz w:val="16"/>
                <w:szCs w:val="16"/>
                <w:lang w:val="en-US"/>
              </w:rPr>
              <w:t>access_token</w:t>
            </w:r>
            <w:proofErr w:type="spellEnd"/>
          </w:p>
        </w:tc>
        <w:tc>
          <w:tcPr>
            <w:tcW w:w="1485" w:type="dxa"/>
            <w:hideMark/>
          </w:tcPr>
          <w:p w14:paraId="6D7DE920" w14:textId="77777777" w:rsidR="007A5000" w:rsidRPr="00061557"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val="en-US"/>
              </w:rPr>
            </w:pPr>
            <w:r>
              <w:rPr>
                <w:color w:val="000000" w:themeColor="text1"/>
                <w:sz w:val="16"/>
                <w:szCs w:val="16"/>
                <w:lang w:val="en-US"/>
              </w:rPr>
              <w:t>Base 64 String</w:t>
            </w:r>
          </w:p>
        </w:tc>
        <w:tc>
          <w:tcPr>
            <w:tcW w:w="5744" w:type="dxa"/>
            <w:hideMark/>
          </w:tcPr>
          <w:p w14:paraId="12656E48" w14:textId="77777777" w:rsidR="007A5000" w:rsidRPr="00DA0D96"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val="en-US"/>
              </w:rPr>
            </w:pPr>
            <w:r>
              <w:rPr>
                <w:color w:val="000000" w:themeColor="text1"/>
                <w:sz w:val="16"/>
                <w:szCs w:val="16"/>
                <w:lang w:val="en-US"/>
              </w:rPr>
              <w:t>The actual access token that needs to be used in request header</w:t>
            </w:r>
          </w:p>
        </w:tc>
      </w:tr>
    </w:tbl>
    <w:p w14:paraId="589B76EA" w14:textId="77777777" w:rsidR="007A5000" w:rsidRPr="00061557" w:rsidRDefault="007A5000" w:rsidP="007A5000">
      <w:pPr>
        <w:rPr>
          <w:lang w:val="en-US"/>
        </w:rPr>
      </w:pPr>
    </w:p>
    <w:p w14:paraId="5F2DD2BC" w14:textId="77777777" w:rsidR="007A5000" w:rsidRPr="00212013" w:rsidRDefault="007A5000" w:rsidP="007A5000">
      <w:pPr>
        <w:pStyle w:val="Overskrift3"/>
        <w:numPr>
          <w:ilvl w:val="1"/>
          <w:numId w:val="1"/>
        </w:numPr>
        <w:rPr>
          <w:lang w:val="en-US"/>
        </w:rPr>
      </w:pPr>
      <w:bookmarkStart w:id="53" w:name="_Toc484618128"/>
      <w:bookmarkStart w:id="54" w:name="_Toc499127631"/>
      <w:r>
        <w:rPr>
          <w:lang w:val="en-US"/>
        </w:rPr>
        <w:t>Error Response</w:t>
      </w:r>
      <w:bookmarkEnd w:id="53"/>
      <w:bookmarkEnd w:id="54"/>
    </w:p>
    <w:tbl>
      <w:tblPr>
        <w:tblStyle w:val="Lysskyggelegginguthevingsfarge1"/>
        <w:tblW w:w="0" w:type="auto"/>
        <w:tblInd w:w="108" w:type="dxa"/>
        <w:tblLook w:val="04A0" w:firstRow="1" w:lastRow="0" w:firstColumn="1" w:lastColumn="0" w:noHBand="0" w:noVBand="1"/>
      </w:tblPr>
      <w:tblGrid>
        <w:gridCol w:w="1954"/>
        <w:gridCol w:w="1450"/>
        <w:gridCol w:w="5561"/>
      </w:tblGrid>
      <w:tr w:rsidR="007A5000" w:rsidRPr="0018206A" w14:paraId="0B168371" w14:textId="77777777" w:rsidTr="007A5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7BFA6D6E" w14:textId="77777777" w:rsidR="007A5000" w:rsidRPr="0018206A" w:rsidRDefault="007A5000" w:rsidP="007A5000">
            <w:pPr>
              <w:rPr>
                <w:color w:val="000000" w:themeColor="text1"/>
                <w:sz w:val="18"/>
                <w:szCs w:val="18"/>
              </w:rPr>
            </w:pPr>
            <w:r w:rsidRPr="0018206A">
              <w:rPr>
                <w:color w:val="000000" w:themeColor="text1"/>
                <w:sz w:val="18"/>
                <w:szCs w:val="18"/>
              </w:rPr>
              <w:t>Http Status Code</w:t>
            </w:r>
          </w:p>
        </w:tc>
        <w:tc>
          <w:tcPr>
            <w:tcW w:w="1451" w:type="dxa"/>
            <w:hideMark/>
          </w:tcPr>
          <w:p w14:paraId="51450DD2" w14:textId="77777777" w:rsidR="007A5000" w:rsidRPr="0018206A" w:rsidRDefault="007A5000" w:rsidP="007A5000">
            <w:pPr>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18206A">
              <w:rPr>
                <w:color w:val="000000" w:themeColor="text1"/>
                <w:sz w:val="18"/>
                <w:szCs w:val="18"/>
              </w:rPr>
              <w:t>Content</w:t>
            </w:r>
          </w:p>
        </w:tc>
        <w:tc>
          <w:tcPr>
            <w:tcW w:w="5679" w:type="dxa"/>
            <w:hideMark/>
          </w:tcPr>
          <w:p w14:paraId="61300AAD" w14:textId="77777777" w:rsidR="007A5000" w:rsidRPr="0018206A" w:rsidRDefault="007A5000" w:rsidP="007A5000">
            <w:pPr>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proofErr w:type="spellStart"/>
            <w:r w:rsidRPr="0018206A">
              <w:rPr>
                <w:color w:val="000000" w:themeColor="text1"/>
                <w:sz w:val="18"/>
                <w:szCs w:val="18"/>
              </w:rPr>
              <w:t>Description</w:t>
            </w:r>
            <w:proofErr w:type="spellEnd"/>
          </w:p>
        </w:tc>
      </w:tr>
      <w:tr w:rsidR="007A5000" w:rsidRPr="0018206A" w14:paraId="5E10ACDB" w14:textId="77777777" w:rsidTr="007A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79BD2B70" w14:textId="77777777" w:rsidR="007A5000" w:rsidRPr="0018206A" w:rsidRDefault="007A5000" w:rsidP="007A5000">
            <w:pPr>
              <w:rPr>
                <w:b w:val="0"/>
                <w:color w:val="000000" w:themeColor="text1"/>
                <w:sz w:val="18"/>
                <w:szCs w:val="18"/>
              </w:rPr>
            </w:pPr>
            <w:r>
              <w:rPr>
                <w:b w:val="0"/>
                <w:color w:val="000000" w:themeColor="text1"/>
                <w:sz w:val="18"/>
                <w:szCs w:val="18"/>
              </w:rPr>
              <w:t>400</w:t>
            </w:r>
          </w:p>
        </w:tc>
        <w:tc>
          <w:tcPr>
            <w:tcW w:w="1451" w:type="dxa"/>
            <w:hideMark/>
          </w:tcPr>
          <w:p w14:paraId="69385A07" w14:textId="77777777" w:rsidR="007A5000" w:rsidRPr="0018206A"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 xml:space="preserve">Bad </w:t>
            </w:r>
            <w:proofErr w:type="spellStart"/>
            <w:r>
              <w:rPr>
                <w:color w:val="000000" w:themeColor="text1"/>
                <w:sz w:val="18"/>
                <w:szCs w:val="18"/>
              </w:rPr>
              <w:t>Request</w:t>
            </w:r>
            <w:proofErr w:type="spellEnd"/>
          </w:p>
        </w:tc>
        <w:tc>
          <w:tcPr>
            <w:tcW w:w="5679" w:type="dxa"/>
            <w:hideMark/>
          </w:tcPr>
          <w:p w14:paraId="31E29F94" w14:textId="77777777" w:rsidR="007A5000" w:rsidRPr="0018206A"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 xml:space="preserve">If </w:t>
            </w:r>
            <w:proofErr w:type="spellStart"/>
            <w:r>
              <w:rPr>
                <w:color w:val="000000" w:themeColor="text1"/>
                <w:sz w:val="18"/>
                <w:szCs w:val="18"/>
              </w:rPr>
              <w:t>ClientId</w:t>
            </w:r>
            <w:proofErr w:type="spellEnd"/>
            <w:r>
              <w:rPr>
                <w:color w:val="000000" w:themeColor="text1"/>
                <w:sz w:val="18"/>
                <w:szCs w:val="18"/>
              </w:rPr>
              <w:t xml:space="preserve"> is invalid</w:t>
            </w:r>
          </w:p>
        </w:tc>
      </w:tr>
      <w:tr w:rsidR="007A5000" w:rsidRPr="0018206A" w14:paraId="0F0016C1" w14:textId="77777777" w:rsidTr="007A5000">
        <w:tc>
          <w:tcPr>
            <w:cnfStyle w:val="001000000000" w:firstRow="0" w:lastRow="0" w:firstColumn="1" w:lastColumn="0" w:oddVBand="0" w:evenVBand="0" w:oddHBand="0" w:evenHBand="0" w:firstRowFirstColumn="0" w:firstRowLastColumn="0" w:lastRowFirstColumn="0" w:lastRowLastColumn="0"/>
            <w:tcW w:w="1985" w:type="dxa"/>
            <w:hideMark/>
          </w:tcPr>
          <w:p w14:paraId="40C44153" w14:textId="77777777" w:rsidR="007A5000" w:rsidRPr="0018206A" w:rsidRDefault="007A5000" w:rsidP="007A5000">
            <w:pPr>
              <w:rPr>
                <w:b w:val="0"/>
                <w:color w:val="000000" w:themeColor="text1"/>
                <w:sz w:val="18"/>
                <w:szCs w:val="18"/>
              </w:rPr>
            </w:pPr>
            <w:r>
              <w:rPr>
                <w:b w:val="0"/>
                <w:color w:val="000000" w:themeColor="text1"/>
                <w:sz w:val="18"/>
                <w:szCs w:val="18"/>
              </w:rPr>
              <w:t>401</w:t>
            </w:r>
          </w:p>
        </w:tc>
        <w:tc>
          <w:tcPr>
            <w:tcW w:w="1451" w:type="dxa"/>
            <w:hideMark/>
          </w:tcPr>
          <w:p w14:paraId="440AD8FB" w14:textId="77777777" w:rsidR="007A5000" w:rsidRPr="0018206A" w:rsidRDefault="007A5000" w:rsidP="007A5000">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roofErr w:type="spellStart"/>
            <w:r w:rsidRPr="00212013">
              <w:rPr>
                <w:color w:val="000000" w:themeColor="text1"/>
                <w:sz w:val="18"/>
                <w:szCs w:val="18"/>
              </w:rPr>
              <w:t>Unauthorized</w:t>
            </w:r>
            <w:proofErr w:type="spellEnd"/>
          </w:p>
        </w:tc>
        <w:tc>
          <w:tcPr>
            <w:tcW w:w="5679" w:type="dxa"/>
            <w:hideMark/>
          </w:tcPr>
          <w:p w14:paraId="6F32E820" w14:textId="77777777" w:rsidR="007A5000" w:rsidRPr="0018206A" w:rsidRDefault="007A5000" w:rsidP="007A5000">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lang w:val="en-US"/>
              </w:rPr>
              <w:t xml:space="preserve">If </w:t>
            </w:r>
            <w:proofErr w:type="spellStart"/>
            <w:r>
              <w:rPr>
                <w:color w:val="000000" w:themeColor="text1"/>
                <w:sz w:val="18"/>
                <w:szCs w:val="18"/>
                <w:lang w:val="en-US"/>
              </w:rPr>
              <w:t>ClientSecret</w:t>
            </w:r>
            <w:proofErr w:type="spellEnd"/>
            <w:r>
              <w:rPr>
                <w:color w:val="000000" w:themeColor="text1"/>
                <w:sz w:val="18"/>
                <w:szCs w:val="18"/>
                <w:lang w:val="en-US"/>
              </w:rPr>
              <w:t xml:space="preserve"> is invalid</w:t>
            </w:r>
          </w:p>
        </w:tc>
      </w:tr>
      <w:tr w:rsidR="007A5000" w:rsidRPr="0018206A" w14:paraId="34F83A93" w14:textId="77777777" w:rsidTr="007A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117598CC" w14:textId="77777777" w:rsidR="007A5000" w:rsidRPr="0018206A" w:rsidRDefault="007A5000" w:rsidP="007A5000">
            <w:pPr>
              <w:rPr>
                <w:b w:val="0"/>
                <w:color w:val="000000" w:themeColor="text1"/>
                <w:sz w:val="18"/>
                <w:szCs w:val="18"/>
              </w:rPr>
            </w:pPr>
            <w:r w:rsidRPr="0018206A">
              <w:rPr>
                <w:b w:val="0"/>
                <w:color w:val="000000" w:themeColor="text1"/>
                <w:sz w:val="18"/>
                <w:szCs w:val="18"/>
              </w:rPr>
              <w:lastRenderedPageBreak/>
              <w:t>5xx</w:t>
            </w:r>
          </w:p>
        </w:tc>
        <w:tc>
          <w:tcPr>
            <w:tcW w:w="1451" w:type="dxa"/>
            <w:hideMark/>
          </w:tcPr>
          <w:p w14:paraId="677383CD" w14:textId="77777777" w:rsidR="007A5000" w:rsidRPr="0018206A"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18206A">
              <w:rPr>
                <w:color w:val="000000" w:themeColor="text1"/>
                <w:sz w:val="18"/>
                <w:szCs w:val="18"/>
              </w:rPr>
              <w:t xml:space="preserve">Internal server </w:t>
            </w:r>
            <w:proofErr w:type="spellStart"/>
            <w:r w:rsidRPr="0018206A">
              <w:rPr>
                <w:color w:val="000000" w:themeColor="text1"/>
                <w:sz w:val="18"/>
                <w:szCs w:val="18"/>
              </w:rPr>
              <w:t>error</w:t>
            </w:r>
            <w:proofErr w:type="spellEnd"/>
          </w:p>
        </w:tc>
        <w:tc>
          <w:tcPr>
            <w:tcW w:w="5679" w:type="dxa"/>
            <w:hideMark/>
          </w:tcPr>
          <w:p w14:paraId="55944A6E" w14:textId="77777777" w:rsidR="007A5000" w:rsidRPr="0018206A" w:rsidRDefault="007A5000" w:rsidP="007A5000">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18206A">
              <w:rPr>
                <w:color w:val="000000" w:themeColor="text1"/>
                <w:sz w:val="18"/>
                <w:szCs w:val="18"/>
              </w:rPr>
              <w:t xml:space="preserve">Internal server </w:t>
            </w:r>
            <w:proofErr w:type="spellStart"/>
            <w:r w:rsidRPr="0018206A">
              <w:rPr>
                <w:color w:val="000000" w:themeColor="text1"/>
                <w:sz w:val="18"/>
                <w:szCs w:val="18"/>
              </w:rPr>
              <w:t>error</w:t>
            </w:r>
            <w:proofErr w:type="spellEnd"/>
          </w:p>
        </w:tc>
      </w:tr>
    </w:tbl>
    <w:p w14:paraId="31EBE05C" w14:textId="77777777" w:rsidR="007A5000" w:rsidRDefault="007A5000" w:rsidP="007A5000">
      <w:pPr>
        <w:rPr>
          <w:sz w:val="21"/>
          <w:szCs w:val="21"/>
        </w:rPr>
      </w:pPr>
      <w:r>
        <w:rPr>
          <w:sz w:val="21"/>
          <w:szCs w:val="21"/>
        </w:rPr>
        <w:t> </w:t>
      </w:r>
    </w:p>
    <w:p w14:paraId="410B03C9" w14:textId="77777777" w:rsidR="007A5000" w:rsidRDefault="007A5000" w:rsidP="007A5000">
      <w:pPr>
        <w:pStyle w:val="Overskrift3"/>
        <w:numPr>
          <w:ilvl w:val="1"/>
          <w:numId w:val="1"/>
        </w:numPr>
        <w:rPr>
          <w:lang w:val="en-US"/>
        </w:rPr>
      </w:pPr>
      <w:r>
        <w:rPr>
          <w:lang w:val="en-US"/>
        </w:rPr>
        <w:t xml:space="preserve"> </w:t>
      </w:r>
      <w:bookmarkStart w:id="55" w:name="_Toc484618129"/>
      <w:bookmarkStart w:id="56" w:name="_Toc499127632"/>
      <w:r>
        <w:rPr>
          <w:lang w:val="en-US"/>
        </w:rPr>
        <w:t>Error Response Body</w:t>
      </w:r>
      <w:bookmarkEnd w:id="55"/>
      <w:bookmarkEnd w:id="56"/>
    </w:p>
    <w:p w14:paraId="5E9D121B" w14:textId="77777777" w:rsidR="007A5000" w:rsidRPr="00B40B54" w:rsidRDefault="007A5000" w:rsidP="007A5000">
      <w:pPr>
        <w:pStyle w:val="Overskrift4"/>
        <w:numPr>
          <w:ilvl w:val="2"/>
          <w:numId w:val="1"/>
        </w:numPr>
        <w:tabs>
          <w:tab w:val="clear" w:pos="426"/>
          <w:tab w:val="num" w:pos="851"/>
          <w:tab w:val="num" w:pos="1560"/>
        </w:tabs>
        <w:ind w:left="851"/>
        <w:rPr>
          <w:sz w:val="20"/>
          <w:lang w:val="en-US"/>
        </w:rPr>
      </w:pPr>
      <w:bookmarkStart w:id="57" w:name="_Toc484618130"/>
      <w:bookmarkStart w:id="58" w:name="_Toc499127633"/>
      <w:r w:rsidRPr="00B40B54">
        <w:rPr>
          <w:sz w:val="20"/>
          <w:lang w:val="en-US"/>
        </w:rPr>
        <w:t>400 Bad Request Error</w:t>
      </w:r>
      <w:bookmarkEnd w:id="57"/>
      <w:bookmarkEnd w:id="58"/>
    </w:p>
    <w:p w14:paraId="4ACC78B7" w14:textId="77777777" w:rsidR="007A5000" w:rsidRDefault="007A5000" w:rsidP="007A5000">
      <w:pPr>
        <w:rPr>
          <w:lang w:val="en-US"/>
        </w:rPr>
      </w:pPr>
    </w:p>
    <w:tbl>
      <w:tblPr>
        <w:tblW w:w="9087" w:type="dxa"/>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87"/>
      </w:tblGrid>
      <w:tr w:rsidR="007A5000" w14:paraId="0A0F85F1" w14:textId="77777777" w:rsidTr="007A5000">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213FD555" w14:textId="77777777" w:rsidR="007A5000" w:rsidRPr="00212013" w:rsidRDefault="007A5000" w:rsidP="007A5000">
            <w:pPr>
              <w:rPr>
                <w:rStyle w:val="HTML-kode"/>
                <w:color w:val="333333"/>
                <w:lang w:val="en-US"/>
              </w:rPr>
            </w:pPr>
            <w:r w:rsidRPr="00463D83">
              <w:rPr>
                <w:rStyle w:val="HTML-kode"/>
                <w:color w:val="333333"/>
                <w:lang w:val="en-US"/>
              </w:rPr>
              <w:t> </w:t>
            </w:r>
            <w:r w:rsidRPr="00212013">
              <w:rPr>
                <w:rStyle w:val="HTML-kode"/>
                <w:color w:val="333333"/>
                <w:lang w:val="en-US"/>
              </w:rPr>
              <w:t>{</w:t>
            </w:r>
          </w:p>
          <w:p w14:paraId="28E7D0FB" w14:textId="77777777" w:rsidR="007A5000" w:rsidRPr="00C80CB6" w:rsidRDefault="007A5000" w:rsidP="007A5000">
            <w:pPr>
              <w:rPr>
                <w:rStyle w:val="HTML-kode"/>
                <w:color w:val="333333"/>
                <w:lang w:val="en-US"/>
              </w:rPr>
            </w:pPr>
            <w:r w:rsidRPr="00212013">
              <w:rPr>
                <w:rStyle w:val="HTML-kode"/>
                <w:color w:val="333333"/>
                <w:lang w:val="en-US"/>
              </w:rPr>
              <w:t xml:space="preserve">  </w:t>
            </w:r>
            <w:r w:rsidRPr="00C80CB6">
              <w:rPr>
                <w:rStyle w:val="HTML-kode"/>
                <w:color w:val="333333"/>
                <w:lang w:val="en-US"/>
              </w:rPr>
              <w:t>"error": "</w:t>
            </w:r>
            <w:proofErr w:type="spellStart"/>
            <w:r w:rsidRPr="00C80CB6">
              <w:rPr>
                <w:rStyle w:val="HTML-kode"/>
                <w:color w:val="333333"/>
                <w:lang w:val="en-US"/>
              </w:rPr>
              <w:t>unauthorized_client</w:t>
            </w:r>
            <w:proofErr w:type="spellEnd"/>
            <w:r w:rsidRPr="00C80CB6">
              <w:rPr>
                <w:rStyle w:val="HTML-kode"/>
                <w:color w:val="333333"/>
                <w:lang w:val="en-US"/>
              </w:rPr>
              <w:t>",</w:t>
            </w:r>
          </w:p>
          <w:p w14:paraId="60490260" w14:textId="77777777" w:rsidR="007A5000" w:rsidRPr="00C80CB6" w:rsidRDefault="007A5000" w:rsidP="007A5000">
            <w:pPr>
              <w:rPr>
                <w:rStyle w:val="HTML-kode"/>
                <w:color w:val="333333"/>
                <w:lang w:val="en-US"/>
              </w:rPr>
            </w:pPr>
            <w:r w:rsidRPr="00C80CB6">
              <w:rPr>
                <w:rStyle w:val="HTML-kode"/>
                <w:color w:val="333333"/>
                <w:lang w:val="en-US"/>
              </w:rPr>
              <w:t xml:space="preserve">  "</w:t>
            </w:r>
            <w:proofErr w:type="spellStart"/>
            <w:r w:rsidRPr="00C80CB6">
              <w:rPr>
                <w:rStyle w:val="HTML-kode"/>
                <w:color w:val="333333"/>
                <w:lang w:val="en-US"/>
              </w:rPr>
              <w:t>error_description</w:t>
            </w:r>
            <w:proofErr w:type="spellEnd"/>
            <w:r w:rsidRPr="00C80CB6">
              <w:rPr>
                <w:rStyle w:val="HTML-kode"/>
                <w:color w:val="333333"/>
                <w:lang w:val="en-US"/>
              </w:rPr>
              <w:t>": "AADSTS70001: Application with identifier 'e9b6c99d-2442-4a5d-84a2-c53a807fe0c4' was not found in the directory testapivipps.no\r\</w:t>
            </w:r>
            <w:proofErr w:type="spellStart"/>
            <w:r w:rsidRPr="00C80CB6">
              <w:rPr>
                <w:rStyle w:val="HTML-kode"/>
                <w:color w:val="333333"/>
                <w:lang w:val="en-US"/>
              </w:rPr>
              <w:t>nTrace</w:t>
            </w:r>
            <w:proofErr w:type="spellEnd"/>
            <w:r w:rsidRPr="00C80CB6">
              <w:rPr>
                <w:rStyle w:val="HTML-kode"/>
                <w:color w:val="333333"/>
                <w:lang w:val="en-US"/>
              </w:rPr>
              <w:t xml:space="preserve"> ID: 3bc2b2a0-d9bb-4c2e-8367-5633866f1300\r\</w:t>
            </w:r>
            <w:proofErr w:type="spellStart"/>
            <w:r w:rsidRPr="00C80CB6">
              <w:rPr>
                <w:rStyle w:val="HTML-kode"/>
                <w:color w:val="333333"/>
                <w:lang w:val="en-US"/>
              </w:rPr>
              <w:t>nCorrelation</w:t>
            </w:r>
            <w:proofErr w:type="spellEnd"/>
            <w:r w:rsidRPr="00C80CB6">
              <w:rPr>
                <w:rStyle w:val="HTML-kode"/>
                <w:color w:val="333333"/>
                <w:lang w:val="en-US"/>
              </w:rPr>
              <w:t xml:space="preserve"> ID: bb2f4093-70af-446a-a26d-ed8becca1a1a\r\</w:t>
            </w:r>
            <w:proofErr w:type="spellStart"/>
            <w:r w:rsidRPr="00C80CB6">
              <w:rPr>
                <w:rStyle w:val="HTML-kode"/>
                <w:color w:val="333333"/>
                <w:lang w:val="en-US"/>
              </w:rPr>
              <w:t>nTimestamp</w:t>
            </w:r>
            <w:proofErr w:type="spellEnd"/>
            <w:r w:rsidRPr="00C80CB6">
              <w:rPr>
                <w:rStyle w:val="HTML-kode"/>
                <w:color w:val="333333"/>
                <w:lang w:val="en-US"/>
              </w:rPr>
              <w:t>: 2017-05-19 09:21:28Z",</w:t>
            </w:r>
          </w:p>
          <w:p w14:paraId="6BED0ADE" w14:textId="77777777" w:rsidR="007A5000" w:rsidRPr="00212013" w:rsidRDefault="007A5000" w:rsidP="007A5000">
            <w:pPr>
              <w:rPr>
                <w:rStyle w:val="HTML-kode"/>
                <w:color w:val="333333"/>
                <w:lang w:val="en-US"/>
              </w:rPr>
            </w:pPr>
            <w:r w:rsidRPr="00212013">
              <w:rPr>
                <w:rStyle w:val="HTML-kode"/>
                <w:color w:val="333333"/>
                <w:lang w:val="en-US"/>
              </w:rPr>
              <w:t xml:space="preserve">  "</w:t>
            </w:r>
            <w:proofErr w:type="spellStart"/>
            <w:r w:rsidRPr="00212013">
              <w:rPr>
                <w:rStyle w:val="HTML-kode"/>
                <w:color w:val="333333"/>
                <w:lang w:val="en-US"/>
              </w:rPr>
              <w:t>error_codes</w:t>
            </w:r>
            <w:proofErr w:type="spellEnd"/>
            <w:r w:rsidRPr="00212013">
              <w:rPr>
                <w:rStyle w:val="HTML-kode"/>
                <w:color w:val="333333"/>
                <w:lang w:val="en-US"/>
              </w:rPr>
              <w:t>": [</w:t>
            </w:r>
          </w:p>
          <w:p w14:paraId="7FC6D95C" w14:textId="77777777" w:rsidR="007A5000" w:rsidRPr="00212013" w:rsidRDefault="007A5000" w:rsidP="007A5000">
            <w:pPr>
              <w:rPr>
                <w:rStyle w:val="HTML-kode"/>
                <w:color w:val="333333"/>
                <w:lang w:val="en-US"/>
              </w:rPr>
            </w:pPr>
            <w:r w:rsidRPr="00212013">
              <w:rPr>
                <w:rStyle w:val="HTML-kode"/>
                <w:color w:val="333333"/>
                <w:lang w:val="en-US"/>
              </w:rPr>
              <w:t xml:space="preserve">    70001</w:t>
            </w:r>
          </w:p>
          <w:p w14:paraId="0A8DA239" w14:textId="77777777" w:rsidR="007A5000" w:rsidRPr="00212013" w:rsidRDefault="007A5000" w:rsidP="007A5000">
            <w:pPr>
              <w:rPr>
                <w:rStyle w:val="HTML-kode"/>
                <w:color w:val="333333"/>
                <w:lang w:val="en-US"/>
              </w:rPr>
            </w:pPr>
            <w:r w:rsidRPr="00212013">
              <w:rPr>
                <w:rStyle w:val="HTML-kode"/>
                <w:color w:val="333333"/>
                <w:lang w:val="en-US"/>
              </w:rPr>
              <w:t xml:space="preserve">  ],</w:t>
            </w:r>
          </w:p>
          <w:p w14:paraId="76952BA9" w14:textId="77777777" w:rsidR="007A5000" w:rsidRPr="00212013" w:rsidRDefault="007A5000" w:rsidP="007A5000">
            <w:pPr>
              <w:rPr>
                <w:rStyle w:val="HTML-kode"/>
                <w:color w:val="333333"/>
                <w:lang w:val="en-US"/>
              </w:rPr>
            </w:pPr>
            <w:r w:rsidRPr="00212013">
              <w:rPr>
                <w:rStyle w:val="HTML-kode"/>
                <w:color w:val="333333"/>
                <w:lang w:val="en-US"/>
              </w:rPr>
              <w:t xml:space="preserve">  "timestamp": "2017-05-19 09:21:28Z",</w:t>
            </w:r>
          </w:p>
          <w:p w14:paraId="53B8F31F" w14:textId="77777777" w:rsidR="007A5000" w:rsidRPr="00212013" w:rsidRDefault="007A5000" w:rsidP="007A5000">
            <w:pPr>
              <w:rPr>
                <w:rStyle w:val="HTML-kode"/>
                <w:color w:val="333333"/>
                <w:lang w:val="en-US"/>
              </w:rPr>
            </w:pPr>
            <w:r w:rsidRPr="00212013">
              <w:rPr>
                <w:rStyle w:val="HTML-kode"/>
                <w:color w:val="333333"/>
                <w:lang w:val="en-US"/>
              </w:rPr>
              <w:t xml:space="preserve">  "</w:t>
            </w:r>
            <w:proofErr w:type="spellStart"/>
            <w:r w:rsidRPr="00212013">
              <w:rPr>
                <w:rStyle w:val="HTML-kode"/>
                <w:color w:val="333333"/>
                <w:lang w:val="en-US"/>
              </w:rPr>
              <w:t>trace_id</w:t>
            </w:r>
            <w:proofErr w:type="spellEnd"/>
            <w:r w:rsidRPr="00212013">
              <w:rPr>
                <w:rStyle w:val="HTML-kode"/>
                <w:color w:val="333333"/>
                <w:lang w:val="en-US"/>
              </w:rPr>
              <w:t>": "3bc2b2a0-d9bb-4c2e-8367-5633866f1300",</w:t>
            </w:r>
          </w:p>
          <w:p w14:paraId="7953C87F" w14:textId="77777777" w:rsidR="007A5000" w:rsidRPr="00212013" w:rsidRDefault="007A5000" w:rsidP="007A5000">
            <w:pPr>
              <w:rPr>
                <w:rStyle w:val="HTML-kode"/>
                <w:color w:val="333333"/>
                <w:lang w:val="en-US"/>
              </w:rPr>
            </w:pPr>
            <w:r w:rsidRPr="00212013">
              <w:rPr>
                <w:rStyle w:val="HTML-kode"/>
                <w:color w:val="333333"/>
                <w:lang w:val="en-US"/>
              </w:rPr>
              <w:t xml:space="preserve">  "</w:t>
            </w:r>
            <w:proofErr w:type="spellStart"/>
            <w:r w:rsidRPr="00212013">
              <w:rPr>
                <w:rStyle w:val="HTML-kode"/>
                <w:color w:val="333333"/>
                <w:lang w:val="en-US"/>
              </w:rPr>
              <w:t>correlation_id</w:t>
            </w:r>
            <w:proofErr w:type="spellEnd"/>
            <w:r w:rsidRPr="00212013">
              <w:rPr>
                <w:rStyle w:val="HTML-kode"/>
                <w:color w:val="333333"/>
                <w:lang w:val="en-US"/>
              </w:rPr>
              <w:t>": "bb2f4093-70af-446a-a26d-ed8becca1a1a"</w:t>
            </w:r>
          </w:p>
          <w:p w14:paraId="1E3FA0FB" w14:textId="77777777" w:rsidR="007A5000" w:rsidRDefault="007A5000" w:rsidP="007A5000">
            <w:pPr>
              <w:rPr>
                <w:sz w:val="21"/>
                <w:szCs w:val="21"/>
              </w:rPr>
            </w:pPr>
            <w:r w:rsidRPr="00212013">
              <w:rPr>
                <w:rStyle w:val="HTML-kode"/>
                <w:color w:val="333333"/>
                <w:lang w:val="en-US"/>
              </w:rPr>
              <w:t>}</w:t>
            </w:r>
          </w:p>
        </w:tc>
      </w:tr>
    </w:tbl>
    <w:p w14:paraId="10923057" w14:textId="77777777" w:rsidR="007A5000" w:rsidRPr="00061557" w:rsidRDefault="007A5000" w:rsidP="007A5000">
      <w:pPr>
        <w:rPr>
          <w:lang w:val="en-US"/>
        </w:rPr>
      </w:pPr>
    </w:p>
    <w:p w14:paraId="53553F83" w14:textId="77777777" w:rsidR="007A5000" w:rsidRDefault="007A5000" w:rsidP="007A5000">
      <w:pPr>
        <w:rPr>
          <w:lang w:val="en-US"/>
        </w:rPr>
      </w:pPr>
    </w:p>
    <w:p w14:paraId="0872707E" w14:textId="77777777" w:rsidR="007A5000" w:rsidRPr="00B40B54" w:rsidRDefault="007A5000" w:rsidP="007A5000">
      <w:pPr>
        <w:pStyle w:val="Overskrift4"/>
        <w:numPr>
          <w:ilvl w:val="2"/>
          <w:numId w:val="1"/>
        </w:numPr>
        <w:tabs>
          <w:tab w:val="clear" w:pos="426"/>
          <w:tab w:val="num" w:pos="851"/>
          <w:tab w:val="num" w:pos="1560"/>
        </w:tabs>
        <w:ind w:left="851"/>
        <w:rPr>
          <w:sz w:val="20"/>
          <w:lang w:val="en-US"/>
        </w:rPr>
      </w:pPr>
      <w:bookmarkStart w:id="59" w:name="_Toc484618131"/>
      <w:bookmarkStart w:id="60" w:name="_Toc499127634"/>
      <w:r w:rsidRPr="00B40B54">
        <w:rPr>
          <w:sz w:val="20"/>
          <w:lang w:val="en-US"/>
        </w:rPr>
        <w:t>401 Unauthorized Error</w:t>
      </w:r>
      <w:bookmarkEnd w:id="59"/>
      <w:bookmarkEnd w:id="60"/>
    </w:p>
    <w:p w14:paraId="29523478" w14:textId="77777777" w:rsidR="007A5000" w:rsidRPr="00212013" w:rsidRDefault="007A5000" w:rsidP="007A5000">
      <w:pPr>
        <w:rPr>
          <w:lang w:val="en-US"/>
        </w:rPr>
      </w:pPr>
    </w:p>
    <w:tbl>
      <w:tblPr>
        <w:tblW w:w="9087" w:type="dxa"/>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87"/>
      </w:tblGrid>
      <w:tr w:rsidR="007A5000" w14:paraId="441A75F9" w14:textId="77777777" w:rsidTr="007A5000">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51B396E4" w14:textId="77777777" w:rsidR="007A5000" w:rsidRPr="00212013" w:rsidRDefault="007A5000" w:rsidP="007A5000">
            <w:pPr>
              <w:rPr>
                <w:rStyle w:val="HTML-kode"/>
                <w:color w:val="333333"/>
                <w:lang w:val="en-US"/>
              </w:rPr>
            </w:pPr>
            <w:r w:rsidRPr="00463D83">
              <w:rPr>
                <w:rStyle w:val="HTML-kode"/>
                <w:color w:val="333333"/>
                <w:lang w:val="en-US"/>
              </w:rPr>
              <w:t> </w:t>
            </w:r>
            <w:r w:rsidRPr="00212013">
              <w:rPr>
                <w:rStyle w:val="HTML-kode"/>
                <w:color w:val="333333"/>
                <w:lang w:val="en-US"/>
              </w:rPr>
              <w:t>{</w:t>
            </w:r>
          </w:p>
          <w:p w14:paraId="71B0849D" w14:textId="77777777" w:rsidR="007A5000" w:rsidRPr="00C80CB6" w:rsidRDefault="007A5000" w:rsidP="007A5000">
            <w:pPr>
              <w:rPr>
                <w:rStyle w:val="HTML-kode"/>
                <w:color w:val="333333"/>
                <w:lang w:val="en-US"/>
              </w:rPr>
            </w:pPr>
            <w:r w:rsidRPr="00212013">
              <w:rPr>
                <w:rStyle w:val="HTML-kode"/>
                <w:color w:val="333333"/>
                <w:lang w:val="en-US"/>
              </w:rPr>
              <w:t xml:space="preserve">  </w:t>
            </w:r>
            <w:r w:rsidRPr="00C80CB6">
              <w:rPr>
                <w:rStyle w:val="HTML-kode"/>
                <w:color w:val="333333"/>
                <w:lang w:val="en-US"/>
              </w:rPr>
              <w:t>"error": "</w:t>
            </w:r>
            <w:proofErr w:type="spellStart"/>
            <w:r w:rsidRPr="00C80CB6">
              <w:rPr>
                <w:rStyle w:val="HTML-kode"/>
                <w:color w:val="333333"/>
                <w:lang w:val="en-US"/>
              </w:rPr>
              <w:t>invalid_client</w:t>
            </w:r>
            <w:proofErr w:type="spellEnd"/>
            <w:r w:rsidRPr="00C80CB6">
              <w:rPr>
                <w:rStyle w:val="HTML-kode"/>
                <w:color w:val="333333"/>
                <w:lang w:val="en-US"/>
              </w:rPr>
              <w:t>",</w:t>
            </w:r>
          </w:p>
          <w:p w14:paraId="1BDC686F" w14:textId="77777777" w:rsidR="007A5000" w:rsidRPr="00C80CB6" w:rsidRDefault="007A5000" w:rsidP="007A5000">
            <w:pPr>
              <w:rPr>
                <w:rStyle w:val="HTML-kode"/>
                <w:color w:val="333333"/>
                <w:lang w:val="en-US"/>
              </w:rPr>
            </w:pPr>
            <w:r w:rsidRPr="00C80CB6">
              <w:rPr>
                <w:rStyle w:val="HTML-kode"/>
                <w:color w:val="333333"/>
                <w:lang w:val="en-US"/>
              </w:rPr>
              <w:t xml:space="preserve">  "</w:t>
            </w:r>
            <w:proofErr w:type="spellStart"/>
            <w:r w:rsidRPr="00C80CB6">
              <w:rPr>
                <w:rStyle w:val="HTML-kode"/>
                <w:color w:val="333333"/>
                <w:lang w:val="en-US"/>
              </w:rPr>
              <w:t>error_description</w:t>
            </w:r>
            <w:proofErr w:type="spellEnd"/>
            <w:r w:rsidRPr="00C80CB6">
              <w:rPr>
                <w:rStyle w:val="HTML-kode"/>
                <w:color w:val="333333"/>
                <w:lang w:val="en-US"/>
              </w:rPr>
              <w:t xml:space="preserve">": "AADSTS70002: Error validating credentials. AADSTS50012: Invalid client secret is </w:t>
            </w:r>
            <w:proofErr w:type="gramStart"/>
            <w:r w:rsidRPr="00C80CB6">
              <w:rPr>
                <w:rStyle w:val="HTML-kode"/>
                <w:color w:val="333333"/>
                <w:lang w:val="en-US"/>
              </w:rPr>
              <w:t>provided.\r\</w:t>
            </w:r>
            <w:proofErr w:type="spellStart"/>
            <w:r w:rsidRPr="00C80CB6">
              <w:rPr>
                <w:rStyle w:val="HTML-kode"/>
                <w:color w:val="333333"/>
                <w:lang w:val="en-US"/>
              </w:rPr>
              <w:t>nTrace</w:t>
            </w:r>
            <w:proofErr w:type="spellEnd"/>
            <w:proofErr w:type="gramEnd"/>
            <w:r w:rsidRPr="00C80CB6">
              <w:rPr>
                <w:rStyle w:val="HTML-kode"/>
                <w:color w:val="333333"/>
                <w:lang w:val="en-US"/>
              </w:rPr>
              <w:t xml:space="preserve"> ID: 7ca46a74-8ef0-4a01-8bb1-c5a277f00a00\r\</w:t>
            </w:r>
            <w:proofErr w:type="spellStart"/>
            <w:r w:rsidRPr="00C80CB6">
              <w:rPr>
                <w:rStyle w:val="HTML-kode"/>
                <w:color w:val="333333"/>
                <w:lang w:val="en-US"/>
              </w:rPr>
              <w:t>nCorrelation</w:t>
            </w:r>
            <w:proofErr w:type="spellEnd"/>
            <w:r w:rsidRPr="00C80CB6">
              <w:rPr>
                <w:rStyle w:val="HTML-kode"/>
                <w:color w:val="333333"/>
                <w:lang w:val="en-US"/>
              </w:rPr>
              <w:t xml:space="preserve"> ID: 778bf4a1-5d91-4f74-bb3f-7f4541f1ccd2\r\</w:t>
            </w:r>
            <w:proofErr w:type="spellStart"/>
            <w:r w:rsidRPr="00C80CB6">
              <w:rPr>
                <w:rStyle w:val="HTML-kode"/>
                <w:color w:val="333333"/>
                <w:lang w:val="en-US"/>
              </w:rPr>
              <w:t>nTimestamp</w:t>
            </w:r>
            <w:proofErr w:type="spellEnd"/>
            <w:r w:rsidRPr="00C80CB6">
              <w:rPr>
                <w:rStyle w:val="HTML-kode"/>
                <w:color w:val="333333"/>
                <w:lang w:val="en-US"/>
              </w:rPr>
              <w:t>: 2017-05-19 09:23:52Z",</w:t>
            </w:r>
          </w:p>
          <w:p w14:paraId="719F254A" w14:textId="77777777" w:rsidR="007A5000" w:rsidRPr="00212013" w:rsidRDefault="007A5000" w:rsidP="007A5000">
            <w:pPr>
              <w:rPr>
                <w:rStyle w:val="HTML-kode"/>
                <w:color w:val="333333"/>
                <w:lang w:val="en-US"/>
              </w:rPr>
            </w:pPr>
            <w:r w:rsidRPr="00212013">
              <w:rPr>
                <w:rStyle w:val="HTML-kode"/>
                <w:color w:val="333333"/>
                <w:lang w:val="en-US"/>
              </w:rPr>
              <w:t xml:space="preserve">  "</w:t>
            </w:r>
            <w:proofErr w:type="spellStart"/>
            <w:r w:rsidRPr="00212013">
              <w:rPr>
                <w:rStyle w:val="HTML-kode"/>
                <w:color w:val="333333"/>
                <w:lang w:val="en-US"/>
              </w:rPr>
              <w:t>error_codes</w:t>
            </w:r>
            <w:proofErr w:type="spellEnd"/>
            <w:r w:rsidRPr="00212013">
              <w:rPr>
                <w:rStyle w:val="HTML-kode"/>
                <w:color w:val="333333"/>
                <w:lang w:val="en-US"/>
              </w:rPr>
              <w:t>": [</w:t>
            </w:r>
          </w:p>
          <w:p w14:paraId="01668637" w14:textId="77777777" w:rsidR="007A5000" w:rsidRPr="00212013" w:rsidRDefault="007A5000" w:rsidP="007A5000">
            <w:pPr>
              <w:rPr>
                <w:rStyle w:val="HTML-kode"/>
                <w:color w:val="333333"/>
                <w:lang w:val="en-US"/>
              </w:rPr>
            </w:pPr>
            <w:r w:rsidRPr="00212013">
              <w:rPr>
                <w:rStyle w:val="HTML-kode"/>
                <w:color w:val="333333"/>
                <w:lang w:val="en-US"/>
              </w:rPr>
              <w:t xml:space="preserve">    70002,</w:t>
            </w:r>
          </w:p>
          <w:p w14:paraId="5537A90C" w14:textId="77777777" w:rsidR="007A5000" w:rsidRPr="00212013" w:rsidRDefault="007A5000" w:rsidP="007A5000">
            <w:pPr>
              <w:rPr>
                <w:rStyle w:val="HTML-kode"/>
                <w:color w:val="333333"/>
                <w:lang w:val="en-US"/>
              </w:rPr>
            </w:pPr>
            <w:r w:rsidRPr="00212013">
              <w:rPr>
                <w:rStyle w:val="HTML-kode"/>
                <w:color w:val="333333"/>
                <w:lang w:val="en-US"/>
              </w:rPr>
              <w:t xml:space="preserve">    50012</w:t>
            </w:r>
          </w:p>
          <w:p w14:paraId="535D0C9F" w14:textId="77777777" w:rsidR="007A5000" w:rsidRPr="00212013" w:rsidRDefault="007A5000" w:rsidP="007A5000">
            <w:pPr>
              <w:rPr>
                <w:rStyle w:val="HTML-kode"/>
                <w:color w:val="333333"/>
                <w:lang w:val="en-US"/>
              </w:rPr>
            </w:pPr>
            <w:r w:rsidRPr="00212013">
              <w:rPr>
                <w:rStyle w:val="HTML-kode"/>
                <w:color w:val="333333"/>
                <w:lang w:val="en-US"/>
              </w:rPr>
              <w:t xml:space="preserve">  ],</w:t>
            </w:r>
          </w:p>
          <w:p w14:paraId="33BA1E35" w14:textId="77777777" w:rsidR="007A5000" w:rsidRPr="00212013" w:rsidRDefault="007A5000" w:rsidP="007A5000">
            <w:pPr>
              <w:rPr>
                <w:rStyle w:val="HTML-kode"/>
                <w:color w:val="333333"/>
                <w:lang w:val="en-US"/>
              </w:rPr>
            </w:pPr>
            <w:r w:rsidRPr="00212013">
              <w:rPr>
                <w:rStyle w:val="HTML-kode"/>
                <w:color w:val="333333"/>
                <w:lang w:val="en-US"/>
              </w:rPr>
              <w:t xml:space="preserve">  "timestamp": "2017-05-19 09:23:52Z",</w:t>
            </w:r>
          </w:p>
          <w:p w14:paraId="0625A70E" w14:textId="77777777" w:rsidR="007A5000" w:rsidRPr="00212013" w:rsidRDefault="007A5000" w:rsidP="007A5000">
            <w:pPr>
              <w:rPr>
                <w:rStyle w:val="HTML-kode"/>
                <w:color w:val="333333"/>
                <w:lang w:val="en-US"/>
              </w:rPr>
            </w:pPr>
            <w:r w:rsidRPr="00212013">
              <w:rPr>
                <w:rStyle w:val="HTML-kode"/>
                <w:color w:val="333333"/>
                <w:lang w:val="en-US"/>
              </w:rPr>
              <w:t xml:space="preserve">  "</w:t>
            </w:r>
            <w:proofErr w:type="spellStart"/>
            <w:r w:rsidRPr="00212013">
              <w:rPr>
                <w:rStyle w:val="HTML-kode"/>
                <w:color w:val="333333"/>
                <w:lang w:val="en-US"/>
              </w:rPr>
              <w:t>trace_id</w:t>
            </w:r>
            <w:proofErr w:type="spellEnd"/>
            <w:r w:rsidRPr="00212013">
              <w:rPr>
                <w:rStyle w:val="HTML-kode"/>
                <w:color w:val="333333"/>
                <w:lang w:val="en-US"/>
              </w:rPr>
              <w:t>": "7ca46a74-8ef0-4a01-8bb1-c5a277f00a00",</w:t>
            </w:r>
          </w:p>
          <w:p w14:paraId="6D8688B8" w14:textId="77777777" w:rsidR="007A5000" w:rsidRPr="00212013" w:rsidRDefault="007A5000" w:rsidP="007A5000">
            <w:pPr>
              <w:rPr>
                <w:rStyle w:val="HTML-kode"/>
                <w:color w:val="333333"/>
                <w:lang w:val="en-US"/>
              </w:rPr>
            </w:pPr>
            <w:r w:rsidRPr="00212013">
              <w:rPr>
                <w:rStyle w:val="HTML-kode"/>
                <w:color w:val="333333"/>
                <w:lang w:val="en-US"/>
              </w:rPr>
              <w:t xml:space="preserve">  "</w:t>
            </w:r>
            <w:proofErr w:type="spellStart"/>
            <w:r w:rsidRPr="00212013">
              <w:rPr>
                <w:rStyle w:val="HTML-kode"/>
                <w:color w:val="333333"/>
                <w:lang w:val="en-US"/>
              </w:rPr>
              <w:t>correlation_id</w:t>
            </w:r>
            <w:proofErr w:type="spellEnd"/>
            <w:r w:rsidRPr="00212013">
              <w:rPr>
                <w:rStyle w:val="HTML-kode"/>
                <w:color w:val="333333"/>
                <w:lang w:val="en-US"/>
              </w:rPr>
              <w:t>": "778bf4a1-5d91-4f74-bb3f-7f4541f1ccd2"</w:t>
            </w:r>
          </w:p>
          <w:p w14:paraId="5D37E35E" w14:textId="77777777" w:rsidR="007A5000" w:rsidRDefault="007A5000" w:rsidP="007A5000">
            <w:pPr>
              <w:rPr>
                <w:sz w:val="21"/>
                <w:szCs w:val="21"/>
              </w:rPr>
            </w:pPr>
            <w:r w:rsidRPr="00212013">
              <w:rPr>
                <w:rStyle w:val="HTML-kode"/>
                <w:color w:val="333333"/>
                <w:lang w:val="en-US"/>
              </w:rPr>
              <w:t>}</w:t>
            </w:r>
          </w:p>
        </w:tc>
      </w:tr>
    </w:tbl>
    <w:p w14:paraId="657F0F0D" w14:textId="77777777" w:rsidR="00EE0679" w:rsidRDefault="00EE0679" w:rsidP="00727235">
      <w:pPr>
        <w:rPr>
          <w:lang w:val="en-US"/>
        </w:rPr>
      </w:pPr>
    </w:p>
    <w:p w14:paraId="2DE5CF70" w14:textId="15CC4160" w:rsidR="00697833" w:rsidRPr="00140BDF" w:rsidRDefault="004E79E6" w:rsidP="004E79E6">
      <w:pPr>
        <w:shd w:val="clear" w:color="auto" w:fill="B6DDE8" w:themeFill="accent5" w:themeFillTint="66"/>
        <w:spacing w:before="100" w:beforeAutospacing="1" w:after="100" w:afterAutospacing="1" w:line="360" w:lineRule="atLeast"/>
        <w:rPr>
          <w:rFonts w:ascii="Courier New" w:hAnsi="Courier New" w:cs="Courier New"/>
          <w:color w:val="222231"/>
          <w:sz w:val="21"/>
          <w:szCs w:val="21"/>
          <w:lang w:val="en-US"/>
        </w:rPr>
      </w:pPr>
      <w:r>
        <w:rPr>
          <w:rFonts w:ascii="Courier New" w:hAnsi="Courier New" w:cs="Courier New"/>
          <w:color w:val="222231"/>
          <w:sz w:val="21"/>
          <w:szCs w:val="21"/>
          <w:lang w:val="en-US"/>
        </w:rPr>
        <w:t xml:space="preserve"> </w:t>
      </w:r>
    </w:p>
    <w:p w14:paraId="4E8916C6" w14:textId="77777777" w:rsidR="000F7404" w:rsidRPr="00D41BB4" w:rsidRDefault="000F7404" w:rsidP="000F7404">
      <w:pPr>
        <w:pStyle w:val="Overskrift1"/>
        <w:rPr>
          <w:lang w:val="en-US"/>
        </w:rPr>
      </w:pPr>
      <w:bookmarkStart w:id="61" w:name="_Toc483323195"/>
      <w:bookmarkStart w:id="62" w:name="_Toc499127635"/>
      <w:bookmarkStart w:id="63" w:name="_Toc506283616"/>
      <w:r w:rsidRPr="00D41BB4">
        <w:rPr>
          <w:lang w:val="en-US"/>
        </w:rPr>
        <w:t>Idempotency</w:t>
      </w:r>
      <w:bookmarkEnd w:id="61"/>
      <w:bookmarkEnd w:id="62"/>
      <w:bookmarkEnd w:id="63"/>
      <w:r w:rsidRPr="00D41BB4">
        <w:rPr>
          <w:lang w:val="en-US"/>
        </w:rPr>
        <w:t> </w:t>
      </w:r>
    </w:p>
    <w:p w14:paraId="4E8916C7" w14:textId="79D0F55B" w:rsidR="001B39DD" w:rsidRDefault="001B39DD" w:rsidP="001B39DD">
      <w:pPr>
        <w:rPr>
          <w:lang w:val="en-US"/>
        </w:rPr>
      </w:pPr>
      <w:r w:rsidRPr="000F7404">
        <w:rPr>
          <w:lang w:val="en-US"/>
        </w:rPr>
        <w:t>All API reques</w:t>
      </w:r>
      <w:r>
        <w:rPr>
          <w:lang w:val="en-US"/>
        </w:rPr>
        <w:t xml:space="preserve">ts in </w:t>
      </w:r>
      <w:r w:rsidR="009C10E1">
        <w:rPr>
          <w:lang w:val="en-US"/>
        </w:rPr>
        <w:t>Vipps</w:t>
      </w:r>
      <w:r>
        <w:rPr>
          <w:lang w:val="en-US"/>
        </w:rPr>
        <w:t xml:space="preserve"> eCommerce can be retried with</w:t>
      </w:r>
      <w:r w:rsidRPr="000F7404">
        <w:rPr>
          <w:lang w:val="en-US"/>
        </w:rPr>
        <w:t>out any side effects</w:t>
      </w:r>
      <w:r>
        <w:rPr>
          <w:lang w:val="en-US"/>
        </w:rPr>
        <w:t xml:space="preserve"> by providing idempotent key in a header of the request</w:t>
      </w:r>
      <w:r w:rsidRPr="000F7404">
        <w:rPr>
          <w:lang w:val="en-US"/>
        </w:rPr>
        <w:t xml:space="preserve">. </w:t>
      </w:r>
      <w:r>
        <w:rPr>
          <w:lang w:val="en-US"/>
        </w:rPr>
        <w:t xml:space="preserve">For example, in case </w:t>
      </w:r>
      <w:r w:rsidRPr="000F7404">
        <w:rPr>
          <w:lang w:val="en-US"/>
        </w:rPr>
        <w:t xml:space="preserve">the </w:t>
      </w:r>
      <w:r>
        <w:rPr>
          <w:lang w:val="en-US"/>
        </w:rPr>
        <w:t xml:space="preserve">request </w:t>
      </w:r>
      <w:r w:rsidRPr="000F7404">
        <w:rPr>
          <w:lang w:val="en-US"/>
        </w:rPr>
        <w:t xml:space="preserve">fails because of network error </w:t>
      </w:r>
      <w:r>
        <w:rPr>
          <w:lang w:val="en-US"/>
        </w:rPr>
        <w:t>it can safely</w:t>
      </w:r>
      <w:r w:rsidRPr="000F7404">
        <w:rPr>
          <w:lang w:val="en-US"/>
        </w:rPr>
        <w:t xml:space="preserve"> </w:t>
      </w:r>
      <w:r>
        <w:rPr>
          <w:lang w:val="en-US"/>
        </w:rPr>
        <w:t>be</w:t>
      </w:r>
      <w:r w:rsidR="00AC4BFE">
        <w:rPr>
          <w:lang w:val="en-US"/>
        </w:rPr>
        <w:t xml:space="preserve"> </w:t>
      </w:r>
      <w:r w:rsidRPr="000F7404">
        <w:rPr>
          <w:lang w:val="en-US"/>
        </w:rPr>
        <w:t>retried with the same idempotent key.</w:t>
      </w:r>
      <w:r>
        <w:rPr>
          <w:lang w:val="en-US"/>
        </w:rPr>
        <w:t xml:space="preserve"> Idempotent key is generated by merchant.</w:t>
      </w:r>
    </w:p>
    <w:p w14:paraId="4E8916C8" w14:textId="77777777" w:rsidR="000F7404" w:rsidRDefault="000F7404" w:rsidP="000F7404">
      <w:pPr>
        <w:rPr>
          <w:lang w:val="en-US"/>
        </w:rPr>
      </w:pPr>
    </w:p>
    <w:p w14:paraId="4E8916C9" w14:textId="46D1350D" w:rsidR="000F7404" w:rsidRPr="000F7404" w:rsidRDefault="000F7404" w:rsidP="000F7404">
      <w:pPr>
        <w:shd w:val="clear" w:color="auto" w:fill="B6DDE8" w:themeFill="accent5" w:themeFillTint="66"/>
        <w:rPr>
          <w:rFonts w:ascii="Courier New" w:hAnsi="Courier New" w:cs="Courier New"/>
          <w:lang w:val="en-US"/>
        </w:rPr>
      </w:pPr>
      <w:r>
        <w:rPr>
          <w:rFonts w:ascii="Courier New" w:hAnsi="Courier New" w:cs="Courier New"/>
          <w:lang w:val="en-US"/>
        </w:rPr>
        <w:t xml:space="preserve"> </w:t>
      </w:r>
      <w:r w:rsidRPr="000F7404">
        <w:rPr>
          <w:rFonts w:ascii="Courier New" w:hAnsi="Courier New" w:cs="Courier New"/>
          <w:lang w:val="en-US"/>
        </w:rPr>
        <w:t>-H "X-</w:t>
      </w:r>
      <w:r w:rsidR="00590B22">
        <w:rPr>
          <w:rFonts w:ascii="Courier New" w:hAnsi="Courier New" w:cs="Courier New"/>
          <w:lang w:val="en-US"/>
        </w:rPr>
        <w:t>Request</w:t>
      </w:r>
      <w:r w:rsidRPr="000F7404">
        <w:rPr>
          <w:rFonts w:ascii="Courier New" w:hAnsi="Courier New" w:cs="Courier New"/>
          <w:lang w:val="en-US"/>
        </w:rPr>
        <w:t xml:space="preserve">-Id: </w:t>
      </w:r>
      <w:proofErr w:type="spellStart"/>
      <w:r w:rsidRPr="000F7404">
        <w:rPr>
          <w:rFonts w:ascii="Courier New" w:hAnsi="Courier New" w:cs="Courier New"/>
          <w:lang w:val="en-US"/>
        </w:rPr>
        <w:t>slvnwdcweofjwefweklfwelf</w:t>
      </w:r>
      <w:proofErr w:type="spellEnd"/>
      <w:r w:rsidRPr="000F7404">
        <w:rPr>
          <w:rFonts w:ascii="Courier New" w:hAnsi="Courier New" w:cs="Courier New"/>
          <w:lang w:val="en-US"/>
        </w:rPr>
        <w:t>"</w:t>
      </w:r>
    </w:p>
    <w:p w14:paraId="4E8917B5" w14:textId="0E35E015" w:rsidR="000F7404" w:rsidRDefault="0009006B" w:rsidP="004B4EB1">
      <w:pPr>
        <w:pStyle w:val="Overskrift1"/>
        <w:rPr>
          <w:lang w:val="en-US" w:eastAsia="en-US"/>
        </w:rPr>
      </w:pPr>
      <w:bookmarkStart w:id="64" w:name="_Toc483323196"/>
      <w:bookmarkStart w:id="65" w:name="_Toc499127636"/>
      <w:bookmarkStart w:id="66" w:name="_Toc506283617"/>
      <w:bookmarkEnd w:id="64"/>
      <w:r>
        <w:rPr>
          <w:lang w:val="en-US" w:eastAsia="en-US"/>
        </w:rPr>
        <w:lastRenderedPageBreak/>
        <w:t>eCommerce Payment Flows</w:t>
      </w:r>
      <w:bookmarkEnd w:id="65"/>
      <w:bookmarkEnd w:id="66"/>
    </w:p>
    <w:p w14:paraId="4E8917B6" w14:textId="38C04207" w:rsidR="004B4EB1" w:rsidRDefault="004B4EB1" w:rsidP="004B4EB1">
      <w:pPr>
        <w:rPr>
          <w:lang w:val="en-US" w:eastAsia="en-US"/>
        </w:rPr>
      </w:pPr>
      <w:r>
        <w:rPr>
          <w:lang w:val="en-US" w:eastAsia="en-US"/>
        </w:rPr>
        <w:t xml:space="preserve">Payment flow in </w:t>
      </w:r>
      <w:r w:rsidR="009C10E1">
        <w:rPr>
          <w:lang w:val="en-US" w:eastAsia="en-US"/>
        </w:rPr>
        <w:t>Vipps</w:t>
      </w:r>
      <w:r>
        <w:rPr>
          <w:lang w:val="en-US" w:eastAsia="en-US"/>
        </w:rPr>
        <w:t xml:space="preserve"> eCommerce is represented by following state diagram:</w:t>
      </w:r>
    </w:p>
    <w:p w14:paraId="4E8917B7" w14:textId="77777777" w:rsidR="004B4EB1" w:rsidRPr="004B4EB1" w:rsidRDefault="004B4EB1" w:rsidP="004B4EB1">
      <w:pPr>
        <w:rPr>
          <w:lang w:val="en-US" w:eastAsia="en-US"/>
        </w:rPr>
      </w:pPr>
      <w:r>
        <w:rPr>
          <w:noProof/>
        </w:rPr>
        <w:drawing>
          <wp:inline distT="0" distB="0" distL="0" distR="0" wp14:anchorId="4E891D76" wp14:editId="4E891D77">
            <wp:extent cx="5761355" cy="3147060"/>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mmerceStateMachineDiagram.png"/>
                    <pic:cNvPicPr/>
                  </pic:nvPicPr>
                  <pic:blipFill>
                    <a:blip r:embed="rId13">
                      <a:extLst>
                        <a:ext uri="{28A0092B-C50C-407E-A947-70E740481C1C}">
                          <a14:useLocalDpi xmlns:a14="http://schemas.microsoft.com/office/drawing/2010/main" val="0"/>
                        </a:ext>
                      </a:extLst>
                    </a:blip>
                    <a:stretch>
                      <a:fillRect/>
                    </a:stretch>
                  </pic:blipFill>
                  <pic:spPr>
                    <a:xfrm>
                      <a:off x="0" y="0"/>
                      <a:ext cx="5761355" cy="3147060"/>
                    </a:xfrm>
                    <a:prstGeom prst="rect">
                      <a:avLst/>
                    </a:prstGeom>
                  </pic:spPr>
                </pic:pic>
              </a:graphicData>
            </a:graphic>
          </wp:inline>
        </w:drawing>
      </w:r>
    </w:p>
    <w:p w14:paraId="4E8917B8" w14:textId="77777777" w:rsidR="004B4EB1" w:rsidRPr="004B4EB1" w:rsidRDefault="004B4EB1" w:rsidP="004B4EB1">
      <w:pPr>
        <w:pStyle w:val="Overskrift2"/>
        <w:rPr>
          <w:lang w:val="en-US"/>
        </w:rPr>
      </w:pPr>
      <w:bookmarkStart w:id="67" w:name="_Toc483323197"/>
      <w:bookmarkStart w:id="68" w:name="_Toc499127637"/>
      <w:bookmarkStart w:id="69" w:name="_Toc506283618"/>
      <w:r w:rsidRPr="004B4EB1">
        <w:rPr>
          <w:lang w:val="en-US"/>
        </w:rPr>
        <w:t>Initiate</w:t>
      </w:r>
      <w:bookmarkEnd w:id="67"/>
      <w:bookmarkEnd w:id="68"/>
      <w:bookmarkEnd w:id="69"/>
    </w:p>
    <w:p w14:paraId="064A7E0F" w14:textId="63DFC6D7" w:rsidR="00685322" w:rsidRPr="00D41BB4" w:rsidRDefault="004B4EB1" w:rsidP="00D46965">
      <w:pPr>
        <w:rPr>
          <w:lang w:val="en-US"/>
        </w:rPr>
      </w:pPr>
      <w:r w:rsidRPr="00D41BB4">
        <w:rPr>
          <w:lang w:val="en-US"/>
        </w:rPr>
        <w:t xml:space="preserve">First call in payment flow initiates payment request that is subject of </w:t>
      </w:r>
      <w:r w:rsidR="004F369A" w:rsidRPr="00D41BB4">
        <w:rPr>
          <w:lang w:val="en-US"/>
        </w:rPr>
        <w:t xml:space="preserve">customer (end user) confirmation. Payment has status </w:t>
      </w:r>
      <w:r w:rsidR="004F369A" w:rsidRPr="00D41BB4">
        <w:rPr>
          <w:i/>
          <w:lang w:val="en-US"/>
        </w:rPr>
        <w:t>I</w:t>
      </w:r>
      <w:r w:rsidRPr="00D41BB4">
        <w:rPr>
          <w:i/>
          <w:lang w:val="en-US"/>
        </w:rPr>
        <w:t>nitiated</w:t>
      </w:r>
      <w:r w:rsidR="004F369A" w:rsidRPr="00D41BB4">
        <w:rPr>
          <w:lang w:val="en-US"/>
        </w:rPr>
        <w:t xml:space="preserve"> and customer is notified about payment request in mobile app. If customer doesn’t confirm, the payment request cancels and payment flow aborts. </w:t>
      </w:r>
      <w:r w:rsidR="00D46965" w:rsidRPr="00D41BB4">
        <w:rPr>
          <w:lang w:val="en-US"/>
        </w:rPr>
        <w:t xml:space="preserve">Initiate call will have parameter </w:t>
      </w:r>
      <w:proofErr w:type="spellStart"/>
      <w:r w:rsidR="00D46965" w:rsidRPr="00D41BB4">
        <w:rPr>
          <w:i/>
          <w:lang w:val="en-US"/>
        </w:rPr>
        <w:t>paymentType</w:t>
      </w:r>
      <w:proofErr w:type="spellEnd"/>
      <w:r w:rsidR="00D46965" w:rsidRPr="00D41BB4">
        <w:rPr>
          <w:lang w:val="en-US"/>
        </w:rPr>
        <w:t xml:space="preserve"> which will identify regular ecommerce payment and express checkout payment flow.</w:t>
      </w:r>
    </w:p>
    <w:p w14:paraId="4E8917BB" w14:textId="77777777" w:rsidR="004B4EB1" w:rsidRPr="004B4EB1" w:rsidRDefault="004B4EB1" w:rsidP="004B4EB1">
      <w:pPr>
        <w:pStyle w:val="Overskrift2"/>
        <w:rPr>
          <w:lang w:val="en-US"/>
        </w:rPr>
      </w:pPr>
      <w:bookmarkStart w:id="70" w:name="_Toc483323198"/>
      <w:bookmarkStart w:id="71" w:name="_Toc499127638"/>
      <w:bookmarkStart w:id="72" w:name="_Toc506283619"/>
      <w:r w:rsidRPr="004B4EB1">
        <w:rPr>
          <w:lang w:val="en-US"/>
        </w:rPr>
        <w:t>Reserve</w:t>
      </w:r>
      <w:bookmarkEnd w:id="70"/>
      <w:bookmarkEnd w:id="71"/>
      <w:bookmarkEnd w:id="72"/>
    </w:p>
    <w:p w14:paraId="4E8917BC" w14:textId="398768FA" w:rsidR="004B4EB1" w:rsidRPr="004B4EB1" w:rsidRDefault="004B4EB1" w:rsidP="004B4EB1">
      <w:pPr>
        <w:rPr>
          <w:lang w:val="en-US"/>
        </w:rPr>
      </w:pPr>
      <w:r w:rsidRPr="004B4EB1">
        <w:rPr>
          <w:lang w:val="en-US"/>
        </w:rPr>
        <w:t xml:space="preserve">When the </w:t>
      </w:r>
      <w:r w:rsidR="004F369A">
        <w:rPr>
          <w:lang w:val="en-US"/>
        </w:rPr>
        <w:t>customer</w:t>
      </w:r>
      <w:r w:rsidRPr="004B4EB1">
        <w:rPr>
          <w:lang w:val="en-US"/>
        </w:rPr>
        <w:t xml:space="preserve"> successfully </w:t>
      </w:r>
      <w:r w:rsidR="004F369A">
        <w:rPr>
          <w:lang w:val="en-US"/>
        </w:rPr>
        <w:t>authorizes</w:t>
      </w:r>
      <w:r w:rsidRPr="004B4EB1">
        <w:rPr>
          <w:lang w:val="en-US"/>
        </w:rPr>
        <w:t xml:space="preserve"> the payment </w:t>
      </w:r>
      <w:r w:rsidR="004F369A">
        <w:rPr>
          <w:lang w:val="en-US"/>
        </w:rPr>
        <w:t xml:space="preserve">request by </w:t>
      </w:r>
      <w:r w:rsidRPr="004B4EB1">
        <w:rPr>
          <w:lang w:val="en-US"/>
        </w:rPr>
        <w:t xml:space="preserve">using </w:t>
      </w:r>
      <w:r w:rsidR="009C10E1">
        <w:rPr>
          <w:lang w:val="en-US"/>
        </w:rPr>
        <w:t>Vipps</w:t>
      </w:r>
      <w:r w:rsidRPr="004B4EB1">
        <w:rPr>
          <w:lang w:val="en-US"/>
        </w:rPr>
        <w:t xml:space="preserve"> app</w:t>
      </w:r>
      <w:r w:rsidR="004F369A">
        <w:rPr>
          <w:lang w:val="en-US"/>
        </w:rPr>
        <w:t>,</w:t>
      </w:r>
      <w:r w:rsidRPr="004B4EB1">
        <w:rPr>
          <w:lang w:val="en-US"/>
        </w:rPr>
        <w:t xml:space="preserve"> the payment status change</w:t>
      </w:r>
      <w:r w:rsidR="004F369A">
        <w:rPr>
          <w:lang w:val="en-US"/>
        </w:rPr>
        <w:t>s</w:t>
      </w:r>
      <w:r w:rsidRPr="004B4EB1">
        <w:rPr>
          <w:lang w:val="en-US"/>
        </w:rPr>
        <w:t xml:space="preserve"> to </w:t>
      </w:r>
      <w:r w:rsidRPr="004F369A">
        <w:rPr>
          <w:i/>
          <w:lang w:val="en-US"/>
        </w:rPr>
        <w:t>Reserved</w:t>
      </w:r>
      <w:r w:rsidRPr="004B4EB1">
        <w:rPr>
          <w:lang w:val="en-US"/>
        </w:rPr>
        <w:t>, and the respective amount will be reserved for future capturing</w:t>
      </w:r>
      <w:r w:rsidR="004F369A">
        <w:rPr>
          <w:lang w:val="en-US"/>
        </w:rPr>
        <w:t xml:space="preserve"> at the PSP.</w:t>
      </w:r>
    </w:p>
    <w:p w14:paraId="4E8917BD" w14:textId="77777777" w:rsidR="004B4EB1" w:rsidRPr="004B4EB1" w:rsidRDefault="004B4EB1" w:rsidP="004F369A">
      <w:pPr>
        <w:pStyle w:val="Overskrift2"/>
        <w:rPr>
          <w:lang w:val="en-US"/>
        </w:rPr>
      </w:pPr>
      <w:bookmarkStart w:id="73" w:name="_Toc483323199"/>
      <w:bookmarkStart w:id="74" w:name="_Toc499127639"/>
      <w:bookmarkStart w:id="75" w:name="_Toc506283620"/>
      <w:r w:rsidRPr="004B4EB1">
        <w:rPr>
          <w:lang w:val="en-US"/>
        </w:rPr>
        <w:t>Cancel</w:t>
      </w:r>
      <w:bookmarkEnd w:id="73"/>
      <w:bookmarkEnd w:id="74"/>
      <w:bookmarkEnd w:id="75"/>
    </w:p>
    <w:p w14:paraId="4E8917BE" w14:textId="77777777" w:rsidR="004F369A" w:rsidRDefault="004F369A" w:rsidP="00FB5391">
      <w:pPr>
        <w:rPr>
          <w:lang w:val="en-US"/>
        </w:rPr>
      </w:pPr>
      <w:r>
        <w:rPr>
          <w:lang w:val="en-US"/>
        </w:rPr>
        <w:t xml:space="preserve">Reservations can be cancelled and payment flow aborted under certain circumstances: </w:t>
      </w:r>
    </w:p>
    <w:p w14:paraId="4E8917BF" w14:textId="77777777" w:rsidR="004B4EB1" w:rsidRPr="00FB5391" w:rsidRDefault="004B4EB1" w:rsidP="0000623E">
      <w:pPr>
        <w:pStyle w:val="Listeavsnitt"/>
        <w:numPr>
          <w:ilvl w:val="0"/>
          <w:numId w:val="5"/>
        </w:numPr>
        <w:rPr>
          <w:lang w:val="en-US"/>
        </w:rPr>
      </w:pPr>
      <w:r w:rsidRPr="00FB5391">
        <w:rPr>
          <w:lang w:val="en-US"/>
        </w:rPr>
        <w:t>When user cancels the initiated payment then the payment status shown will be cancelled</w:t>
      </w:r>
    </w:p>
    <w:p w14:paraId="4E8917C0" w14:textId="77777777" w:rsidR="004B4EB1" w:rsidRPr="00FB5391" w:rsidRDefault="004F369A" w:rsidP="0000623E">
      <w:pPr>
        <w:pStyle w:val="Listeavsnitt"/>
        <w:numPr>
          <w:ilvl w:val="0"/>
          <w:numId w:val="5"/>
        </w:numPr>
        <w:rPr>
          <w:lang w:val="en-US"/>
        </w:rPr>
      </w:pPr>
      <w:r w:rsidRPr="00FB5391">
        <w:rPr>
          <w:lang w:val="en-US"/>
        </w:rPr>
        <w:t xml:space="preserve">When Merchant call </w:t>
      </w:r>
      <w:r w:rsidR="004B4EB1" w:rsidRPr="00FB5391">
        <w:rPr>
          <w:lang w:val="en-US"/>
        </w:rPr>
        <w:t xml:space="preserve">cancellation of the reservation. </w:t>
      </w:r>
      <w:r w:rsidRPr="00FB5391">
        <w:rPr>
          <w:lang w:val="en-US"/>
        </w:rPr>
        <w:t>Please note</w:t>
      </w:r>
      <w:r w:rsidR="004B4EB1" w:rsidRPr="00FB5391">
        <w:rPr>
          <w:lang w:val="en-US"/>
        </w:rPr>
        <w:t xml:space="preserve"> that </w:t>
      </w:r>
      <w:r w:rsidRPr="00FB5391">
        <w:rPr>
          <w:lang w:val="en-US"/>
        </w:rPr>
        <w:t>partially captured reservations can’t be cancelled.</w:t>
      </w:r>
    </w:p>
    <w:p w14:paraId="4E8917C1" w14:textId="77777777" w:rsidR="004B4EB1" w:rsidRDefault="004B4EB1" w:rsidP="0000623E">
      <w:pPr>
        <w:pStyle w:val="Listeavsnitt"/>
        <w:numPr>
          <w:ilvl w:val="0"/>
          <w:numId w:val="5"/>
        </w:numPr>
        <w:rPr>
          <w:lang w:val="en-US"/>
        </w:rPr>
      </w:pPr>
      <w:r w:rsidRPr="00FB5391">
        <w:rPr>
          <w:lang w:val="en-US"/>
        </w:rPr>
        <w:t xml:space="preserve">When there is a timeout of the payment </w:t>
      </w:r>
      <w:r w:rsidR="00FB5391" w:rsidRPr="00FB5391">
        <w:rPr>
          <w:lang w:val="en-US"/>
        </w:rPr>
        <w:t xml:space="preserve">confirmation by </w:t>
      </w:r>
      <w:r w:rsidR="00463D83" w:rsidRPr="00FB5391">
        <w:rPr>
          <w:lang w:val="en-US"/>
        </w:rPr>
        <w:t>several</w:t>
      </w:r>
      <w:r w:rsidR="00FB5391" w:rsidRPr="00FB5391">
        <w:rPr>
          <w:lang w:val="en-US"/>
        </w:rPr>
        <w:t xml:space="preserve"> of reasons </w:t>
      </w:r>
      <w:r w:rsidRPr="00FB5391">
        <w:rPr>
          <w:lang w:val="en-US"/>
        </w:rPr>
        <w:t>(</w:t>
      </w:r>
      <w:r w:rsidR="00FB5391" w:rsidRPr="00FB5391">
        <w:rPr>
          <w:lang w:val="en-US"/>
        </w:rPr>
        <w:t>no action by the customer</w:t>
      </w:r>
      <w:r w:rsidRPr="00FB5391">
        <w:rPr>
          <w:lang w:val="en-US"/>
        </w:rPr>
        <w:t xml:space="preserve">, notification to user is </w:t>
      </w:r>
      <w:r w:rsidR="004F369A" w:rsidRPr="00FB5391">
        <w:rPr>
          <w:lang w:val="en-US"/>
        </w:rPr>
        <w:t>delayed</w:t>
      </w:r>
      <w:r w:rsidR="00FB5391" w:rsidRPr="00FB5391">
        <w:rPr>
          <w:lang w:val="en-US"/>
        </w:rPr>
        <w:t>, etc</w:t>
      </w:r>
      <w:r w:rsidR="004F369A" w:rsidRPr="00FB5391">
        <w:rPr>
          <w:lang w:val="en-US"/>
        </w:rPr>
        <w:t>.</w:t>
      </w:r>
      <w:r w:rsidRPr="00FB5391">
        <w:rPr>
          <w:lang w:val="en-US"/>
        </w:rPr>
        <w:t xml:space="preserve">) </w:t>
      </w:r>
    </w:p>
    <w:p w14:paraId="4E8917C2" w14:textId="77777777" w:rsidR="00463D83" w:rsidRPr="00FB5391" w:rsidRDefault="00463D83" w:rsidP="0000623E">
      <w:pPr>
        <w:pStyle w:val="Listeavsnitt"/>
        <w:numPr>
          <w:ilvl w:val="0"/>
          <w:numId w:val="5"/>
        </w:numPr>
        <w:rPr>
          <w:lang w:val="en-US"/>
        </w:rPr>
      </w:pPr>
      <w:r>
        <w:rPr>
          <w:lang w:val="en-US"/>
        </w:rPr>
        <w:t>When reservation fails caused by system or communication error.</w:t>
      </w:r>
    </w:p>
    <w:p w14:paraId="4E8917C3" w14:textId="77777777" w:rsidR="004B4EB1" w:rsidRPr="004B4EB1" w:rsidRDefault="004B4EB1" w:rsidP="00FB5391">
      <w:pPr>
        <w:pStyle w:val="Overskrift2"/>
        <w:rPr>
          <w:lang w:val="en-US"/>
        </w:rPr>
      </w:pPr>
      <w:bookmarkStart w:id="76" w:name="_Toc483323200"/>
      <w:bookmarkStart w:id="77" w:name="_Toc499127640"/>
      <w:bookmarkStart w:id="78" w:name="_Toc506283621"/>
      <w:r w:rsidRPr="004B4EB1">
        <w:rPr>
          <w:lang w:val="en-US"/>
        </w:rPr>
        <w:t>Capture</w:t>
      </w:r>
      <w:bookmarkEnd w:id="76"/>
      <w:bookmarkEnd w:id="77"/>
      <w:bookmarkEnd w:id="78"/>
    </w:p>
    <w:p w14:paraId="4E8917C4" w14:textId="77777777" w:rsidR="004B4EB1" w:rsidRDefault="004B4EB1" w:rsidP="00FB5391">
      <w:pPr>
        <w:rPr>
          <w:lang w:val="en-US"/>
        </w:rPr>
      </w:pPr>
      <w:r w:rsidRPr="004B4EB1">
        <w:rPr>
          <w:lang w:val="en-US"/>
        </w:rPr>
        <w:t xml:space="preserve">When merchant shipped the goods then they can call capture API on the reserved transaction. The </w:t>
      </w:r>
      <w:r w:rsidR="00FB5391">
        <w:rPr>
          <w:lang w:val="en-US"/>
        </w:rPr>
        <w:t>API</w:t>
      </w:r>
      <w:r w:rsidRPr="004B4EB1">
        <w:rPr>
          <w:lang w:val="en-US"/>
        </w:rPr>
        <w:t xml:space="preserve"> allows to do a full amount capture or partial amount capture.</w:t>
      </w:r>
    </w:p>
    <w:p w14:paraId="4E8917C5" w14:textId="77777777" w:rsidR="00512EE1" w:rsidRDefault="00512EE1" w:rsidP="00512EE1">
      <w:pPr>
        <w:pStyle w:val="Overskrift2"/>
        <w:rPr>
          <w:lang w:val="en-US"/>
        </w:rPr>
      </w:pPr>
      <w:bookmarkStart w:id="79" w:name="_Toc483323201"/>
      <w:bookmarkStart w:id="80" w:name="_Toc499127641"/>
      <w:bookmarkStart w:id="81" w:name="_Toc506283622"/>
      <w:r>
        <w:rPr>
          <w:lang w:val="en-US"/>
        </w:rPr>
        <w:lastRenderedPageBreak/>
        <w:t>Direct capture</w:t>
      </w:r>
      <w:bookmarkEnd w:id="79"/>
      <w:bookmarkEnd w:id="80"/>
      <w:bookmarkEnd w:id="81"/>
    </w:p>
    <w:p w14:paraId="4E8917C6" w14:textId="364C654C" w:rsidR="00512EE1" w:rsidRPr="004B4EB1" w:rsidRDefault="00512EE1" w:rsidP="00FB5391">
      <w:pPr>
        <w:rPr>
          <w:lang w:val="en-US"/>
        </w:rPr>
      </w:pPr>
      <w:r>
        <w:rPr>
          <w:lang w:val="en-US"/>
        </w:rPr>
        <w:t>Direct capture is not depicted on diagram above but</w:t>
      </w:r>
      <w:proofErr w:type="gramStart"/>
      <w:r>
        <w:rPr>
          <w:lang w:val="en-US"/>
        </w:rPr>
        <w:t>, in essence, combines</w:t>
      </w:r>
      <w:proofErr w:type="gramEnd"/>
      <w:r>
        <w:rPr>
          <w:lang w:val="en-US"/>
        </w:rPr>
        <w:t xml:space="preserve"> two steps (</w:t>
      </w:r>
      <w:r w:rsidR="004A6116">
        <w:rPr>
          <w:lang w:val="en-US"/>
        </w:rPr>
        <w:t>reserve and capture</w:t>
      </w:r>
      <w:r>
        <w:rPr>
          <w:lang w:val="en-US"/>
        </w:rPr>
        <w:t>) in one</w:t>
      </w:r>
      <w:r w:rsidR="00E10EF1">
        <w:rPr>
          <w:lang w:val="en-US"/>
        </w:rPr>
        <w:t xml:space="preserve">. This is a configuration in Vipps backend when </w:t>
      </w:r>
      <w:r w:rsidR="004A6116">
        <w:rPr>
          <w:lang w:val="en-US"/>
        </w:rPr>
        <w:t>Initiate payment request is sent.</w:t>
      </w:r>
      <w:r w:rsidR="00E10EF1">
        <w:rPr>
          <w:lang w:val="en-US"/>
        </w:rPr>
        <w:t xml:space="preserve"> </w:t>
      </w:r>
    </w:p>
    <w:p w14:paraId="4E8917C7" w14:textId="77777777" w:rsidR="004B4EB1" w:rsidRPr="004B4EB1" w:rsidRDefault="004B4EB1" w:rsidP="00FB5391">
      <w:pPr>
        <w:pStyle w:val="Overskrift2"/>
        <w:rPr>
          <w:lang w:val="en-US"/>
        </w:rPr>
      </w:pPr>
      <w:bookmarkStart w:id="82" w:name="_Toc483323202"/>
      <w:bookmarkStart w:id="83" w:name="_Toc499127642"/>
      <w:bookmarkStart w:id="84" w:name="_Toc506283623"/>
      <w:r w:rsidRPr="004B4EB1">
        <w:rPr>
          <w:lang w:val="en-US"/>
        </w:rPr>
        <w:t>Refund</w:t>
      </w:r>
      <w:bookmarkEnd w:id="82"/>
      <w:bookmarkEnd w:id="83"/>
      <w:bookmarkEnd w:id="84"/>
    </w:p>
    <w:p w14:paraId="4E8917C8" w14:textId="77777777" w:rsidR="0045686F" w:rsidRDefault="004B4EB1" w:rsidP="00FB5391">
      <w:pPr>
        <w:rPr>
          <w:lang w:val="en-US"/>
        </w:rPr>
      </w:pPr>
      <w:r w:rsidRPr="004B4EB1">
        <w:rPr>
          <w:lang w:val="en-US"/>
        </w:rPr>
        <w:t xml:space="preserve">Merchant can initiate a refund of the captured amount. The </w:t>
      </w:r>
      <w:r w:rsidR="00FB5391">
        <w:rPr>
          <w:lang w:val="en-US"/>
        </w:rPr>
        <w:t>refund can be a partial or full.</w:t>
      </w:r>
    </w:p>
    <w:p w14:paraId="4E8917C9" w14:textId="77777777" w:rsidR="00241552" w:rsidRDefault="00241552" w:rsidP="00FB5391">
      <w:pPr>
        <w:rPr>
          <w:lang w:val="en-US"/>
        </w:rPr>
      </w:pPr>
    </w:p>
    <w:p w14:paraId="4E8917CA" w14:textId="77777777" w:rsidR="00241552" w:rsidRDefault="00241552" w:rsidP="00AE22FD">
      <w:pPr>
        <w:pStyle w:val="Overskrift2"/>
        <w:rPr>
          <w:lang w:val="en-US"/>
        </w:rPr>
      </w:pPr>
      <w:bookmarkStart w:id="85" w:name="_Toc483323203"/>
      <w:bookmarkStart w:id="86" w:name="_Toc499127643"/>
      <w:bookmarkStart w:id="87" w:name="_Toc506283624"/>
      <w:r w:rsidRPr="00D41BB4">
        <w:rPr>
          <w:lang w:val="en-US"/>
        </w:rPr>
        <w:t>Get Order Status</w:t>
      </w:r>
      <w:bookmarkEnd w:id="85"/>
      <w:bookmarkEnd w:id="86"/>
      <w:bookmarkEnd w:id="87"/>
    </w:p>
    <w:p w14:paraId="4E8917CB" w14:textId="6F20EF02" w:rsidR="00241552" w:rsidRDefault="00A81FC1">
      <w:pPr>
        <w:rPr>
          <w:lang w:val="en-US"/>
        </w:rPr>
      </w:pPr>
      <w:r>
        <w:rPr>
          <w:lang w:val="en-US"/>
        </w:rPr>
        <w:t xml:space="preserve">Get Order Status intention is to check whether the user is authenticated the transaction or not. </w:t>
      </w:r>
      <w:r w:rsidR="00B963E8">
        <w:rPr>
          <w:lang w:val="en-US"/>
        </w:rPr>
        <w:t xml:space="preserve">Possible status </w:t>
      </w:r>
      <w:r w:rsidR="00490592">
        <w:rPr>
          <w:lang w:val="en-US"/>
        </w:rPr>
        <w:t xml:space="preserve">provided by this service </w:t>
      </w:r>
      <w:r w:rsidR="00D41BB4" w:rsidRPr="00D41BB4">
        <w:rPr>
          <w:lang w:val="en-US"/>
        </w:rPr>
        <w:t>is</w:t>
      </w:r>
      <w:r w:rsidR="00B963E8">
        <w:rPr>
          <w:lang w:val="en-US"/>
        </w:rPr>
        <w:t xml:space="preserve"> listed below</w:t>
      </w:r>
      <w:r w:rsidR="00AE22FD">
        <w:rPr>
          <w:lang w:val="en-US"/>
        </w:rPr>
        <w:t xml:space="preserve">: </w:t>
      </w:r>
    </w:p>
    <w:p w14:paraId="4E8917CC" w14:textId="77777777" w:rsidR="00AE22FD" w:rsidRDefault="00AE22FD">
      <w:pPr>
        <w:rPr>
          <w:lang w:val="en-US"/>
        </w:rPr>
      </w:pPr>
    </w:p>
    <w:tbl>
      <w:tblPr>
        <w:tblStyle w:val="Lysskyggelegginguthevingsfarge1"/>
        <w:tblW w:w="9289" w:type="dxa"/>
        <w:tblLook w:val="04A0" w:firstRow="1" w:lastRow="0" w:firstColumn="1" w:lastColumn="0" w:noHBand="0" w:noVBand="1"/>
      </w:tblPr>
      <w:tblGrid>
        <w:gridCol w:w="1809"/>
        <w:gridCol w:w="7480"/>
      </w:tblGrid>
      <w:tr w:rsidR="00AE22FD" w:rsidRPr="00E03709" w14:paraId="4E8917CF" w14:textId="77777777" w:rsidTr="00243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4E8917CD" w14:textId="77777777" w:rsidR="00AE22FD" w:rsidRPr="00D41BB4" w:rsidRDefault="00AE22FD" w:rsidP="00AE22FD">
            <w:pPr>
              <w:rPr>
                <w:b w:val="0"/>
                <w:color w:val="0D0D0D" w:themeColor="text1" w:themeTint="F2"/>
                <w:sz w:val="18"/>
                <w:lang w:val="en-US"/>
              </w:rPr>
            </w:pPr>
            <w:r w:rsidRPr="00D41BB4">
              <w:rPr>
                <w:color w:val="0D0D0D" w:themeColor="text1" w:themeTint="F2"/>
                <w:sz w:val="18"/>
                <w:lang w:val="en-US"/>
              </w:rPr>
              <w:t xml:space="preserve">Status </w:t>
            </w:r>
          </w:p>
        </w:tc>
        <w:tc>
          <w:tcPr>
            <w:tcW w:w="7480" w:type="dxa"/>
            <w:noWrap/>
            <w:hideMark/>
          </w:tcPr>
          <w:p w14:paraId="4E8917CE" w14:textId="77777777" w:rsidR="00AE22FD" w:rsidRPr="00D41BB4" w:rsidRDefault="00AE22FD" w:rsidP="001B39DD">
            <w:pPr>
              <w:cnfStyle w:val="100000000000" w:firstRow="1" w:lastRow="0" w:firstColumn="0" w:lastColumn="0" w:oddVBand="0" w:evenVBand="0" w:oddHBand="0" w:evenHBand="0" w:firstRowFirstColumn="0" w:firstRowLastColumn="0" w:lastRowFirstColumn="0" w:lastRowLastColumn="0"/>
              <w:rPr>
                <w:b w:val="0"/>
                <w:color w:val="0D0D0D" w:themeColor="text1" w:themeTint="F2"/>
                <w:sz w:val="18"/>
                <w:lang w:val="en-US"/>
              </w:rPr>
            </w:pPr>
            <w:r w:rsidRPr="00D41BB4">
              <w:rPr>
                <w:color w:val="0D0D0D" w:themeColor="text1" w:themeTint="F2"/>
                <w:sz w:val="18"/>
                <w:lang w:val="en-US"/>
              </w:rPr>
              <w:t>Description</w:t>
            </w:r>
          </w:p>
        </w:tc>
      </w:tr>
      <w:tr w:rsidR="00AE22FD" w:rsidRPr="00E03709" w14:paraId="4E8917D2" w14:textId="77777777" w:rsidTr="00243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E8917D0" w14:textId="0C9A768B" w:rsidR="00AE22FD" w:rsidRPr="00D41BB4" w:rsidRDefault="00243BB7" w:rsidP="001B39DD">
            <w:pPr>
              <w:rPr>
                <w:b w:val="0"/>
                <w:color w:val="0D0D0D" w:themeColor="text1" w:themeTint="F2"/>
                <w:sz w:val="18"/>
                <w:lang w:val="en-US"/>
              </w:rPr>
            </w:pPr>
            <w:r w:rsidRPr="00D41BB4">
              <w:rPr>
                <w:b w:val="0"/>
                <w:color w:val="0D0D0D" w:themeColor="text1" w:themeTint="F2"/>
                <w:sz w:val="18"/>
                <w:lang w:val="en-US"/>
              </w:rPr>
              <w:t>INITIATE</w:t>
            </w:r>
          </w:p>
        </w:tc>
        <w:tc>
          <w:tcPr>
            <w:tcW w:w="7480" w:type="dxa"/>
            <w:vAlign w:val="bottom"/>
          </w:tcPr>
          <w:p w14:paraId="4E8917D1" w14:textId="77777777" w:rsidR="00AE22FD" w:rsidRPr="00D41BB4" w:rsidRDefault="00AE22FD" w:rsidP="001B39DD">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Initiate Payment</w:t>
            </w:r>
          </w:p>
        </w:tc>
      </w:tr>
      <w:tr w:rsidR="00AE22FD" w:rsidRPr="00590B22" w14:paraId="4E8917D5" w14:textId="77777777" w:rsidTr="00243BB7">
        <w:tc>
          <w:tcPr>
            <w:cnfStyle w:val="001000000000" w:firstRow="0" w:lastRow="0" w:firstColumn="1" w:lastColumn="0" w:oddVBand="0" w:evenVBand="0" w:oddHBand="0" w:evenHBand="0" w:firstRowFirstColumn="0" w:firstRowLastColumn="0" w:lastRowFirstColumn="0" w:lastRowLastColumn="0"/>
            <w:tcW w:w="1809" w:type="dxa"/>
          </w:tcPr>
          <w:p w14:paraId="4E8917D3" w14:textId="1FBEE2DA" w:rsidR="00AE22FD" w:rsidRPr="00D41BB4" w:rsidRDefault="00243BB7" w:rsidP="001B39DD">
            <w:pPr>
              <w:rPr>
                <w:b w:val="0"/>
                <w:color w:val="0D0D0D" w:themeColor="text1" w:themeTint="F2"/>
                <w:sz w:val="18"/>
                <w:lang w:val="en-US"/>
              </w:rPr>
            </w:pPr>
            <w:r w:rsidRPr="00D41BB4">
              <w:rPr>
                <w:b w:val="0"/>
                <w:color w:val="0D0D0D" w:themeColor="text1" w:themeTint="F2"/>
                <w:sz w:val="18"/>
                <w:lang w:val="en-US"/>
              </w:rPr>
              <w:t>REGISTER</w:t>
            </w:r>
          </w:p>
        </w:tc>
        <w:tc>
          <w:tcPr>
            <w:tcW w:w="7480" w:type="dxa"/>
            <w:vAlign w:val="bottom"/>
          </w:tcPr>
          <w:p w14:paraId="4E8917D4" w14:textId="77777777" w:rsidR="00AE22FD" w:rsidRPr="00AE22FD" w:rsidRDefault="00AE22FD" w:rsidP="001B39DD">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AE22FD">
              <w:rPr>
                <w:color w:val="000000" w:themeColor="text1"/>
                <w:sz w:val="18"/>
                <w:szCs w:val="18"/>
                <w:lang w:val="en-US"/>
              </w:rPr>
              <w:t xml:space="preserve">When we call PSP for payment </w:t>
            </w:r>
          </w:p>
        </w:tc>
      </w:tr>
      <w:tr w:rsidR="00AE22FD" w:rsidRPr="00590B22" w14:paraId="4E8917D8" w14:textId="77777777" w:rsidTr="00243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E8917D6" w14:textId="2250B5EB" w:rsidR="00AE22FD" w:rsidRPr="00E03709" w:rsidRDefault="00243BB7" w:rsidP="001B39DD">
            <w:pPr>
              <w:rPr>
                <w:b w:val="0"/>
                <w:color w:val="0D0D0D" w:themeColor="text1" w:themeTint="F2"/>
                <w:sz w:val="18"/>
                <w:szCs w:val="18"/>
                <w:lang w:val="en-US"/>
              </w:rPr>
            </w:pPr>
            <w:r>
              <w:rPr>
                <w:b w:val="0"/>
                <w:color w:val="0D0D0D" w:themeColor="text1" w:themeTint="F2"/>
                <w:sz w:val="18"/>
                <w:szCs w:val="18"/>
                <w:lang w:val="en-US"/>
              </w:rPr>
              <w:t>RESERVE</w:t>
            </w:r>
          </w:p>
        </w:tc>
        <w:tc>
          <w:tcPr>
            <w:tcW w:w="7480" w:type="dxa"/>
            <w:vAlign w:val="bottom"/>
          </w:tcPr>
          <w:p w14:paraId="4E8917D7" w14:textId="77777777" w:rsidR="00AE22FD" w:rsidRPr="002F3968" w:rsidRDefault="00AE22FD" w:rsidP="001B39DD">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2F3968">
              <w:rPr>
                <w:color w:val="000000" w:themeColor="text1"/>
                <w:sz w:val="18"/>
                <w:szCs w:val="18"/>
                <w:lang w:val="en-US"/>
              </w:rPr>
              <w:t>Parent Reserve Payment and for its child Capture\Refund payments</w:t>
            </w:r>
          </w:p>
        </w:tc>
      </w:tr>
      <w:tr w:rsidR="00AE22FD" w:rsidRPr="00D43D00" w14:paraId="4E8917DB" w14:textId="77777777" w:rsidTr="00243BB7">
        <w:tc>
          <w:tcPr>
            <w:cnfStyle w:val="001000000000" w:firstRow="0" w:lastRow="0" w:firstColumn="1" w:lastColumn="0" w:oddVBand="0" w:evenVBand="0" w:oddHBand="0" w:evenHBand="0" w:firstRowFirstColumn="0" w:firstRowLastColumn="0" w:lastRowFirstColumn="0" w:lastRowLastColumn="0"/>
            <w:tcW w:w="1809" w:type="dxa"/>
          </w:tcPr>
          <w:p w14:paraId="4E8917D9" w14:textId="3BA9A697" w:rsidR="00AE22FD" w:rsidRPr="00D41BB4" w:rsidRDefault="00243BB7" w:rsidP="001B39DD">
            <w:pPr>
              <w:rPr>
                <w:b w:val="0"/>
                <w:color w:val="0D0D0D" w:themeColor="text1" w:themeTint="F2"/>
                <w:sz w:val="18"/>
                <w:lang w:val="en-US"/>
              </w:rPr>
            </w:pPr>
            <w:r w:rsidRPr="00D41BB4">
              <w:rPr>
                <w:b w:val="0"/>
                <w:color w:val="0D0D0D" w:themeColor="text1" w:themeTint="F2"/>
                <w:sz w:val="18"/>
                <w:lang w:val="en-US"/>
              </w:rPr>
              <w:t>SALE</w:t>
            </w:r>
          </w:p>
        </w:tc>
        <w:tc>
          <w:tcPr>
            <w:tcW w:w="7480" w:type="dxa"/>
            <w:vAlign w:val="bottom"/>
          </w:tcPr>
          <w:p w14:paraId="4E8917DA" w14:textId="77777777" w:rsidR="00AE22FD" w:rsidRPr="00D41BB4" w:rsidRDefault="00AE22FD" w:rsidP="001B39DD">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Direct Capture</w:t>
            </w:r>
          </w:p>
        </w:tc>
      </w:tr>
      <w:tr w:rsidR="00AE22FD" w:rsidRPr="00590B22" w14:paraId="4E8917DE" w14:textId="77777777" w:rsidTr="00243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E8917DC" w14:textId="219C4B9F" w:rsidR="00AE22FD" w:rsidRPr="00AE22FD" w:rsidRDefault="00243BB7" w:rsidP="001B39DD">
            <w:pPr>
              <w:rPr>
                <w:b w:val="0"/>
                <w:color w:val="0D0D0D" w:themeColor="text1" w:themeTint="F2"/>
                <w:sz w:val="18"/>
                <w:szCs w:val="18"/>
                <w:lang w:val="en-US"/>
              </w:rPr>
            </w:pPr>
            <w:r>
              <w:rPr>
                <w:b w:val="0"/>
                <w:color w:val="0D0D0D" w:themeColor="text1" w:themeTint="F2"/>
                <w:sz w:val="18"/>
                <w:szCs w:val="18"/>
                <w:lang w:val="en-US"/>
              </w:rPr>
              <w:t>CANCEL</w:t>
            </w:r>
          </w:p>
        </w:tc>
        <w:tc>
          <w:tcPr>
            <w:tcW w:w="7480" w:type="dxa"/>
            <w:vAlign w:val="bottom"/>
          </w:tcPr>
          <w:p w14:paraId="4E8917DD" w14:textId="455F7808" w:rsidR="00AE22FD" w:rsidRPr="00602821" w:rsidRDefault="00602821" w:rsidP="0060282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602821">
              <w:rPr>
                <w:color w:val="000000" w:themeColor="text1"/>
                <w:sz w:val="18"/>
                <w:szCs w:val="18"/>
                <w:lang w:val="en-US"/>
              </w:rPr>
              <w:t xml:space="preserve">When payment has been </w:t>
            </w:r>
            <w:r>
              <w:rPr>
                <w:color w:val="000000" w:themeColor="text1"/>
                <w:sz w:val="18"/>
                <w:szCs w:val="18"/>
                <w:lang w:val="en-US"/>
              </w:rPr>
              <w:t>cancelled</w:t>
            </w:r>
          </w:p>
        </w:tc>
      </w:tr>
      <w:tr w:rsidR="00AE22FD" w:rsidRPr="00D43D00" w14:paraId="4E8917E1" w14:textId="77777777" w:rsidTr="00243BB7">
        <w:tc>
          <w:tcPr>
            <w:cnfStyle w:val="001000000000" w:firstRow="0" w:lastRow="0" w:firstColumn="1" w:lastColumn="0" w:oddVBand="0" w:evenVBand="0" w:oddHBand="0" w:evenHBand="0" w:firstRowFirstColumn="0" w:firstRowLastColumn="0" w:lastRowFirstColumn="0" w:lastRowLastColumn="0"/>
            <w:tcW w:w="1809" w:type="dxa"/>
          </w:tcPr>
          <w:p w14:paraId="4E8917DF" w14:textId="3523D6A1" w:rsidR="00AE22FD" w:rsidRPr="00AE22FD" w:rsidRDefault="00243BB7" w:rsidP="001B39DD">
            <w:pPr>
              <w:rPr>
                <w:b w:val="0"/>
                <w:color w:val="0D0D0D" w:themeColor="text1" w:themeTint="F2"/>
                <w:sz w:val="18"/>
                <w:szCs w:val="18"/>
                <w:lang w:val="en-US"/>
              </w:rPr>
            </w:pPr>
            <w:r>
              <w:rPr>
                <w:b w:val="0"/>
                <w:color w:val="0D0D0D" w:themeColor="text1" w:themeTint="F2"/>
                <w:sz w:val="18"/>
                <w:szCs w:val="18"/>
                <w:lang w:val="en-US"/>
              </w:rPr>
              <w:t>VOID</w:t>
            </w:r>
          </w:p>
        </w:tc>
        <w:tc>
          <w:tcPr>
            <w:tcW w:w="7480" w:type="dxa"/>
            <w:vAlign w:val="bottom"/>
          </w:tcPr>
          <w:p w14:paraId="4E8917E0" w14:textId="77777777" w:rsidR="00AE22FD" w:rsidRPr="00D41BB4" w:rsidRDefault="00AE22FD" w:rsidP="001B39DD">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Registration Cancel</w:t>
            </w:r>
          </w:p>
        </w:tc>
      </w:tr>
      <w:tr w:rsidR="00AE22FD" w:rsidRPr="00590B22" w14:paraId="4E8917E4" w14:textId="77777777" w:rsidTr="00243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E8917E2" w14:textId="1203105B" w:rsidR="00AE22FD" w:rsidRPr="00AE22FD" w:rsidRDefault="00243BB7" w:rsidP="001B39DD">
            <w:pPr>
              <w:rPr>
                <w:b w:val="0"/>
                <w:color w:val="0D0D0D" w:themeColor="text1" w:themeTint="F2"/>
                <w:sz w:val="18"/>
                <w:szCs w:val="18"/>
                <w:lang w:val="en-US"/>
              </w:rPr>
            </w:pPr>
            <w:r>
              <w:rPr>
                <w:b w:val="0"/>
                <w:color w:val="0D0D0D" w:themeColor="text1" w:themeTint="F2"/>
                <w:sz w:val="18"/>
                <w:szCs w:val="18"/>
                <w:lang w:val="en-US"/>
              </w:rPr>
              <w:t>AUTOREVERSAL</w:t>
            </w:r>
          </w:p>
        </w:tc>
        <w:tc>
          <w:tcPr>
            <w:tcW w:w="7480" w:type="dxa"/>
            <w:vAlign w:val="bottom"/>
          </w:tcPr>
          <w:p w14:paraId="4E8917E3" w14:textId="77777777" w:rsidR="00AE22FD" w:rsidRPr="002F3968" w:rsidRDefault="00AE22FD" w:rsidP="001B39DD">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2F3968">
              <w:rPr>
                <w:color w:val="000000" w:themeColor="text1"/>
                <w:sz w:val="18"/>
                <w:szCs w:val="18"/>
                <w:lang w:val="en-US"/>
              </w:rPr>
              <w:t xml:space="preserve">Transaction timed out at Nets, we will refund the transaction and then it will be </w:t>
            </w:r>
            <w:proofErr w:type="spellStart"/>
            <w:r w:rsidRPr="002F3968">
              <w:rPr>
                <w:color w:val="000000" w:themeColor="text1"/>
                <w:sz w:val="18"/>
                <w:szCs w:val="18"/>
                <w:lang w:val="en-US"/>
              </w:rPr>
              <w:t>autoreversal</w:t>
            </w:r>
            <w:proofErr w:type="spellEnd"/>
          </w:p>
        </w:tc>
      </w:tr>
      <w:tr w:rsidR="00AE22FD" w:rsidRPr="00590B22" w14:paraId="4E8917E7" w14:textId="77777777" w:rsidTr="00243BB7">
        <w:tc>
          <w:tcPr>
            <w:cnfStyle w:val="001000000000" w:firstRow="0" w:lastRow="0" w:firstColumn="1" w:lastColumn="0" w:oddVBand="0" w:evenVBand="0" w:oddHBand="0" w:evenHBand="0" w:firstRowFirstColumn="0" w:firstRowLastColumn="0" w:lastRowFirstColumn="0" w:lastRowLastColumn="0"/>
            <w:tcW w:w="1809" w:type="dxa"/>
          </w:tcPr>
          <w:p w14:paraId="4E8917E5" w14:textId="12058BD6" w:rsidR="00AE22FD" w:rsidRPr="00AE22FD" w:rsidRDefault="00243BB7" w:rsidP="001B39DD">
            <w:pPr>
              <w:rPr>
                <w:b w:val="0"/>
                <w:color w:val="0D0D0D" w:themeColor="text1" w:themeTint="F2"/>
                <w:sz w:val="18"/>
                <w:szCs w:val="18"/>
                <w:lang w:val="en-US"/>
              </w:rPr>
            </w:pPr>
            <w:r>
              <w:rPr>
                <w:b w:val="0"/>
                <w:color w:val="0D0D0D" w:themeColor="text1" w:themeTint="F2"/>
                <w:sz w:val="18"/>
                <w:szCs w:val="18"/>
                <w:lang w:val="en-US"/>
              </w:rPr>
              <w:t>AUTOCANCEL</w:t>
            </w:r>
          </w:p>
        </w:tc>
        <w:tc>
          <w:tcPr>
            <w:tcW w:w="7480" w:type="dxa"/>
            <w:vAlign w:val="bottom"/>
          </w:tcPr>
          <w:p w14:paraId="4E8917E6" w14:textId="77777777" w:rsidR="00AE22FD" w:rsidRPr="001B39DD" w:rsidRDefault="00AE22FD" w:rsidP="001B39DD">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rPr>
            </w:pPr>
            <w:r w:rsidRPr="001B39DD">
              <w:rPr>
                <w:color w:val="0D0D0D" w:themeColor="text1" w:themeTint="F2"/>
                <w:sz w:val="18"/>
                <w:szCs w:val="18"/>
                <w:lang w:val="en-US"/>
              </w:rPr>
              <w:t>When no action from user for notification for X minutes.</w:t>
            </w:r>
          </w:p>
        </w:tc>
      </w:tr>
      <w:tr w:rsidR="00243BB7" w:rsidRPr="00590B22" w14:paraId="7B3FBB4B" w14:textId="77777777" w:rsidTr="00243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040FDAD" w14:textId="57013630" w:rsidR="00243BB7" w:rsidRPr="00243BB7" w:rsidRDefault="00243BB7" w:rsidP="001B39DD">
            <w:pPr>
              <w:rPr>
                <w:b w:val="0"/>
                <w:color w:val="0D0D0D" w:themeColor="text1" w:themeTint="F2"/>
                <w:sz w:val="18"/>
                <w:szCs w:val="18"/>
                <w:lang w:val="en-US"/>
              </w:rPr>
            </w:pPr>
            <w:r w:rsidRPr="00243BB7">
              <w:rPr>
                <w:b w:val="0"/>
                <w:color w:val="0D0D0D" w:themeColor="text1" w:themeTint="F2"/>
                <w:sz w:val="18"/>
                <w:szCs w:val="18"/>
                <w:lang w:val="en-US"/>
              </w:rPr>
              <w:t>FAILED</w:t>
            </w:r>
          </w:p>
        </w:tc>
        <w:tc>
          <w:tcPr>
            <w:tcW w:w="7480" w:type="dxa"/>
            <w:vAlign w:val="bottom"/>
          </w:tcPr>
          <w:p w14:paraId="6850B514" w14:textId="2F9274A7" w:rsidR="00243BB7" w:rsidRPr="001B39DD" w:rsidRDefault="00243BB7" w:rsidP="001B39DD">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rPr>
            </w:pPr>
            <w:r>
              <w:rPr>
                <w:color w:val="0D0D0D" w:themeColor="text1" w:themeTint="F2"/>
                <w:sz w:val="18"/>
                <w:szCs w:val="18"/>
                <w:lang w:val="en-US"/>
              </w:rPr>
              <w:t>When transaction failed to execute</w:t>
            </w:r>
          </w:p>
        </w:tc>
      </w:tr>
      <w:tr w:rsidR="00602821" w:rsidRPr="00590B22" w14:paraId="1C19118B" w14:textId="77777777" w:rsidTr="00243BB7">
        <w:tc>
          <w:tcPr>
            <w:cnfStyle w:val="001000000000" w:firstRow="0" w:lastRow="0" w:firstColumn="1" w:lastColumn="0" w:oddVBand="0" w:evenVBand="0" w:oddHBand="0" w:evenHBand="0" w:firstRowFirstColumn="0" w:firstRowLastColumn="0" w:lastRowFirstColumn="0" w:lastRowLastColumn="0"/>
            <w:tcW w:w="1809" w:type="dxa"/>
          </w:tcPr>
          <w:p w14:paraId="458EE888" w14:textId="374CF703" w:rsidR="00602821" w:rsidRPr="00602821" w:rsidRDefault="00602821" w:rsidP="001B39DD">
            <w:pPr>
              <w:rPr>
                <w:b w:val="0"/>
                <w:color w:val="0D0D0D" w:themeColor="text1" w:themeTint="F2"/>
                <w:sz w:val="18"/>
                <w:szCs w:val="18"/>
                <w:lang w:val="en-US"/>
              </w:rPr>
            </w:pPr>
            <w:r w:rsidRPr="00602821">
              <w:rPr>
                <w:b w:val="0"/>
                <w:color w:val="0D0D0D" w:themeColor="text1" w:themeTint="F2"/>
                <w:sz w:val="18"/>
                <w:szCs w:val="18"/>
                <w:lang w:val="en-US"/>
              </w:rPr>
              <w:t>REJECTED</w:t>
            </w:r>
          </w:p>
        </w:tc>
        <w:tc>
          <w:tcPr>
            <w:tcW w:w="7480" w:type="dxa"/>
            <w:vAlign w:val="bottom"/>
          </w:tcPr>
          <w:p w14:paraId="167B87E5" w14:textId="1EACEE88" w:rsidR="00602821" w:rsidRDefault="00602821" w:rsidP="001B39DD">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rPr>
            </w:pPr>
            <w:r>
              <w:rPr>
                <w:color w:val="0D0D0D" w:themeColor="text1" w:themeTint="F2"/>
                <w:sz w:val="18"/>
                <w:szCs w:val="18"/>
                <w:lang w:val="en-US"/>
              </w:rPr>
              <w:t>When user reject payment request in Vipps app</w:t>
            </w:r>
          </w:p>
        </w:tc>
      </w:tr>
    </w:tbl>
    <w:p w14:paraId="4E8917E8" w14:textId="77777777" w:rsidR="00A81FC1" w:rsidRDefault="00A81FC1" w:rsidP="00A81FC1">
      <w:pPr>
        <w:rPr>
          <w:lang w:val="en-US"/>
        </w:rPr>
      </w:pPr>
    </w:p>
    <w:p w14:paraId="4E8917E9" w14:textId="77777777" w:rsidR="003B4E1E" w:rsidRPr="00D41BB4" w:rsidRDefault="003B4E1E" w:rsidP="00AE22FD">
      <w:pPr>
        <w:pStyle w:val="Overskrift2"/>
        <w:rPr>
          <w:lang w:val="en-US"/>
        </w:rPr>
      </w:pPr>
      <w:bookmarkStart w:id="88" w:name="_Toc483323204"/>
      <w:bookmarkStart w:id="89" w:name="_Toc499127644"/>
      <w:bookmarkStart w:id="90" w:name="_Toc506283625"/>
      <w:r w:rsidRPr="00D41BB4">
        <w:rPr>
          <w:lang w:val="en-US"/>
        </w:rPr>
        <w:t>Get Payment Details</w:t>
      </w:r>
      <w:bookmarkEnd w:id="88"/>
      <w:bookmarkEnd w:id="89"/>
      <w:bookmarkEnd w:id="90"/>
    </w:p>
    <w:p w14:paraId="4E8917EA" w14:textId="77777777" w:rsidR="003B4E1E" w:rsidRPr="00241552" w:rsidRDefault="003B4E1E" w:rsidP="00A81FC1">
      <w:pPr>
        <w:rPr>
          <w:lang w:val="en-US"/>
        </w:rPr>
      </w:pPr>
      <w:r>
        <w:rPr>
          <w:lang w:val="en-US"/>
        </w:rPr>
        <w:t xml:space="preserve">Get Payment Details will provide all the </w:t>
      </w:r>
      <w:r w:rsidR="00121B27">
        <w:rPr>
          <w:lang w:val="en-US"/>
        </w:rPr>
        <w:t xml:space="preserve">payment </w:t>
      </w:r>
      <w:r>
        <w:rPr>
          <w:lang w:val="en-US"/>
        </w:rPr>
        <w:t>transaction details.</w:t>
      </w:r>
    </w:p>
    <w:p w14:paraId="268D4378" w14:textId="2462B897" w:rsidR="0009006B" w:rsidRPr="00F23DC7" w:rsidRDefault="0009006B" w:rsidP="0009006B">
      <w:pPr>
        <w:pStyle w:val="Overskrift1"/>
        <w:rPr>
          <w:lang w:val="en-US"/>
        </w:rPr>
      </w:pPr>
      <w:bookmarkStart w:id="91" w:name="_Toc499127645"/>
      <w:bookmarkStart w:id="92" w:name="_Toc506283626"/>
      <w:bookmarkStart w:id="93" w:name="_Toc483323205"/>
      <w:bookmarkStart w:id="94" w:name="_Ref448392414"/>
      <w:bookmarkStart w:id="95" w:name="_Ref448392516"/>
      <w:r w:rsidRPr="00F23DC7">
        <w:rPr>
          <w:lang w:val="en-US"/>
        </w:rPr>
        <w:t>Additional payment flow for express checkout</w:t>
      </w:r>
      <w:bookmarkEnd w:id="91"/>
      <w:bookmarkEnd w:id="92"/>
    </w:p>
    <w:p w14:paraId="63288427" w14:textId="642E583F" w:rsidR="0009006B" w:rsidRPr="00F23DC7" w:rsidRDefault="0009006B" w:rsidP="0009006B">
      <w:pPr>
        <w:rPr>
          <w:lang w:val="en-US"/>
        </w:rPr>
      </w:pPr>
      <w:r w:rsidRPr="00F23DC7">
        <w:rPr>
          <w:lang w:val="en-US"/>
        </w:rPr>
        <w:t xml:space="preserve">In addition to above mentioned payment flows, following are the services which merchants should build on </w:t>
      </w:r>
      <w:r w:rsidR="0000623E" w:rsidRPr="00F23DC7">
        <w:rPr>
          <w:lang w:val="en-US"/>
        </w:rPr>
        <w:t>their</w:t>
      </w:r>
      <w:r w:rsidRPr="00F23DC7">
        <w:rPr>
          <w:lang w:val="en-US"/>
        </w:rPr>
        <w:t xml:space="preserve"> side to support express checkout during online purchases.</w:t>
      </w:r>
    </w:p>
    <w:p w14:paraId="0BB491E8" w14:textId="3B4B4364" w:rsidR="008D36E4" w:rsidRPr="00D41BB4" w:rsidRDefault="008D36E4" w:rsidP="00302AC0">
      <w:pPr>
        <w:pStyle w:val="Overskrift2"/>
        <w:rPr>
          <w:lang w:val="en-US"/>
        </w:rPr>
      </w:pPr>
      <w:bookmarkStart w:id="96" w:name="_Toc499127646"/>
      <w:bookmarkStart w:id="97" w:name="_Toc506283627"/>
      <w:r w:rsidRPr="00D41BB4">
        <w:rPr>
          <w:lang w:val="en-US"/>
        </w:rPr>
        <w:t>Get shipping cost &amp; method</w:t>
      </w:r>
      <w:bookmarkEnd w:id="93"/>
      <w:bookmarkEnd w:id="96"/>
      <w:bookmarkEnd w:id="97"/>
    </w:p>
    <w:p w14:paraId="5093E2EE" w14:textId="3B7BB43F" w:rsidR="00D46965" w:rsidRPr="00D41BB4" w:rsidRDefault="00D46965" w:rsidP="00D46965">
      <w:pPr>
        <w:rPr>
          <w:lang w:val="en-US"/>
        </w:rPr>
      </w:pPr>
      <w:r w:rsidRPr="00D41BB4">
        <w:rPr>
          <w:lang w:val="en-US"/>
        </w:rPr>
        <w:t xml:space="preserve">When express checkout payment is initiated, </w:t>
      </w:r>
      <w:proofErr w:type="spellStart"/>
      <w:r w:rsidRPr="00D41BB4">
        <w:rPr>
          <w:lang w:val="en-US"/>
        </w:rPr>
        <w:t>vipps</w:t>
      </w:r>
      <w:proofErr w:type="spellEnd"/>
      <w:r w:rsidRPr="00D41BB4">
        <w:rPr>
          <w:lang w:val="en-US"/>
        </w:rPr>
        <w:t xml:space="preserve"> will call this service from merchant’s backend to fetch shipping cost and shipping method related details. Merchant can send priority of shipping cost and method </w:t>
      </w:r>
      <w:r w:rsidR="00F5219D" w:rsidRPr="00D41BB4">
        <w:rPr>
          <w:lang w:val="en-US"/>
        </w:rPr>
        <w:t>combination</w:t>
      </w:r>
      <w:r w:rsidRPr="00D41BB4">
        <w:rPr>
          <w:lang w:val="en-US"/>
        </w:rPr>
        <w:t xml:space="preserve"> if there are multiple ways of delivery. Merchant can also send default shipping cost &amp; method combination which merchant wants user to see on payment confirmation screen of Vipps. Vipps will support </w:t>
      </w:r>
      <w:proofErr w:type="spellStart"/>
      <w:r w:rsidRPr="00D41BB4">
        <w:rPr>
          <w:lang w:val="en-US"/>
        </w:rPr>
        <w:t>upto</w:t>
      </w:r>
      <w:proofErr w:type="spellEnd"/>
      <w:r w:rsidRPr="00D41BB4">
        <w:rPr>
          <w:lang w:val="en-US"/>
        </w:rPr>
        <w:t xml:space="preserve"> 10 shipping cost and method combinations. If user sends more than 10 combinations, </w:t>
      </w:r>
      <w:proofErr w:type="spellStart"/>
      <w:r w:rsidRPr="00D41BB4">
        <w:rPr>
          <w:lang w:val="en-US"/>
        </w:rPr>
        <w:t>vipps</w:t>
      </w:r>
      <w:proofErr w:type="spellEnd"/>
      <w:r w:rsidRPr="00D41BB4">
        <w:rPr>
          <w:lang w:val="en-US"/>
        </w:rPr>
        <w:t xml:space="preserve"> will display first 10 always.</w:t>
      </w:r>
    </w:p>
    <w:p w14:paraId="2E16A45E" w14:textId="162ED6C5" w:rsidR="008D36E4" w:rsidRPr="00052616" w:rsidRDefault="00583E28" w:rsidP="00302AC0">
      <w:pPr>
        <w:pStyle w:val="Overskrift2"/>
        <w:rPr>
          <w:lang w:val="en-US"/>
        </w:rPr>
      </w:pPr>
      <w:bookmarkStart w:id="98" w:name="_Toc483323206"/>
      <w:bookmarkStart w:id="99" w:name="_Toc499127647"/>
      <w:bookmarkStart w:id="100" w:name="_Toc506283628"/>
      <w:r w:rsidRPr="00D41BB4">
        <w:rPr>
          <w:lang w:val="en-US"/>
        </w:rPr>
        <w:t>Transaction updates with user details</w:t>
      </w:r>
      <w:bookmarkEnd w:id="98"/>
      <w:bookmarkEnd w:id="99"/>
      <w:bookmarkEnd w:id="100"/>
    </w:p>
    <w:p w14:paraId="7386D1E3" w14:textId="07B8AA05" w:rsidR="00D46965" w:rsidRPr="00D41BB4" w:rsidRDefault="00D46965" w:rsidP="00D46965">
      <w:pPr>
        <w:rPr>
          <w:lang w:val="en-US"/>
        </w:rPr>
      </w:pPr>
      <w:r w:rsidRPr="00D41BB4">
        <w:rPr>
          <w:lang w:val="en-US"/>
        </w:rPr>
        <w:t xml:space="preserve">After express checkout payment is processed, </w:t>
      </w:r>
      <w:proofErr w:type="spellStart"/>
      <w:r w:rsidRPr="00D41BB4">
        <w:rPr>
          <w:lang w:val="en-US"/>
        </w:rPr>
        <w:t>vipps</w:t>
      </w:r>
      <w:proofErr w:type="spellEnd"/>
      <w:r w:rsidRPr="00D41BB4">
        <w:rPr>
          <w:lang w:val="en-US"/>
        </w:rPr>
        <w:t xml:space="preserve"> will </w:t>
      </w:r>
      <w:r w:rsidR="00685322" w:rsidRPr="00D41BB4">
        <w:rPr>
          <w:lang w:val="en-US"/>
        </w:rPr>
        <w:t>make a call back to merchant stating payment details, shipping details and user details (optional).</w:t>
      </w:r>
    </w:p>
    <w:p w14:paraId="524E2023" w14:textId="45DA9570" w:rsidR="00302AC0" w:rsidRPr="00D41BB4" w:rsidRDefault="008D36E4" w:rsidP="00302AC0">
      <w:pPr>
        <w:pStyle w:val="Overskrift2"/>
        <w:rPr>
          <w:lang w:val="en-US"/>
        </w:rPr>
      </w:pPr>
      <w:bookmarkStart w:id="101" w:name="_Toc483323207"/>
      <w:bookmarkStart w:id="102" w:name="_Toc499127648"/>
      <w:bookmarkStart w:id="103" w:name="_Toc506283629"/>
      <w:r w:rsidRPr="00D41BB4">
        <w:rPr>
          <w:lang w:val="en-US"/>
        </w:rPr>
        <w:lastRenderedPageBreak/>
        <w:t xml:space="preserve">Remove </w:t>
      </w:r>
      <w:r w:rsidR="00583E28" w:rsidRPr="00D41BB4">
        <w:rPr>
          <w:lang w:val="en-US"/>
        </w:rPr>
        <w:t xml:space="preserve">user </w:t>
      </w:r>
      <w:r w:rsidRPr="00D41BB4">
        <w:rPr>
          <w:lang w:val="en-US"/>
        </w:rPr>
        <w:t>consent</w:t>
      </w:r>
      <w:bookmarkEnd w:id="101"/>
      <w:bookmarkEnd w:id="102"/>
      <w:bookmarkEnd w:id="103"/>
    </w:p>
    <w:p w14:paraId="47E67C46" w14:textId="3BCC8F88" w:rsidR="008D36E4" w:rsidRPr="00D41BB4" w:rsidRDefault="00685322" w:rsidP="008D36E4">
      <w:pPr>
        <w:rPr>
          <w:lang w:val="en-US"/>
        </w:rPr>
      </w:pPr>
      <w:r w:rsidRPr="00D41BB4">
        <w:rPr>
          <w:lang w:val="en-US"/>
        </w:rPr>
        <w:t xml:space="preserve">When consent to store/process/view details of </w:t>
      </w:r>
      <w:proofErr w:type="spellStart"/>
      <w:r w:rsidRPr="00D41BB4">
        <w:rPr>
          <w:lang w:val="en-US"/>
        </w:rPr>
        <w:t>vipps</w:t>
      </w:r>
      <w:proofErr w:type="spellEnd"/>
      <w:r w:rsidRPr="00D41BB4">
        <w:rPr>
          <w:lang w:val="en-US"/>
        </w:rPr>
        <w:t xml:space="preserve"> user is removed by user in </w:t>
      </w:r>
      <w:proofErr w:type="spellStart"/>
      <w:r w:rsidRPr="00D41BB4">
        <w:rPr>
          <w:lang w:val="en-US"/>
        </w:rPr>
        <w:t>vipps</w:t>
      </w:r>
      <w:proofErr w:type="spellEnd"/>
      <w:r w:rsidRPr="00D41BB4">
        <w:rPr>
          <w:lang w:val="en-US"/>
        </w:rPr>
        <w:t xml:space="preserve"> app, </w:t>
      </w:r>
      <w:proofErr w:type="spellStart"/>
      <w:r w:rsidRPr="00D41BB4">
        <w:rPr>
          <w:lang w:val="en-US"/>
        </w:rPr>
        <w:t>vipps</w:t>
      </w:r>
      <w:proofErr w:type="spellEnd"/>
      <w:r w:rsidRPr="00D41BB4">
        <w:rPr>
          <w:lang w:val="en-US"/>
        </w:rPr>
        <w:t xml:space="preserve"> will make a call to merchant informing the same. Merchant is obliged to delete user information upon receiving this request.</w:t>
      </w:r>
    </w:p>
    <w:p w14:paraId="1417AD8B" w14:textId="77777777" w:rsidR="00302AC0" w:rsidRPr="00D41BB4" w:rsidRDefault="00302AC0" w:rsidP="00302AC0">
      <w:pPr>
        <w:rPr>
          <w:lang w:val="en-US"/>
        </w:rPr>
      </w:pPr>
    </w:p>
    <w:p w14:paraId="4E8917EB" w14:textId="77777777" w:rsidR="007F0A9F" w:rsidRDefault="00493552" w:rsidP="0045686F">
      <w:pPr>
        <w:pStyle w:val="Overskrift1"/>
        <w:rPr>
          <w:lang w:val="en-US"/>
        </w:rPr>
      </w:pPr>
      <w:bookmarkStart w:id="104" w:name="_Toc483323208"/>
      <w:bookmarkStart w:id="105" w:name="_Toc499127649"/>
      <w:bookmarkStart w:id="106" w:name="_Toc506283630"/>
      <w:r>
        <w:rPr>
          <w:lang w:val="en-US"/>
        </w:rPr>
        <w:t>Exception</w:t>
      </w:r>
      <w:r w:rsidR="007F0A9F">
        <w:rPr>
          <w:lang w:val="en-US"/>
        </w:rPr>
        <w:t xml:space="preserve"> handling</w:t>
      </w:r>
      <w:bookmarkEnd w:id="104"/>
      <w:bookmarkEnd w:id="105"/>
      <w:bookmarkEnd w:id="106"/>
    </w:p>
    <w:p w14:paraId="4E8917EC" w14:textId="77777777" w:rsidR="007F0A9F" w:rsidRDefault="007F0A9F" w:rsidP="007F0A9F">
      <w:pPr>
        <w:pStyle w:val="Overskrift2"/>
        <w:rPr>
          <w:lang w:val="en-US"/>
        </w:rPr>
      </w:pPr>
      <w:bookmarkStart w:id="107" w:name="_Toc483323209"/>
      <w:bookmarkStart w:id="108" w:name="_Toc499127650"/>
      <w:bookmarkStart w:id="109" w:name="_Toc506283631"/>
      <w:r>
        <w:rPr>
          <w:lang w:val="en-US"/>
        </w:rPr>
        <w:t>Introduction</w:t>
      </w:r>
      <w:bookmarkEnd w:id="107"/>
      <w:bookmarkEnd w:id="108"/>
      <w:bookmarkEnd w:id="109"/>
    </w:p>
    <w:p w14:paraId="7C8F38D5" w14:textId="77777777" w:rsidR="007A5000" w:rsidRDefault="007A5000" w:rsidP="007A5000">
      <w:pPr>
        <w:rPr>
          <w:lang w:val="en-US"/>
        </w:rPr>
      </w:pPr>
      <w:r>
        <w:rPr>
          <w:lang w:val="en-US"/>
        </w:rPr>
        <w:t>Every system, especially those that includes complex integrations and/or participation of many users, is prone to unexpected conditions. Below section explains how Vipps handles different exception and error situations in detail.</w:t>
      </w:r>
    </w:p>
    <w:p w14:paraId="4E8917EE" w14:textId="77777777" w:rsidR="00493552" w:rsidRDefault="008328BA" w:rsidP="00493552">
      <w:pPr>
        <w:pStyle w:val="Overskrift2"/>
        <w:rPr>
          <w:lang w:val="en-US"/>
        </w:rPr>
      </w:pPr>
      <w:bookmarkStart w:id="110" w:name="_Toc483323210"/>
      <w:bookmarkStart w:id="111" w:name="_Toc499127651"/>
      <w:bookmarkStart w:id="112" w:name="_Toc506283632"/>
      <w:r>
        <w:rPr>
          <w:lang w:val="en-US"/>
        </w:rPr>
        <w:t>Exception scenarios</w:t>
      </w:r>
      <w:bookmarkEnd w:id="110"/>
      <w:bookmarkEnd w:id="111"/>
      <w:bookmarkEnd w:id="112"/>
    </w:p>
    <w:p w14:paraId="4E8917EF" w14:textId="219F07CD" w:rsidR="00493552" w:rsidRDefault="00493552" w:rsidP="007F0A9F">
      <w:pPr>
        <w:rPr>
          <w:lang w:val="en-US"/>
        </w:rPr>
      </w:pPr>
      <w:r>
        <w:rPr>
          <w:lang w:val="en-US"/>
        </w:rPr>
        <w:t xml:space="preserve">The most critical </w:t>
      </w:r>
      <w:r w:rsidR="00B366B8">
        <w:rPr>
          <w:lang w:val="en-US"/>
        </w:rPr>
        <w:t>action</w:t>
      </w:r>
      <w:r>
        <w:rPr>
          <w:lang w:val="en-US"/>
        </w:rPr>
        <w:t xml:space="preserve"> in payment flow is</w:t>
      </w:r>
      <w:r w:rsidR="00B366B8">
        <w:rPr>
          <w:lang w:val="en-US"/>
        </w:rPr>
        <w:t xml:space="preserve"> when</w:t>
      </w:r>
      <w:r>
        <w:rPr>
          <w:lang w:val="en-US"/>
        </w:rPr>
        <w:t xml:space="preserve"> </w:t>
      </w:r>
      <w:r w:rsidRPr="00B366B8">
        <w:rPr>
          <w:color w:val="4F81BD" w:themeColor="accent1"/>
          <w:lang w:val="en-US"/>
        </w:rPr>
        <w:fldChar w:fldCharType="begin"/>
      </w:r>
      <w:r w:rsidRPr="00B366B8">
        <w:rPr>
          <w:color w:val="4F81BD" w:themeColor="accent1"/>
          <w:lang w:val="en-US"/>
        </w:rPr>
        <w:instrText xml:space="preserve"> REF _Ref448400887 \h </w:instrText>
      </w:r>
      <w:r w:rsidRPr="00B366B8">
        <w:rPr>
          <w:color w:val="4F81BD" w:themeColor="accent1"/>
          <w:lang w:val="en-US"/>
        </w:rPr>
      </w:r>
      <w:r w:rsidRPr="00B366B8">
        <w:rPr>
          <w:color w:val="4F81BD" w:themeColor="accent1"/>
          <w:lang w:val="en-US"/>
        </w:rPr>
        <w:fldChar w:fldCharType="separate"/>
      </w:r>
      <w:r w:rsidR="00372367" w:rsidRPr="00463D83">
        <w:rPr>
          <w:lang w:val="en-US"/>
        </w:rPr>
        <w:t>Initiate Payment</w:t>
      </w:r>
      <w:r w:rsidRPr="00B366B8">
        <w:rPr>
          <w:color w:val="4F81BD" w:themeColor="accent1"/>
          <w:lang w:val="en-US"/>
        </w:rPr>
        <w:fldChar w:fldCharType="end"/>
      </w:r>
      <w:r w:rsidR="00B366B8">
        <w:rPr>
          <w:lang w:val="en-US"/>
        </w:rPr>
        <w:t xml:space="preserve"> service call is </w:t>
      </w:r>
      <w:r w:rsidR="00125AA6">
        <w:rPr>
          <w:lang w:val="en-US"/>
        </w:rPr>
        <w:t>in</w:t>
      </w:r>
      <w:r w:rsidR="00B366B8">
        <w:rPr>
          <w:lang w:val="en-US"/>
        </w:rPr>
        <w:t xml:space="preserve">voked. </w:t>
      </w:r>
      <w:r w:rsidR="00125AA6">
        <w:rPr>
          <w:lang w:val="en-US"/>
        </w:rPr>
        <w:t xml:space="preserve">The </w:t>
      </w:r>
      <w:r w:rsidR="00B366B8">
        <w:rPr>
          <w:lang w:val="en-US"/>
        </w:rPr>
        <w:t xml:space="preserve">Flow diagram below shows </w:t>
      </w:r>
      <w:r w:rsidR="00125AA6">
        <w:rPr>
          <w:lang w:val="en-US"/>
        </w:rPr>
        <w:t xml:space="preserve">how </w:t>
      </w:r>
      <w:r w:rsidR="00B366B8">
        <w:rPr>
          <w:lang w:val="en-US"/>
        </w:rPr>
        <w:t xml:space="preserve">to successfully fulfil service call, communication between several contributors and users across several systems </w:t>
      </w:r>
      <w:proofErr w:type="gramStart"/>
      <w:r w:rsidR="00B366B8">
        <w:rPr>
          <w:lang w:val="en-US"/>
        </w:rPr>
        <w:t>has to</w:t>
      </w:r>
      <w:proofErr w:type="gramEnd"/>
      <w:r w:rsidR="00B366B8">
        <w:rPr>
          <w:lang w:val="en-US"/>
        </w:rPr>
        <w:t xml:space="preserve"> work flawlessly.</w:t>
      </w:r>
    </w:p>
    <w:p w14:paraId="4E8917F0" w14:textId="77777777" w:rsidR="00B366B8" w:rsidRDefault="00B366B8" w:rsidP="007F0A9F">
      <w:pPr>
        <w:rPr>
          <w:lang w:val="en-US"/>
        </w:rPr>
      </w:pPr>
    </w:p>
    <w:p w14:paraId="4E8917F1" w14:textId="77777777" w:rsidR="00B366B8" w:rsidRPr="00D41BB4" w:rsidRDefault="000A3A23" w:rsidP="007F0A9F">
      <w:pPr>
        <w:rPr>
          <w:lang w:val="en-US"/>
        </w:rPr>
      </w:pPr>
      <w:r w:rsidRPr="00D41BB4">
        <w:rPr>
          <w:lang w:val="en-US"/>
        </w:rPr>
        <w:object w:dxaOrig="15797" w:dyaOrig="11007" w14:anchorId="4E891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316pt" o:ole="">
            <v:imagedata r:id="rId14" o:title=""/>
          </v:shape>
          <o:OLEObject Type="Embed" ProgID="Visio.Drawing.11" ShapeID="_x0000_i1025" DrawAspect="Content" ObjectID="_1580213425" r:id="rId15"/>
        </w:object>
      </w:r>
    </w:p>
    <w:p w14:paraId="4E8917F2" w14:textId="77777777" w:rsidR="008328BA" w:rsidRPr="00D41BB4" w:rsidRDefault="008328BA" w:rsidP="007F0A9F">
      <w:pPr>
        <w:rPr>
          <w:lang w:val="en-US"/>
        </w:rPr>
      </w:pPr>
    </w:p>
    <w:p w14:paraId="4E8917F3" w14:textId="77777777" w:rsidR="008328BA" w:rsidRDefault="008328BA" w:rsidP="007F0A9F">
      <w:pPr>
        <w:rPr>
          <w:lang w:val="en-US"/>
        </w:rPr>
      </w:pPr>
      <w:r>
        <w:rPr>
          <w:lang w:val="en-US"/>
        </w:rPr>
        <w:t>To cope with possible communication problems/errors, several scenarios and guidelines are developed.</w:t>
      </w:r>
    </w:p>
    <w:p w14:paraId="4E8917F4" w14:textId="77777777" w:rsidR="008328BA" w:rsidRDefault="008328BA" w:rsidP="008328BA">
      <w:pPr>
        <w:pStyle w:val="Overskrift3"/>
        <w:rPr>
          <w:lang w:val="en-US"/>
        </w:rPr>
      </w:pPr>
      <w:bookmarkStart w:id="113" w:name="_Toc483323211"/>
      <w:bookmarkStart w:id="114" w:name="_Toc499127652"/>
      <w:r>
        <w:rPr>
          <w:lang w:val="en-US"/>
        </w:rPr>
        <w:t>Connection timeout</w:t>
      </w:r>
      <w:bookmarkEnd w:id="113"/>
      <w:bookmarkEnd w:id="114"/>
    </w:p>
    <w:p w14:paraId="4E8917F5" w14:textId="2F34FF44" w:rsidR="008328BA" w:rsidRDefault="008328BA" w:rsidP="007F0A9F">
      <w:pPr>
        <w:rPr>
          <w:lang w:val="en-US"/>
        </w:rPr>
      </w:pPr>
      <w:r>
        <w:rPr>
          <w:lang w:val="en-US"/>
        </w:rPr>
        <w:t xml:space="preserve">Defining a socket timeout period is the common measure to protect server resources and is expected. </w:t>
      </w:r>
      <w:r w:rsidR="00301D4F">
        <w:rPr>
          <w:lang w:val="en-US"/>
        </w:rPr>
        <w:t xml:space="preserve">However, the time needed to fulfill a </w:t>
      </w:r>
      <w:r w:rsidR="00072C86">
        <w:rPr>
          <w:lang w:val="en-US"/>
        </w:rPr>
        <w:t>service requests</w:t>
      </w:r>
      <w:r w:rsidR="00301D4F">
        <w:rPr>
          <w:lang w:val="en-US"/>
        </w:rPr>
        <w:t xml:space="preserve"> depends on several </w:t>
      </w:r>
      <w:r w:rsidR="00072C86">
        <w:rPr>
          <w:lang w:val="en-US"/>
        </w:rPr>
        <w:t>systems</w:t>
      </w:r>
      <w:r w:rsidR="00301D4F">
        <w:rPr>
          <w:lang w:val="en-US"/>
        </w:rPr>
        <w:t xml:space="preserve">, </w:t>
      </w:r>
      <w:r w:rsidR="00C03120">
        <w:rPr>
          <w:lang w:val="en-US"/>
        </w:rPr>
        <w:t xml:space="preserve">which impose longer timeout period than usually required. We recommend </w:t>
      </w:r>
      <w:r w:rsidR="00C03120">
        <w:rPr>
          <w:lang w:val="en-US"/>
        </w:rPr>
        <w:lastRenderedPageBreak/>
        <w:t xml:space="preserve">setting no less than </w:t>
      </w:r>
      <w:r w:rsidR="00072C86">
        <w:rPr>
          <w:lang w:val="en-US"/>
        </w:rPr>
        <w:t>1 second socket connection timeout and 5</w:t>
      </w:r>
      <w:r w:rsidR="00C03120">
        <w:rPr>
          <w:lang w:val="en-US"/>
        </w:rPr>
        <w:t xml:space="preserve"> seconds socket </w:t>
      </w:r>
      <w:r w:rsidR="00072C86">
        <w:rPr>
          <w:lang w:val="en-US"/>
        </w:rPr>
        <w:t xml:space="preserve">read </w:t>
      </w:r>
      <w:r w:rsidR="00C03120">
        <w:rPr>
          <w:lang w:val="en-US"/>
        </w:rPr>
        <w:t xml:space="preserve">timeout while communicating with </w:t>
      </w:r>
      <w:r w:rsidR="009C10E1">
        <w:rPr>
          <w:lang w:val="en-US"/>
        </w:rPr>
        <w:t>Vipps</w:t>
      </w:r>
      <w:r w:rsidR="00C03120">
        <w:rPr>
          <w:lang w:val="en-US"/>
        </w:rPr>
        <w:t>.</w:t>
      </w:r>
      <w:r w:rsidR="00301D4F">
        <w:rPr>
          <w:lang w:val="en-US"/>
        </w:rPr>
        <w:t xml:space="preserve"> </w:t>
      </w:r>
    </w:p>
    <w:p w14:paraId="4E8917F6" w14:textId="720DACB9" w:rsidR="00072C86" w:rsidRDefault="00072C86" w:rsidP="007F0A9F">
      <w:pPr>
        <w:rPr>
          <w:lang w:val="en-US"/>
        </w:rPr>
      </w:pPr>
      <w:r>
        <w:rPr>
          <w:lang w:val="en-US"/>
        </w:rPr>
        <w:t xml:space="preserve">A good practice is, if/when the socket read timeout occurs, </w:t>
      </w:r>
      <w:del w:id="115" w:author="Agrawal, Unnati" w:date="2017-06-09T08:43:00Z">
        <w:r w:rsidDel="00A45A49">
          <w:rPr>
            <w:lang w:val="en-US"/>
          </w:rPr>
          <w:delText xml:space="preserve">to </w:delText>
        </w:r>
      </w:del>
      <w:ins w:id="116" w:author="Agrawal, Unnati" w:date="2017-06-09T08:43:00Z">
        <w:r w:rsidR="00A45A49">
          <w:rPr>
            <w:lang w:val="en-US"/>
          </w:rPr>
          <w:t xml:space="preserve">then </w:t>
        </w:r>
      </w:ins>
      <w:r>
        <w:rPr>
          <w:lang w:val="en-US"/>
        </w:rPr>
        <w:t xml:space="preserve">call </w:t>
      </w:r>
      <w:r w:rsidR="000A3A23" w:rsidRPr="000A3A23">
        <w:rPr>
          <w:color w:val="4F81BD" w:themeColor="accent1"/>
          <w:lang w:val="en-US"/>
        </w:rPr>
        <w:fldChar w:fldCharType="begin"/>
      </w:r>
      <w:r w:rsidR="000A3A23" w:rsidRPr="000A3A23">
        <w:rPr>
          <w:color w:val="4F81BD" w:themeColor="accent1"/>
          <w:lang w:val="en-US"/>
        </w:rPr>
        <w:instrText xml:space="preserve"> REF _Ref448400912 \h </w:instrText>
      </w:r>
      <w:r w:rsidR="000A3A23" w:rsidRPr="000A3A23">
        <w:rPr>
          <w:color w:val="4F81BD" w:themeColor="accent1"/>
          <w:lang w:val="en-US"/>
        </w:rPr>
      </w:r>
      <w:r w:rsidR="000A3A23" w:rsidRPr="000A3A23">
        <w:rPr>
          <w:color w:val="4F81BD" w:themeColor="accent1"/>
          <w:lang w:val="en-US"/>
        </w:rPr>
        <w:fldChar w:fldCharType="separate"/>
      </w:r>
      <w:r w:rsidR="00372367" w:rsidRPr="00D41BB4">
        <w:rPr>
          <w:lang w:val="en-US"/>
        </w:rPr>
        <w:t>Get Payment Details</w:t>
      </w:r>
      <w:r w:rsidR="000A3A23" w:rsidRPr="000A3A23">
        <w:rPr>
          <w:color w:val="4F81BD" w:themeColor="accent1"/>
          <w:lang w:val="en-US"/>
        </w:rPr>
        <w:fldChar w:fldCharType="end"/>
      </w:r>
      <w:r w:rsidR="000A3A23">
        <w:rPr>
          <w:lang w:val="en-US"/>
        </w:rPr>
        <w:t xml:space="preserve"> and check status of last transaction in transaction history prior executing the service call again.</w:t>
      </w:r>
      <w:r w:rsidR="000F08B8">
        <w:rPr>
          <w:lang w:val="en-US"/>
        </w:rPr>
        <w:t xml:space="preserve"> </w:t>
      </w:r>
    </w:p>
    <w:p w14:paraId="4E8917F7" w14:textId="77777777" w:rsidR="00C03120" w:rsidRDefault="00C03120" w:rsidP="00C03120">
      <w:pPr>
        <w:pStyle w:val="Overskrift3"/>
        <w:rPr>
          <w:lang w:val="en-US"/>
        </w:rPr>
      </w:pPr>
      <w:bookmarkStart w:id="117" w:name="_Toc483323212"/>
      <w:bookmarkStart w:id="118" w:name="_Toc499127653"/>
      <w:r>
        <w:rPr>
          <w:lang w:val="en-US"/>
        </w:rPr>
        <w:t>C</w:t>
      </w:r>
      <w:r w:rsidR="00B911AA">
        <w:rPr>
          <w:lang w:val="en-US"/>
        </w:rPr>
        <w:t>allback aborted/</w:t>
      </w:r>
      <w:r w:rsidR="00081A00">
        <w:rPr>
          <w:lang w:val="en-US"/>
        </w:rPr>
        <w:t>interrupted</w:t>
      </w:r>
      <w:bookmarkEnd w:id="117"/>
      <w:bookmarkEnd w:id="118"/>
    </w:p>
    <w:p w14:paraId="0C78DA33" w14:textId="1A3DF275" w:rsidR="00A45A49" w:rsidRDefault="00A45A49" w:rsidP="00A45A49">
      <w:pPr>
        <w:rPr>
          <w:lang w:val="en-US"/>
        </w:rPr>
      </w:pPr>
      <w:r>
        <w:rPr>
          <w:lang w:val="en-US"/>
        </w:rPr>
        <w:t xml:space="preserve">If the communication is broken during payment process for some reason, and Vipps is not able to execute callback, then callback will be retried after sometime within a callback timeframe (timeframe can be for example 10 minutes). </w:t>
      </w:r>
    </w:p>
    <w:p w14:paraId="13577E05" w14:textId="0E14D395" w:rsidR="00A45A49" w:rsidRDefault="00A45A49" w:rsidP="00A45A49">
      <w:pPr>
        <w:rPr>
          <w:lang w:val="en-US"/>
        </w:rPr>
      </w:pPr>
      <w:r w:rsidRPr="00863570">
        <w:rPr>
          <w:lang w:val="en-US"/>
        </w:rPr>
        <w:t xml:space="preserve">In other words, if the merchant doesn’t receive any confirmation on </w:t>
      </w:r>
      <w:r>
        <w:rPr>
          <w:lang w:val="en-US"/>
        </w:rPr>
        <w:t>payment</w:t>
      </w:r>
      <w:r w:rsidRPr="00863570">
        <w:rPr>
          <w:lang w:val="en-US"/>
        </w:rPr>
        <w:t xml:space="preserve"> request call within callback timeframe, merchant should call </w:t>
      </w:r>
      <w:r>
        <w:rPr>
          <w:lang w:val="en-US"/>
        </w:rPr>
        <w:t>get payment details</w:t>
      </w:r>
      <w:r w:rsidRPr="00863570">
        <w:rPr>
          <w:lang w:val="en-US"/>
        </w:rPr>
        <w:t xml:space="preserve"> service to get the response of </w:t>
      </w:r>
      <w:r>
        <w:rPr>
          <w:lang w:val="en-US"/>
        </w:rPr>
        <w:t>payment</w:t>
      </w:r>
      <w:r w:rsidRPr="00863570">
        <w:rPr>
          <w:lang w:val="en-US"/>
        </w:rPr>
        <w:t xml:space="preserve"> request.</w:t>
      </w:r>
      <w:r>
        <w:rPr>
          <w:lang w:val="en-US"/>
        </w:rPr>
        <w:t xml:space="preserve"> </w:t>
      </w:r>
    </w:p>
    <w:p w14:paraId="4E8917F9" w14:textId="77777777" w:rsidR="00B911AA" w:rsidRDefault="00B911AA" w:rsidP="00B911AA">
      <w:pPr>
        <w:pStyle w:val="Overskrift3"/>
        <w:rPr>
          <w:lang w:val="en-US"/>
        </w:rPr>
      </w:pPr>
      <w:bookmarkStart w:id="119" w:name="_Toc483323213"/>
      <w:bookmarkStart w:id="120" w:name="_Toc499127654"/>
      <w:r>
        <w:rPr>
          <w:lang w:val="en-US"/>
        </w:rPr>
        <w:t>PSP connection issues</w:t>
      </w:r>
      <w:bookmarkEnd w:id="119"/>
      <w:bookmarkEnd w:id="120"/>
    </w:p>
    <w:p w14:paraId="4E8917FA" w14:textId="1E84AEB2" w:rsidR="00B911AA" w:rsidRPr="007F0A9F" w:rsidRDefault="00B911AA" w:rsidP="007F0A9F">
      <w:pPr>
        <w:rPr>
          <w:lang w:val="en-US"/>
        </w:rPr>
      </w:pPr>
      <w:r>
        <w:rPr>
          <w:lang w:val="en-US"/>
        </w:rPr>
        <w:t xml:space="preserve">In a case when </w:t>
      </w:r>
      <w:r w:rsidR="009C10E1">
        <w:rPr>
          <w:lang w:val="en-US"/>
        </w:rPr>
        <w:t>Vipps</w:t>
      </w:r>
      <w:r>
        <w:rPr>
          <w:lang w:val="en-US"/>
        </w:rPr>
        <w:t xml:space="preserve"> experiences communication problems with PSP</w:t>
      </w:r>
      <w:r w:rsidR="005A2BBD">
        <w:rPr>
          <w:lang w:val="en-US"/>
        </w:rPr>
        <w:t>, s</w:t>
      </w:r>
      <w:r>
        <w:rPr>
          <w:lang w:val="en-US"/>
        </w:rPr>
        <w:t>ervice call</w:t>
      </w:r>
      <w:r w:rsidR="005A2BBD">
        <w:rPr>
          <w:lang w:val="en-US"/>
        </w:rPr>
        <w:t xml:space="preserve"> will respond with 402 HTTP Error. In such cases, </w:t>
      </w:r>
      <w:r w:rsidR="009C10E1">
        <w:rPr>
          <w:lang w:val="en-US"/>
        </w:rPr>
        <w:t>Vipps</w:t>
      </w:r>
      <w:r w:rsidR="005A2BBD">
        <w:rPr>
          <w:lang w:val="en-US"/>
        </w:rPr>
        <w:t xml:space="preserve"> will automatically retry last transaction request (capture/cancel/refund) </w:t>
      </w:r>
      <w:r w:rsidR="00C40C81">
        <w:rPr>
          <w:lang w:val="en-US"/>
        </w:rPr>
        <w:t>against PSP</w:t>
      </w:r>
      <w:r w:rsidR="005A2BBD">
        <w:rPr>
          <w:lang w:val="en-US"/>
        </w:rPr>
        <w:t xml:space="preserve">. Merchant should always make a call to </w:t>
      </w:r>
      <w:r w:rsidR="005A2BBD" w:rsidRPr="005A2BBD">
        <w:rPr>
          <w:color w:val="4F81BD" w:themeColor="accent1"/>
          <w:lang w:val="en-US"/>
        </w:rPr>
        <w:fldChar w:fldCharType="begin"/>
      </w:r>
      <w:r w:rsidR="005A2BBD" w:rsidRPr="005A2BBD">
        <w:rPr>
          <w:color w:val="4F81BD" w:themeColor="accent1"/>
          <w:lang w:val="en-US"/>
        </w:rPr>
        <w:instrText xml:space="preserve"> REF _Ref448400912 \h </w:instrText>
      </w:r>
      <w:r w:rsidR="005A2BBD" w:rsidRPr="005A2BBD">
        <w:rPr>
          <w:color w:val="4F81BD" w:themeColor="accent1"/>
          <w:lang w:val="en-US"/>
        </w:rPr>
      </w:r>
      <w:r w:rsidR="005A2BBD" w:rsidRPr="005A2BBD">
        <w:rPr>
          <w:color w:val="4F81BD" w:themeColor="accent1"/>
          <w:lang w:val="en-US"/>
        </w:rPr>
        <w:fldChar w:fldCharType="separate"/>
      </w:r>
      <w:r w:rsidR="00372367" w:rsidRPr="00D41BB4">
        <w:rPr>
          <w:lang w:val="en-US"/>
        </w:rPr>
        <w:t>Get Payment Details</w:t>
      </w:r>
      <w:r w:rsidR="005A2BBD" w:rsidRPr="005A2BBD">
        <w:rPr>
          <w:color w:val="4F81BD" w:themeColor="accent1"/>
          <w:lang w:val="en-US"/>
        </w:rPr>
        <w:fldChar w:fldCharType="end"/>
      </w:r>
      <w:r w:rsidR="005A2BBD">
        <w:rPr>
          <w:lang w:val="en-US"/>
        </w:rPr>
        <w:t xml:space="preserve"> to check if the transaction request is processed before making service call (with same idempotency key) again. </w:t>
      </w:r>
    </w:p>
    <w:p w14:paraId="4E8917FB" w14:textId="489511E3" w:rsidR="00425076" w:rsidRDefault="00425076">
      <w:pPr>
        <w:rPr>
          <w:b/>
          <w:kern w:val="28"/>
          <w:sz w:val="28"/>
          <w:lang w:val="en-US"/>
        </w:rPr>
      </w:pPr>
    </w:p>
    <w:p w14:paraId="484BB707" w14:textId="77777777" w:rsidR="00CE741E" w:rsidRDefault="00CE741E" w:rsidP="00CE741E">
      <w:pPr>
        <w:pStyle w:val="Overskrift1"/>
        <w:rPr>
          <w:lang w:val="en-US"/>
        </w:rPr>
      </w:pPr>
      <w:bookmarkStart w:id="121" w:name="_Toc483323214"/>
      <w:bookmarkStart w:id="122" w:name="_Toc499127655"/>
      <w:bookmarkStart w:id="123" w:name="_Toc506283633"/>
      <w:r>
        <w:rPr>
          <w:lang w:val="en-US"/>
        </w:rPr>
        <w:t>Response codes</w:t>
      </w:r>
      <w:bookmarkEnd w:id="121"/>
      <w:bookmarkEnd w:id="122"/>
      <w:bookmarkEnd w:id="123"/>
    </w:p>
    <w:p w14:paraId="1BB953E6" w14:textId="6B40231C" w:rsidR="00CE741E" w:rsidRDefault="009C10E1" w:rsidP="00CE741E">
      <w:pPr>
        <w:rPr>
          <w:lang w:val="en-US"/>
        </w:rPr>
      </w:pPr>
      <w:r>
        <w:rPr>
          <w:lang w:val="en-US"/>
        </w:rPr>
        <w:t>Vipps</w:t>
      </w:r>
      <w:r w:rsidR="00CE741E">
        <w:rPr>
          <w:lang w:val="en-US"/>
        </w:rPr>
        <w:t xml:space="preserve"> eCommerce API uses standard </w:t>
      </w:r>
      <w:r w:rsidR="00CE741E" w:rsidRPr="00727235">
        <w:rPr>
          <w:lang w:val="en-US"/>
        </w:rPr>
        <w:t>HTTP response codes to indicate the success and failure of the request</w:t>
      </w:r>
      <w:r w:rsidR="00CE741E">
        <w:rPr>
          <w:lang w:val="en-US"/>
        </w:rPr>
        <w:t xml:space="preserve"> as defined in RFC2616 (</w:t>
      </w:r>
      <w:hyperlink r:id="rId16" w:history="1">
        <w:r w:rsidR="00CE741E" w:rsidRPr="00F74E8F">
          <w:rPr>
            <w:rStyle w:val="Hyperkobling"/>
            <w:rFonts w:ascii="Helvetica" w:hAnsi="Helvetica" w:cs="Helvetica"/>
            <w:sz w:val="21"/>
            <w:szCs w:val="21"/>
            <w:lang w:val="en-US"/>
          </w:rPr>
          <w:t>https://www.w3.org/Protocols/rfc2616/rfc2616-sec10.html</w:t>
        </w:r>
      </w:hyperlink>
      <w:r w:rsidR="00CE741E">
        <w:rPr>
          <w:lang w:val="en-US"/>
        </w:rPr>
        <w:t>)</w:t>
      </w:r>
      <w:r w:rsidR="00CE741E" w:rsidRPr="00727235">
        <w:rPr>
          <w:lang w:val="en-US"/>
        </w:rPr>
        <w:t>.</w:t>
      </w:r>
      <w:r w:rsidR="00CE741E">
        <w:rPr>
          <w:lang w:val="en-US"/>
        </w:rPr>
        <w:t xml:space="preserve"> </w:t>
      </w:r>
      <w:r w:rsidR="00CE741E" w:rsidRPr="00727235">
        <w:rPr>
          <w:lang w:val="en-US"/>
        </w:rPr>
        <w:t>Response codes with range 2xx indicates success, 4xx indicates an error because (validation error, Reservation of transaction failed</w:t>
      </w:r>
      <w:r w:rsidR="00CE741E">
        <w:rPr>
          <w:lang w:val="en-US"/>
        </w:rPr>
        <w:t xml:space="preserve"> etc.</w:t>
      </w:r>
      <w:r w:rsidR="00CE741E" w:rsidRPr="00727235">
        <w:rPr>
          <w:lang w:val="en-US"/>
        </w:rPr>
        <w:t xml:space="preserve">), 5xx are the </w:t>
      </w:r>
      <w:proofErr w:type="spellStart"/>
      <w:r w:rsidR="00CE741E" w:rsidRPr="00727235">
        <w:rPr>
          <w:lang w:val="en-US"/>
        </w:rPr>
        <w:t>vipps</w:t>
      </w:r>
      <w:proofErr w:type="spellEnd"/>
      <w:r w:rsidR="00CE741E" w:rsidRPr="00727235">
        <w:rPr>
          <w:lang w:val="en-US"/>
        </w:rPr>
        <w:t xml:space="preserve"> internal errors.</w:t>
      </w:r>
    </w:p>
    <w:p w14:paraId="2FD4558E" w14:textId="77777777" w:rsidR="00CE741E" w:rsidRPr="00727235" w:rsidRDefault="00CE741E" w:rsidP="00CE741E">
      <w:pPr>
        <w:pStyle w:val="Overskrift2"/>
        <w:rPr>
          <w:lang w:val="en-US"/>
        </w:rPr>
      </w:pPr>
      <w:bookmarkStart w:id="124" w:name="_Toc483323215"/>
      <w:bookmarkStart w:id="125" w:name="_Toc499127656"/>
      <w:bookmarkStart w:id="126" w:name="_Toc506283634"/>
      <w:r>
        <w:rPr>
          <w:lang w:val="en-US"/>
        </w:rPr>
        <w:t>Success Codes</w:t>
      </w:r>
      <w:bookmarkEnd w:id="124"/>
      <w:bookmarkEnd w:id="125"/>
      <w:bookmarkEnd w:id="126"/>
    </w:p>
    <w:p w14:paraId="7FE2E87F" w14:textId="77777777" w:rsidR="00CE741E" w:rsidRPr="000F7404" w:rsidRDefault="00CE741E" w:rsidP="00CE741E">
      <w:pPr>
        <w:rPr>
          <w:rFonts w:ascii="Courier New" w:hAnsi="Courier New" w:cs="Courier New"/>
          <w:lang w:val="en-US"/>
        </w:rPr>
      </w:pPr>
      <w:r w:rsidRPr="000F7404">
        <w:rPr>
          <w:rFonts w:ascii="Courier New" w:hAnsi="Courier New" w:cs="Courier New"/>
          <w:lang w:val="en-US"/>
        </w:rPr>
        <w:t>200 – OK</w:t>
      </w:r>
      <w:r w:rsidRPr="000F7404">
        <w:rPr>
          <w:rFonts w:ascii="Courier New" w:hAnsi="Courier New" w:cs="Courier New"/>
          <w:lang w:val="en-US"/>
        </w:rPr>
        <w:br/>
        <w:t>202 - Accepted</w:t>
      </w:r>
    </w:p>
    <w:p w14:paraId="3EFE4E04" w14:textId="77777777" w:rsidR="00CE741E" w:rsidRPr="00727235" w:rsidRDefault="00CE741E" w:rsidP="00CE741E">
      <w:pPr>
        <w:pStyle w:val="Overskrift2"/>
        <w:rPr>
          <w:lang w:val="en-US"/>
        </w:rPr>
      </w:pPr>
      <w:bookmarkStart w:id="127" w:name="_Toc483323216"/>
      <w:bookmarkStart w:id="128" w:name="_Toc499127657"/>
      <w:bookmarkStart w:id="129" w:name="_Toc506283635"/>
      <w:r>
        <w:rPr>
          <w:lang w:val="en-US"/>
        </w:rPr>
        <w:t>Error Codes</w:t>
      </w:r>
      <w:bookmarkEnd w:id="127"/>
      <w:bookmarkEnd w:id="128"/>
      <w:bookmarkEnd w:id="129"/>
    </w:p>
    <w:p w14:paraId="572CF272" w14:textId="77777777" w:rsidR="00AB266C" w:rsidRDefault="00AB266C" w:rsidP="00AB266C">
      <w:pPr>
        <w:rPr>
          <w:rFonts w:ascii="Courier New" w:hAnsi="Courier New"/>
          <w:lang w:val="en-US"/>
        </w:rPr>
      </w:pPr>
      <w:r w:rsidRPr="000F7404">
        <w:rPr>
          <w:rFonts w:ascii="Courier New" w:hAnsi="Courier New" w:cs="Courier New"/>
          <w:lang w:val="en-US"/>
        </w:rPr>
        <w:t>400 – Bad request (Missing a required parameter or Bad request formats)</w:t>
      </w:r>
      <w:r w:rsidRPr="000F7404">
        <w:rPr>
          <w:rFonts w:ascii="Courier New" w:hAnsi="Courier New" w:cs="Courier New"/>
          <w:lang w:val="en-US"/>
        </w:rPr>
        <w:br/>
      </w:r>
      <w:r w:rsidRPr="007649F3">
        <w:rPr>
          <w:rFonts w:ascii="Courier New" w:hAnsi="Courier New"/>
          <w:lang w:val="en-US"/>
        </w:rPr>
        <w:t xml:space="preserve">401 – Unauthorized </w:t>
      </w:r>
      <w:r>
        <w:rPr>
          <w:rFonts w:ascii="Courier New" w:hAnsi="Courier New"/>
          <w:lang w:val="en-US"/>
        </w:rPr>
        <w:t>Vipps</w:t>
      </w:r>
    </w:p>
    <w:p w14:paraId="725DDC3F" w14:textId="77777777" w:rsidR="00AB266C" w:rsidRDefault="00AB266C" w:rsidP="00AB266C">
      <w:pPr>
        <w:rPr>
          <w:rFonts w:ascii="Courier New" w:hAnsi="Courier New" w:cs="Courier New"/>
          <w:lang w:val="en-US"/>
        </w:rPr>
      </w:pPr>
      <w:r w:rsidRPr="000F7404">
        <w:rPr>
          <w:rFonts w:ascii="Courier New" w:hAnsi="Courier New" w:cs="Courier New"/>
          <w:lang w:val="en-US"/>
        </w:rPr>
        <w:t xml:space="preserve">403 </w:t>
      </w:r>
      <w:r>
        <w:rPr>
          <w:rFonts w:ascii="Courier New" w:hAnsi="Courier New" w:cs="Courier New"/>
          <w:lang w:val="en-US"/>
        </w:rPr>
        <w:t>–</w:t>
      </w:r>
      <w:r w:rsidRPr="000F7404">
        <w:rPr>
          <w:rFonts w:ascii="Courier New" w:hAnsi="Courier New" w:cs="Courier New"/>
          <w:lang w:val="en-US"/>
        </w:rPr>
        <w:t xml:space="preserve"> </w:t>
      </w:r>
      <w:r>
        <w:rPr>
          <w:rFonts w:ascii="Courier New" w:hAnsi="Courier New" w:cs="Courier New"/>
          <w:lang w:val="en-US"/>
        </w:rPr>
        <w:t>Forbidden</w:t>
      </w:r>
      <w:r>
        <w:rPr>
          <w:rFonts w:ascii="Courier New" w:hAnsi="Courier New" w:cs="Courier New"/>
          <w:lang w:val="en-US"/>
        </w:rPr>
        <w:br/>
        <w:t>404 – Resource Not Found</w:t>
      </w:r>
    </w:p>
    <w:p w14:paraId="15D75F1D" w14:textId="77777777" w:rsidR="00AB266C" w:rsidRDefault="00AB266C" w:rsidP="00AB266C">
      <w:pPr>
        <w:rPr>
          <w:rFonts w:ascii="Courier New" w:hAnsi="Courier New" w:cs="Courier New"/>
          <w:lang w:val="en-US"/>
        </w:rPr>
      </w:pPr>
      <w:r>
        <w:rPr>
          <w:rFonts w:ascii="Courier New" w:hAnsi="Courier New" w:cs="Courier New"/>
          <w:lang w:val="en-US"/>
        </w:rPr>
        <w:t>405 – Request method not supported</w:t>
      </w:r>
    </w:p>
    <w:p w14:paraId="0268A9B0" w14:textId="77777777" w:rsidR="00AB266C" w:rsidRPr="000F7404" w:rsidRDefault="00AB266C" w:rsidP="00AB266C">
      <w:pPr>
        <w:rPr>
          <w:rFonts w:ascii="Courier New" w:hAnsi="Courier New" w:cs="Courier New"/>
          <w:lang w:val="en-US"/>
        </w:rPr>
      </w:pPr>
      <w:r>
        <w:rPr>
          <w:rFonts w:ascii="Courier New" w:hAnsi="Courier New" w:cs="Courier New"/>
          <w:lang w:val="en-US"/>
        </w:rPr>
        <w:t xml:space="preserve">415 – </w:t>
      </w:r>
      <w:proofErr w:type="spellStart"/>
      <w:r>
        <w:rPr>
          <w:rFonts w:ascii="Courier New" w:hAnsi="Courier New" w:cs="Courier New"/>
          <w:lang w:val="en-US"/>
        </w:rPr>
        <w:t>Unsuppoted</w:t>
      </w:r>
      <w:proofErr w:type="spellEnd"/>
      <w:r>
        <w:rPr>
          <w:rFonts w:ascii="Courier New" w:hAnsi="Courier New" w:cs="Courier New"/>
          <w:lang w:val="en-US"/>
        </w:rPr>
        <w:t xml:space="preserve"> media type</w:t>
      </w:r>
      <w:r w:rsidRPr="000F7404">
        <w:rPr>
          <w:rFonts w:ascii="Courier New" w:hAnsi="Courier New" w:cs="Courier New"/>
          <w:lang w:val="en-US"/>
        </w:rPr>
        <w:br/>
        <w:t xml:space="preserve">5XX – Something went wrong from </w:t>
      </w:r>
      <w:r>
        <w:rPr>
          <w:rFonts w:ascii="Courier New" w:hAnsi="Courier New" w:cs="Courier New"/>
          <w:lang w:val="en-US"/>
        </w:rPr>
        <w:t>Vipps</w:t>
      </w:r>
      <w:r w:rsidRPr="000F7404">
        <w:rPr>
          <w:rFonts w:ascii="Courier New" w:hAnsi="Courier New" w:cs="Courier New"/>
          <w:lang w:val="en-US"/>
        </w:rPr>
        <w:t xml:space="preserve"> Server side</w:t>
      </w:r>
    </w:p>
    <w:p w14:paraId="56340992" w14:textId="07AA4E50" w:rsidR="00CE741E" w:rsidRPr="00727235" w:rsidRDefault="00CE741E" w:rsidP="00CE741E">
      <w:pPr>
        <w:rPr>
          <w:lang w:val="en-US"/>
        </w:rPr>
      </w:pPr>
    </w:p>
    <w:p w14:paraId="25600F04" w14:textId="77777777" w:rsidR="00CE741E" w:rsidRDefault="00CE741E" w:rsidP="00CE741E">
      <w:pPr>
        <w:rPr>
          <w:lang w:val="en-US"/>
        </w:rPr>
      </w:pPr>
      <w:r>
        <w:rPr>
          <w:lang w:val="en-US"/>
        </w:rPr>
        <w:t>In the case of error, body of response contains detailed information about the error condition. Error object is represented in JSON format as:</w:t>
      </w:r>
    </w:p>
    <w:p w14:paraId="712CD249" w14:textId="77777777" w:rsidR="00CE741E" w:rsidRPr="000F7404" w:rsidRDefault="00CE741E" w:rsidP="00CE741E">
      <w:pPr>
        <w:rPr>
          <w:lang w:val="en-US"/>
        </w:rPr>
      </w:pPr>
    </w:p>
    <w:p w14:paraId="5F8C1F72" w14:textId="43E238BC" w:rsidR="00CE741E" w:rsidRPr="004B4EB1" w:rsidRDefault="00CE741E" w:rsidP="00CE741E">
      <w:pPr>
        <w:shd w:val="clear" w:color="auto" w:fill="B6DDE8" w:themeFill="accent5" w:themeFillTint="66"/>
        <w:rPr>
          <w:rFonts w:ascii="Courier New" w:hAnsi="Courier New" w:cs="Courier New"/>
          <w:lang w:val="en-US"/>
        </w:rPr>
      </w:pPr>
      <w:r>
        <w:rPr>
          <w:rFonts w:ascii="Courier New" w:hAnsi="Courier New" w:cs="Courier New"/>
          <w:lang w:val="en-US"/>
        </w:rPr>
        <w:t xml:space="preserve"> </w:t>
      </w:r>
      <w:r w:rsidRPr="000F7404">
        <w:rPr>
          <w:rFonts w:ascii="Courier New" w:hAnsi="Courier New" w:cs="Courier New"/>
          <w:lang w:val="en-US"/>
        </w:rPr>
        <w:t>[{</w:t>
      </w:r>
      <w:r w:rsidRPr="000F7404">
        <w:rPr>
          <w:rFonts w:ascii="Courier New" w:hAnsi="Courier New" w:cs="Courier New"/>
          <w:lang w:val="en-US"/>
        </w:rPr>
        <w:br/>
      </w:r>
      <w:r>
        <w:rPr>
          <w:rFonts w:ascii="Courier New" w:hAnsi="Courier New" w:cs="Courier New"/>
          <w:lang w:val="en-US"/>
        </w:rPr>
        <w:t xml:space="preserve"> </w:t>
      </w:r>
      <w:r w:rsidRPr="000F7404">
        <w:rPr>
          <w:rFonts w:ascii="Courier New" w:hAnsi="Courier New" w:cs="Courier New"/>
          <w:lang w:val="en-US"/>
        </w:rPr>
        <w:t xml:space="preserve">    "</w:t>
      </w:r>
      <w:proofErr w:type="spellStart"/>
      <w:r w:rsidRPr="000F7404">
        <w:rPr>
          <w:rFonts w:ascii="Courier New" w:hAnsi="Courier New" w:cs="Courier New"/>
          <w:lang w:val="en-US"/>
        </w:rPr>
        <w:t>errorCode</w:t>
      </w:r>
      <w:proofErr w:type="spellEnd"/>
      <w:r w:rsidRPr="000F7404">
        <w:rPr>
          <w:rFonts w:ascii="Courier New" w:hAnsi="Courier New" w:cs="Courier New"/>
          <w:lang w:val="en-US"/>
        </w:rPr>
        <w:t>": "",</w:t>
      </w:r>
      <w:r w:rsidRPr="000F7404">
        <w:rPr>
          <w:rFonts w:ascii="Courier New" w:hAnsi="Courier New" w:cs="Courier New"/>
          <w:lang w:val="en-US"/>
        </w:rPr>
        <w:br/>
        <w:t xml:space="preserve"> </w:t>
      </w:r>
      <w:r>
        <w:rPr>
          <w:rFonts w:ascii="Courier New" w:hAnsi="Courier New" w:cs="Courier New"/>
          <w:lang w:val="en-US"/>
        </w:rPr>
        <w:t xml:space="preserve"> </w:t>
      </w:r>
      <w:r w:rsidRPr="000F7404">
        <w:rPr>
          <w:rFonts w:ascii="Courier New" w:hAnsi="Courier New" w:cs="Courier New"/>
          <w:lang w:val="en-US"/>
        </w:rPr>
        <w:t xml:space="preserve">   "</w:t>
      </w:r>
      <w:proofErr w:type="spellStart"/>
      <w:r>
        <w:rPr>
          <w:rFonts w:ascii="Courier New" w:hAnsi="Courier New" w:cs="Courier New"/>
          <w:lang w:val="en-US"/>
        </w:rPr>
        <w:t>errorMessage</w:t>
      </w:r>
      <w:proofErr w:type="spellEnd"/>
      <w:r w:rsidRPr="000F7404">
        <w:rPr>
          <w:rFonts w:ascii="Courier New" w:hAnsi="Courier New" w:cs="Courier New"/>
          <w:lang w:val="en-US"/>
        </w:rPr>
        <w:t>":</w:t>
      </w:r>
      <w:r>
        <w:rPr>
          <w:rFonts w:ascii="Courier New" w:hAnsi="Courier New" w:cs="Courier New"/>
          <w:lang w:val="en-US"/>
        </w:rPr>
        <w:t xml:space="preserve"> </w:t>
      </w:r>
      <w:r w:rsidR="00362B9D">
        <w:rPr>
          <w:rFonts w:ascii="Courier New" w:hAnsi="Courier New" w:cs="Courier New"/>
          <w:lang w:val="en-US"/>
        </w:rPr>
        <w:t>""</w:t>
      </w:r>
      <w:r>
        <w:rPr>
          <w:rFonts w:ascii="Courier New" w:hAnsi="Courier New" w:cs="Courier New"/>
          <w:lang w:val="en-US"/>
        </w:rPr>
        <w:br/>
        <w:t xml:space="preserve"> }]</w:t>
      </w:r>
    </w:p>
    <w:p w14:paraId="1D9F4C08" w14:textId="77777777" w:rsidR="00CE741E" w:rsidRPr="00727235" w:rsidRDefault="00CE741E" w:rsidP="00CE741E">
      <w:pPr>
        <w:spacing w:before="150"/>
        <w:rPr>
          <w:rFonts w:ascii="Arial" w:hAnsi="Arial" w:cs="Arial"/>
          <w:color w:val="333333"/>
          <w:sz w:val="21"/>
          <w:szCs w:val="21"/>
          <w:lang w:val="en-US" w:eastAsia="en-US"/>
        </w:rPr>
      </w:pPr>
    </w:p>
    <w:tbl>
      <w:tblPr>
        <w:tblStyle w:val="Lysskyggelegginguthevingsfarge1"/>
        <w:tblW w:w="0" w:type="auto"/>
        <w:tblLook w:val="04A0" w:firstRow="1" w:lastRow="0" w:firstColumn="1" w:lastColumn="0" w:noHBand="0" w:noVBand="1"/>
      </w:tblPr>
      <w:tblGrid>
        <w:gridCol w:w="1437"/>
        <w:gridCol w:w="2749"/>
        <w:gridCol w:w="4861"/>
      </w:tblGrid>
      <w:tr w:rsidR="00CE741E" w:rsidRPr="00E03709" w14:paraId="4545FAB4" w14:textId="77777777" w:rsidTr="00362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348CCD" w14:textId="326B974A" w:rsidR="00CE741E" w:rsidRPr="00E03709" w:rsidRDefault="00A76077" w:rsidP="00CE741E">
            <w:pPr>
              <w:rPr>
                <w:color w:val="0D0D0D" w:themeColor="text1" w:themeTint="F2"/>
                <w:sz w:val="18"/>
                <w:szCs w:val="18"/>
                <w:lang w:val="en-US" w:eastAsia="en-US"/>
              </w:rPr>
            </w:pPr>
            <w:r w:rsidRPr="00E03709">
              <w:rPr>
                <w:color w:val="0D0D0D" w:themeColor="text1" w:themeTint="F2"/>
                <w:sz w:val="18"/>
                <w:szCs w:val="18"/>
                <w:lang w:val="en-US" w:eastAsia="en-US"/>
              </w:rPr>
              <w:t>F</w:t>
            </w:r>
            <w:r w:rsidR="00CE741E" w:rsidRPr="00E03709">
              <w:rPr>
                <w:color w:val="0D0D0D" w:themeColor="text1" w:themeTint="F2"/>
                <w:sz w:val="18"/>
                <w:szCs w:val="18"/>
                <w:lang w:val="en-US" w:eastAsia="en-US"/>
              </w:rPr>
              <w:t>ield</w:t>
            </w:r>
          </w:p>
        </w:tc>
        <w:tc>
          <w:tcPr>
            <w:tcW w:w="2749" w:type="dxa"/>
            <w:hideMark/>
          </w:tcPr>
          <w:p w14:paraId="120A494D" w14:textId="77777777" w:rsidR="00CE741E" w:rsidRPr="00E03709" w:rsidRDefault="00CE741E" w:rsidP="00CE741E">
            <w:pPr>
              <w:cnfStyle w:val="100000000000" w:firstRow="1"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example</w:t>
            </w:r>
          </w:p>
        </w:tc>
        <w:tc>
          <w:tcPr>
            <w:tcW w:w="4861" w:type="dxa"/>
            <w:hideMark/>
          </w:tcPr>
          <w:p w14:paraId="2FAAC4A0" w14:textId="77777777" w:rsidR="00CE741E" w:rsidRPr="00E03709" w:rsidRDefault="00CE741E" w:rsidP="00CE741E">
            <w:pPr>
              <w:cnfStyle w:val="100000000000" w:firstRow="1"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description</w:t>
            </w:r>
          </w:p>
        </w:tc>
      </w:tr>
      <w:tr w:rsidR="00CE741E" w:rsidRPr="00590B22" w14:paraId="68E0481C" w14:textId="77777777" w:rsidTr="00362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AF974B" w14:textId="77777777" w:rsidR="00CE741E" w:rsidRPr="00E03709" w:rsidRDefault="00CE741E" w:rsidP="00CE741E">
            <w:pPr>
              <w:rPr>
                <w:b w:val="0"/>
                <w:color w:val="0D0D0D" w:themeColor="text1" w:themeTint="F2"/>
                <w:sz w:val="18"/>
                <w:szCs w:val="18"/>
                <w:lang w:val="en-US" w:eastAsia="en-US"/>
              </w:rPr>
            </w:pPr>
            <w:proofErr w:type="spellStart"/>
            <w:r w:rsidRPr="00E03709">
              <w:rPr>
                <w:b w:val="0"/>
                <w:color w:val="0D0D0D" w:themeColor="text1" w:themeTint="F2"/>
                <w:sz w:val="18"/>
                <w:szCs w:val="18"/>
                <w:lang w:val="en-US" w:eastAsia="en-US"/>
              </w:rPr>
              <w:lastRenderedPageBreak/>
              <w:t>errorCode</w:t>
            </w:r>
            <w:proofErr w:type="spellEnd"/>
          </w:p>
        </w:tc>
        <w:tc>
          <w:tcPr>
            <w:tcW w:w="2749" w:type="dxa"/>
            <w:hideMark/>
          </w:tcPr>
          <w:p w14:paraId="734BF228"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01-100</w:t>
            </w:r>
          </w:p>
        </w:tc>
        <w:tc>
          <w:tcPr>
            <w:tcW w:w="4861" w:type="dxa"/>
            <w:hideMark/>
          </w:tcPr>
          <w:p w14:paraId="4395E789"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error code which uniquely identifies an error scenario</w:t>
            </w:r>
          </w:p>
        </w:tc>
      </w:tr>
      <w:tr w:rsidR="00CE741E" w:rsidRPr="00E03709" w14:paraId="721603C9" w14:textId="77777777" w:rsidTr="00362B9D">
        <w:tc>
          <w:tcPr>
            <w:cnfStyle w:val="001000000000" w:firstRow="0" w:lastRow="0" w:firstColumn="1" w:lastColumn="0" w:oddVBand="0" w:evenVBand="0" w:oddHBand="0" w:evenHBand="0" w:firstRowFirstColumn="0" w:firstRowLastColumn="0" w:lastRowFirstColumn="0" w:lastRowLastColumn="0"/>
            <w:tcW w:w="0" w:type="auto"/>
            <w:hideMark/>
          </w:tcPr>
          <w:p w14:paraId="7F3B561A" w14:textId="77777777" w:rsidR="00CE741E" w:rsidRPr="00E03709" w:rsidRDefault="00CE741E" w:rsidP="00CE741E">
            <w:pPr>
              <w:rPr>
                <w:b w:val="0"/>
                <w:color w:val="0D0D0D" w:themeColor="text1" w:themeTint="F2"/>
                <w:sz w:val="18"/>
                <w:szCs w:val="18"/>
                <w:lang w:val="en-US" w:eastAsia="en-US"/>
              </w:rPr>
            </w:pPr>
            <w:proofErr w:type="spellStart"/>
            <w:r w:rsidRPr="00E03709">
              <w:rPr>
                <w:b w:val="0"/>
                <w:color w:val="0D0D0D" w:themeColor="text1" w:themeTint="F2"/>
                <w:sz w:val="18"/>
                <w:szCs w:val="18"/>
                <w:lang w:val="en-US" w:eastAsia="en-US"/>
              </w:rPr>
              <w:t>errorMessage</w:t>
            </w:r>
            <w:proofErr w:type="spellEnd"/>
          </w:p>
        </w:tc>
        <w:tc>
          <w:tcPr>
            <w:tcW w:w="2749" w:type="dxa"/>
            <w:hideMark/>
          </w:tcPr>
          <w:p w14:paraId="22630DEC"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"Authentication Failed"</w:t>
            </w:r>
          </w:p>
        </w:tc>
        <w:tc>
          <w:tcPr>
            <w:tcW w:w="4861" w:type="dxa"/>
            <w:hideMark/>
          </w:tcPr>
          <w:p w14:paraId="4D19CE8E"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Error message to display</w:t>
            </w:r>
          </w:p>
        </w:tc>
      </w:tr>
    </w:tbl>
    <w:p w14:paraId="23B7406C" w14:textId="77777777" w:rsidR="00CE741E" w:rsidRPr="000F7404" w:rsidRDefault="00CE741E" w:rsidP="00CE741E">
      <w:pPr>
        <w:pStyle w:val="Overskrift2"/>
        <w:rPr>
          <w:lang w:val="en-US" w:eastAsia="en-US"/>
        </w:rPr>
      </w:pPr>
      <w:bookmarkStart w:id="130" w:name="_Toc483323217"/>
      <w:bookmarkStart w:id="131" w:name="_Toc499127658"/>
      <w:bookmarkStart w:id="132" w:name="_Toc506283636"/>
      <w:r w:rsidRPr="000F7404">
        <w:rPr>
          <w:lang w:val="en-US" w:eastAsia="en-US"/>
        </w:rPr>
        <w:t>Error Representation</w:t>
      </w:r>
      <w:bookmarkEnd w:id="130"/>
      <w:bookmarkEnd w:id="131"/>
      <w:bookmarkEnd w:id="132"/>
    </w:p>
    <w:tbl>
      <w:tblPr>
        <w:tblStyle w:val="Lysskyggelegginguthevingsfarge1"/>
        <w:tblW w:w="0" w:type="auto"/>
        <w:tblLook w:val="04A0" w:firstRow="1" w:lastRow="0" w:firstColumn="1" w:lastColumn="0" w:noHBand="0" w:noVBand="1"/>
      </w:tblPr>
      <w:tblGrid>
        <w:gridCol w:w="1562"/>
        <w:gridCol w:w="7511"/>
      </w:tblGrid>
      <w:tr w:rsidR="00CE741E" w:rsidRPr="00E03709" w14:paraId="2ABAE383" w14:textId="77777777" w:rsidTr="00CE741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82F4687" w14:textId="77777777" w:rsidR="00CE741E" w:rsidRPr="00E03709" w:rsidRDefault="00CE741E" w:rsidP="00CE741E">
            <w:pPr>
              <w:rPr>
                <w:color w:val="0D0D0D" w:themeColor="text1" w:themeTint="F2"/>
                <w:sz w:val="18"/>
                <w:szCs w:val="18"/>
                <w:lang w:val="en-US" w:eastAsia="en-US"/>
              </w:rPr>
            </w:pPr>
            <w:r w:rsidRPr="00E03709">
              <w:rPr>
                <w:color w:val="0D0D0D" w:themeColor="text1" w:themeTint="F2"/>
                <w:sz w:val="18"/>
                <w:szCs w:val="18"/>
                <w:lang w:val="en-US" w:eastAsia="en-US"/>
              </w:rPr>
              <w:t>Error Groups</w:t>
            </w:r>
          </w:p>
        </w:tc>
        <w:tc>
          <w:tcPr>
            <w:tcW w:w="7618" w:type="dxa"/>
            <w:hideMark/>
          </w:tcPr>
          <w:p w14:paraId="58B173F8" w14:textId="77777777" w:rsidR="00CE741E" w:rsidRPr="00E03709" w:rsidRDefault="00CE741E" w:rsidP="00CE741E">
            <w:pPr>
              <w:cnfStyle w:val="100000000000" w:firstRow="1"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Description</w:t>
            </w:r>
          </w:p>
        </w:tc>
      </w:tr>
      <w:tr w:rsidR="00CE741E" w:rsidRPr="00590B22" w14:paraId="4B21ACC6"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EB6DA13"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Authentication</w:t>
            </w:r>
          </w:p>
        </w:tc>
        <w:tc>
          <w:tcPr>
            <w:tcW w:w="7618" w:type="dxa"/>
            <w:hideMark/>
          </w:tcPr>
          <w:p w14:paraId="27D901AA" w14:textId="15B6F7AC"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 xml:space="preserve">Authentication Failure because of wrong </w:t>
            </w:r>
            <w:r>
              <w:rPr>
                <w:color w:val="0D0D0D" w:themeColor="text1" w:themeTint="F2"/>
                <w:sz w:val="18"/>
                <w:szCs w:val="18"/>
                <w:lang w:val="en-US" w:eastAsia="en-US"/>
              </w:rPr>
              <w:t>token</w:t>
            </w:r>
            <w:r w:rsidRPr="00E03709">
              <w:rPr>
                <w:color w:val="0D0D0D" w:themeColor="text1" w:themeTint="F2"/>
                <w:sz w:val="18"/>
                <w:szCs w:val="18"/>
                <w:lang w:val="en-US" w:eastAsia="en-US"/>
              </w:rPr>
              <w:t xml:space="preserve"> provided</w:t>
            </w:r>
          </w:p>
        </w:tc>
      </w:tr>
      <w:tr w:rsidR="00CE741E" w:rsidRPr="00590B22" w14:paraId="31B43C40"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5EE15D9"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Payment</w:t>
            </w:r>
          </w:p>
        </w:tc>
        <w:tc>
          <w:tcPr>
            <w:tcW w:w="7618" w:type="dxa"/>
            <w:hideMark/>
          </w:tcPr>
          <w:p w14:paraId="79C91193"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Failure while doing a payment Authorization, mostly because of PSP errors</w:t>
            </w:r>
          </w:p>
        </w:tc>
      </w:tr>
      <w:tr w:rsidR="00CE741E" w:rsidRPr="00E03709" w14:paraId="763AB933"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A7822DD" w14:textId="77777777" w:rsidR="00CE741E" w:rsidRPr="00E03709" w:rsidRDefault="00CE741E" w:rsidP="00CE741E">
            <w:pPr>
              <w:rPr>
                <w:b w:val="0"/>
                <w:color w:val="0D0D0D" w:themeColor="text1" w:themeTint="F2"/>
                <w:sz w:val="18"/>
                <w:szCs w:val="18"/>
                <w:lang w:val="en-US" w:eastAsia="en-US"/>
              </w:rPr>
            </w:pPr>
            <w:proofErr w:type="spellStart"/>
            <w:r w:rsidRPr="00E03709">
              <w:rPr>
                <w:b w:val="0"/>
                <w:color w:val="0D0D0D" w:themeColor="text1" w:themeTint="F2"/>
                <w:sz w:val="18"/>
                <w:szCs w:val="18"/>
                <w:lang w:val="en-US" w:eastAsia="en-US"/>
              </w:rPr>
              <w:t>InvalidRequest</w:t>
            </w:r>
            <w:proofErr w:type="spellEnd"/>
          </w:p>
        </w:tc>
        <w:tc>
          <w:tcPr>
            <w:tcW w:w="7618" w:type="dxa"/>
            <w:hideMark/>
          </w:tcPr>
          <w:p w14:paraId="1DDE5A4B"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Request contains invalid parameters</w:t>
            </w:r>
          </w:p>
        </w:tc>
      </w:tr>
      <w:tr w:rsidR="00CE741E" w:rsidRPr="00E03709" w14:paraId="1C61ADCA"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5DFBE15" w14:textId="2D1E9C4D" w:rsidR="00CE741E" w:rsidRPr="00E03709" w:rsidRDefault="009C10E1" w:rsidP="00CE741E">
            <w:pPr>
              <w:rPr>
                <w:b w:val="0"/>
                <w:color w:val="0D0D0D" w:themeColor="text1" w:themeTint="F2"/>
                <w:sz w:val="18"/>
                <w:szCs w:val="18"/>
                <w:lang w:val="en-US" w:eastAsia="en-US"/>
              </w:rPr>
            </w:pPr>
            <w:proofErr w:type="spellStart"/>
            <w:r>
              <w:rPr>
                <w:b w:val="0"/>
                <w:color w:val="0D0D0D" w:themeColor="text1" w:themeTint="F2"/>
                <w:sz w:val="18"/>
                <w:szCs w:val="18"/>
                <w:lang w:val="en-US" w:eastAsia="en-US"/>
              </w:rPr>
              <w:t>Vipps</w:t>
            </w:r>
            <w:r w:rsidR="00CE741E" w:rsidRPr="00E03709">
              <w:rPr>
                <w:b w:val="0"/>
                <w:color w:val="0D0D0D" w:themeColor="text1" w:themeTint="F2"/>
                <w:sz w:val="18"/>
                <w:szCs w:val="18"/>
                <w:lang w:val="en-US" w:eastAsia="en-US"/>
              </w:rPr>
              <w:t>Error</w:t>
            </w:r>
            <w:proofErr w:type="spellEnd"/>
          </w:p>
        </w:tc>
        <w:tc>
          <w:tcPr>
            <w:tcW w:w="7618" w:type="dxa"/>
            <w:hideMark/>
          </w:tcPr>
          <w:p w14:paraId="338BFC7A" w14:textId="7AD1DD09"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 xml:space="preserve">Internal </w:t>
            </w:r>
            <w:r w:rsidR="009C10E1">
              <w:rPr>
                <w:color w:val="0D0D0D" w:themeColor="text1" w:themeTint="F2"/>
                <w:sz w:val="18"/>
                <w:szCs w:val="18"/>
                <w:lang w:val="en-US" w:eastAsia="en-US"/>
              </w:rPr>
              <w:t>Vipps</w:t>
            </w:r>
            <w:r w:rsidRPr="00E03709">
              <w:rPr>
                <w:color w:val="0D0D0D" w:themeColor="text1" w:themeTint="F2"/>
                <w:sz w:val="18"/>
                <w:szCs w:val="18"/>
                <w:lang w:val="en-US" w:eastAsia="en-US"/>
              </w:rPr>
              <w:t xml:space="preserve"> application error</w:t>
            </w:r>
          </w:p>
        </w:tc>
      </w:tr>
      <w:tr w:rsidR="00CE741E" w:rsidRPr="00590B22" w14:paraId="1B731964"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A54CD36"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Customer</w:t>
            </w:r>
          </w:p>
        </w:tc>
        <w:tc>
          <w:tcPr>
            <w:tcW w:w="7618" w:type="dxa"/>
            <w:hideMark/>
          </w:tcPr>
          <w:p w14:paraId="52517E9C" w14:textId="4B19AE6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 xml:space="preserve">Error raised because of </w:t>
            </w:r>
            <w:r w:rsidR="009C10E1">
              <w:rPr>
                <w:color w:val="0D0D0D" w:themeColor="text1" w:themeTint="F2"/>
                <w:sz w:val="18"/>
                <w:szCs w:val="18"/>
                <w:lang w:val="en-US" w:eastAsia="en-US"/>
              </w:rPr>
              <w:t>Vipps</w:t>
            </w:r>
            <w:r w:rsidRPr="00E03709">
              <w:rPr>
                <w:color w:val="0D0D0D" w:themeColor="text1" w:themeTint="F2"/>
                <w:sz w:val="18"/>
                <w:szCs w:val="18"/>
                <w:lang w:val="en-US" w:eastAsia="en-US"/>
              </w:rPr>
              <w:t xml:space="preserve"> user (</w:t>
            </w:r>
            <w:r w:rsidR="0000623E" w:rsidRPr="00E03709">
              <w:rPr>
                <w:color w:val="0D0D0D" w:themeColor="text1" w:themeTint="F2"/>
                <w:sz w:val="18"/>
                <w:szCs w:val="18"/>
                <w:lang w:val="en-US" w:eastAsia="en-US"/>
              </w:rPr>
              <w:t>Example:</w:t>
            </w:r>
            <w:r w:rsidRPr="00E03709">
              <w:rPr>
                <w:color w:val="0D0D0D" w:themeColor="text1" w:themeTint="F2"/>
                <w:sz w:val="18"/>
                <w:szCs w:val="18"/>
                <w:lang w:val="en-US" w:eastAsia="en-US"/>
              </w:rPr>
              <w:t xml:space="preserve"> User not registered with </w:t>
            </w:r>
            <w:r w:rsidR="009C10E1">
              <w:rPr>
                <w:color w:val="0D0D0D" w:themeColor="text1" w:themeTint="F2"/>
                <w:sz w:val="18"/>
                <w:szCs w:val="18"/>
                <w:lang w:val="en-US" w:eastAsia="en-US"/>
              </w:rPr>
              <w:t>Vipps</w:t>
            </w:r>
            <w:r w:rsidRPr="00E03709">
              <w:rPr>
                <w:color w:val="0D0D0D" w:themeColor="text1" w:themeTint="F2"/>
                <w:sz w:val="18"/>
                <w:szCs w:val="18"/>
                <w:lang w:val="en-US" w:eastAsia="en-US"/>
              </w:rPr>
              <w:t xml:space="preserve"> ....)</w:t>
            </w:r>
          </w:p>
        </w:tc>
      </w:tr>
      <w:tr w:rsidR="00CE741E" w:rsidRPr="00E03709" w14:paraId="0EC3997B"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29A1C854"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Merchant</w:t>
            </w:r>
          </w:p>
        </w:tc>
        <w:tc>
          <w:tcPr>
            <w:tcW w:w="7618" w:type="dxa"/>
            <w:hideMark/>
          </w:tcPr>
          <w:p w14:paraId="3E8EFE6E"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Errors regarding the merchant</w:t>
            </w:r>
          </w:p>
        </w:tc>
      </w:tr>
    </w:tbl>
    <w:p w14:paraId="00E3BD28" w14:textId="77777777" w:rsidR="00CE741E" w:rsidRPr="005955FA" w:rsidRDefault="00CE741E" w:rsidP="00CE741E">
      <w:pPr>
        <w:pStyle w:val="Overskrift2"/>
        <w:rPr>
          <w:lang w:val="en-US"/>
        </w:rPr>
      </w:pPr>
      <w:bookmarkStart w:id="133" w:name="_Toc483323218"/>
      <w:bookmarkStart w:id="134" w:name="_Toc499127659"/>
      <w:bookmarkStart w:id="135" w:name="_Toc506283637"/>
      <w:r>
        <w:rPr>
          <w:lang w:val="en-US"/>
        </w:rPr>
        <w:t>Error codes</w:t>
      </w:r>
      <w:bookmarkEnd w:id="133"/>
      <w:bookmarkEnd w:id="134"/>
      <w:bookmarkEnd w:id="135"/>
    </w:p>
    <w:tbl>
      <w:tblPr>
        <w:tblStyle w:val="Lysskyggelegginguthevingsfarge1"/>
        <w:tblW w:w="0" w:type="auto"/>
        <w:tblLook w:val="04A0" w:firstRow="1" w:lastRow="0" w:firstColumn="1" w:lastColumn="0" w:noHBand="0" w:noVBand="1"/>
      </w:tblPr>
      <w:tblGrid>
        <w:gridCol w:w="1562"/>
        <w:gridCol w:w="1658"/>
        <w:gridCol w:w="5853"/>
      </w:tblGrid>
      <w:tr w:rsidR="00CE741E" w:rsidRPr="00E03709" w14:paraId="5E896FE7" w14:textId="77777777" w:rsidTr="00CE741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3BDC6739" w14:textId="77777777" w:rsidR="00CE741E" w:rsidRPr="00E03709" w:rsidRDefault="00CE741E" w:rsidP="00CE741E">
            <w:pPr>
              <w:rPr>
                <w:color w:val="0D0D0D" w:themeColor="text1" w:themeTint="F2"/>
                <w:sz w:val="18"/>
                <w:szCs w:val="18"/>
                <w:lang w:val="en-US" w:eastAsia="en-US"/>
              </w:rPr>
            </w:pPr>
            <w:r w:rsidRPr="00E03709">
              <w:rPr>
                <w:color w:val="0D0D0D" w:themeColor="text1" w:themeTint="F2"/>
                <w:sz w:val="18"/>
                <w:szCs w:val="18"/>
                <w:lang w:val="en-US" w:eastAsia="en-US"/>
              </w:rPr>
              <w:t>Error Group</w:t>
            </w:r>
          </w:p>
        </w:tc>
        <w:tc>
          <w:tcPr>
            <w:tcW w:w="1665" w:type="dxa"/>
            <w:hideMark/>
          </w:tcPr>
          <w:p w14:paraId="1170B853" w14:textId="77777777" w:rsidR="00CE741E" w:rsidRPr="00E03709" w:rsidRDefault="00CE741E" w:rsidP="00CE741E">
            <w:pPr>
              <w:cnfStyle w:val="100000000000" w:firstRow="1"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Error Code</w:t>
            </w:r>
          </w:p>
        </w:tc>
        <w:tc>
          <w:tcPr>
            <w:tcW w:w="5953" w:type="dxa"/>
            <w:hideMark/>
          </w:tcPr>
          <w:p w14:paraId="2C5BF316" w14:textId="77777777" w:rsidR="00CE741E" w:rsidRPr="00E03709" w:rsidRDefault="00CE741E" w:rsidP="00CE741E">
            <w:pPr>
              <w:cnfStyle w:val="100000000000" w:firstRow="1"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Error Message</w:t>
            </w:r>
          </w:p>
        </w:tc>
      </w:tr>
      <w:tr w:rsidR="00CE741E" w:rsidRPr="00590B22" w14:paraId="5E3F7BD5"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74A8D95B"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Payment</w:t>
            </w:r>
          </w:p>
        </w:tc>
        <w:tc>
          <w:tcPr>
            <w:tcW w:w="1665" w:type="dxa"/>
            <w:hideMark/>
          </w:tcPr>
          <w:p w14:paraId="0CA77F62"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41</w:t>
            </w:r>
          </w:p>
        </w:tc>
        <w:tc>
          <w:tcPr>
            <w:tcW w:w="5953" w:type="dxa"/>
            <w:hideMark/>
          </w:tcPr>
          <w:p w14:paraId="10CE87E1"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User don</w:t>
            </w:r>
            <w:r>
              <w:rPr>
                <w:color w:val="0D0D0D" w:themeColor="text1" w:themeTint="F2"/>
                <w:sz w:val="18"/>
                <w:szCs w:val="18"/>
                <w:lang w:val="en-US" w:eastAsia="en-US"/>
              </w:rPr>
              <w:t>’</w:t>
            </w:r>
            <w:r w:rsidRPr="00E03709">
              <w:rPr>
                <w:color w:val="0D0D0D" w:themeColor="text1" w:themeTint="F2"/>
                <w:sz w:val="18"/>
                <w:szCs w:val="18"/>
                <w:lang w:val="en-US" w:eastAsia="en-US"/>
              </w:rPr>
              <w:t>t have a valid card</w:t>
            </w:r>
          </w:p>
        </w:tc>
      </w:tr>
      <w:tr w:rsidR="00CE741E" w:rsidRPr="00E03709" w14:paraId="16330B47"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447E83F4"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Payment</w:t>
            </w:r>
          </w:p>
        </w:tc>
        <w:tc>
          <w:tcPr>
            <w:tcW w:w="1665" w:type="dxa"/>
            <w:hideMark/>
          </w:tcPr>
          <w:p w14:paraId="4498FEDB"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42</w:t>
            </w:r>
          </w:p>
        </w:tc>
        <w:tc>
          <w:tcPr>
            <w:tcW w:w="5953" w:type="dxa"/>
            <w:hideMark/>
          </w:tcPr>
          <w:p w14:paraId="3C7601E2"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Refused by issuer bank</w:t>
            </w:r>
          </w:p>
        </w:tc>
      </w:tr>
      <w:tr w:rsidR="00CE741E" w:rsidRPr="00590B22" w14:paraId="2508D7DA"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3F4463E8"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Payment</w:t>
            </w:r>
          </w:p>
        </w:tc>
        <w:tc>
          <w:tcPr>
            <w:tcW w:w="1665" w:type="dxa"/>
            <w:hideMark/>
          </w:tcPr>
          <w:p w14:paraId="3DB98F34"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43</w:t>
            </w:r>
          </w:p>
        </w:tc>
        <w:tc>
          <w:tcPr>
            <w:tcW w:w="5953" w:type="dxa"/>
            <w:hideMark/>
          </w:tcPr>
          <w:p w14:paraId="12B78227"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Refused by issuer bank because of invalid amount</w:t>
            </w:r>
          </w:p>
        </w:tc>
      </w:tr>
      <w:tr w:rsidR="00CE741E" w:rsidRPr="00590B22" w14:paraId="2DCF7C12"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5F4D9D2F"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Payment</w:t>
            </w:r>
          </w:p>
        </w:tc>
        <w:tc>
          <w:tcPr>
            <w:tcW w:w="1665" w:type="dxa"/>
            <w:hideMark/>
          </w:tcPr>
          <w:p w14:paraId="3F940FDB"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44</w:t>
            </w:r>
          </w:p>
        </w:tc>
        <w:tc>
          <w:tcPr>
            <w:tcW w:w="5953" w:type="dxa"/>
            <w:hideMark/>
          </w:tcPr>
          <w:p w14:paraId="2E312119"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Refused by issuer because of expired card</w:t>
            </w:r>
          </w:p>
        </w:tc>
      </w:tr>
      <w:tr w:rsidR="00CE741E" w:rsidRPr="00590B22" w14:paraId="70DD6A10"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0BD79D07"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Payment</w:t>
            </w:r>
          </w:p>
        </w:tc>
        <w:tc>
          <w:tcPr>
            <w:tcW w:w="1665" w:type="dxa"/>
            <w:hideMark/>
          </w:tcPr>
          <w:p w14:paraId="69AFCAE4"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45</w:t>
            </w:r>
          </w:p>
        </w:tc>
        <w:tc>
          <w:tcPr>
            <w:tcW w:w="5953" w:type="dxa"/>
            <w:hideMark/>
          </w:tcPr>
          <w:p w14:paraId="18077342"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Reservation failed for some unknown reason</w:t>
            </w:r>
          </w:p>
        </w:tc>
      </w:tr>
      <w:tr w:rsidR="00CE741E" w:rsidRPr="00590B22" w14:paraId="303AC75C"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793AE5C4"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Payment</w:t>
            </w:r>
          </w:p>
        </w:tc>
        <w:tc>
          <w:tcPr>
            <w:tcW w:w="1665" w:type="dxa"/>
            <w:hideMark/>
          </w:tcPr>
          <w:p w14:paraId="638D7714"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51</w:t>
            </w:r>
          </w:p>
        </w:tc>
        <w:tc>
          <w:tcPr>
            <w:tcW w:w="5953" w:type="dxa"/>
            <w:hideMark/>
          </w:tcPr>
          <w:p w14:paraId="451E233D"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Can't cancel already captured order</w:t>
            </w:r>
          </w:p>
        </w:tc>
      </w:tr>
      <w:tr w:rsidR="00CE741E" w:rsidRPr="00DA0D96" w14:paraId="1703311B"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59FED2FC"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Payment</w:t>
            </w:r>
          </w:p>
        </w:tc>
        <w:tc>
          <w:tcPr>
            <w:tcW w:w="1665" w:type="dxa"/>
            <w:hideMark/>
          </w:tcPr>
          <w:p w14:paraId="1FF10117"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Pr>
                <w:color w:val="0D0D0D" w:themeColor="text1" w:themeTint="F2"/>
                <w:sz w:val="18"/>
                <w:szCs w:val="18"/>
                <w:lang w:val="en-US" w:eastAsia="en-US"/>
              </w:rPr>
              <w:t>52</w:t>
            </w:r>
          </w:p>
        </w:tc>
        <w:tc>
          <w:tcPr>
            <w:tcW w:w="5953" w:type="dxa"/>
            <w:hideMark/>
          </w:tcPr>
          <w:p w14:paraId="7BC38646"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Pr>
                <w:color w:val="0D0D0D" w:themeColor="text1" w:themeTint="F2"/>
                <w:sz w:val="18"/>
                <w:szCs w:val="18"/>
                <w:lang w:val="en-US" w:eastAsia="en-US"/>
              </w:rPr>
              <w:t>Cancellation failed</w:t>
            </w:r>
          </w:p>
        </w:tc>
      </w:tr>
      <w:tr w:rsidR="00CE741E" w:rsidRPr="00590B22" w14:paraId="099C45A3"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707F8E14"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Payment</w:t>
            </w:r>
          </w:p>
        </w:tc>
        <w:tc>
          <w:tcPr>
            <w:tcW w:w="1665" w:type="dxa"/>
            <w:hideMark/>
          </w:tcPr>
          <w:p w14:paraId="687A9B16"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Pr>
                <w:color w:val="0D0D0D" w:themeColor="text1" w:themeTint="F2"/>
                <w:sz w:val="18"/>
                <w:szCs w:val="18"/>
                <w:lang w:val="en-US" w:eastAsia="en-US"/>
              </w:rPr>
              <w:t>53</w:t>
            </w:r>
          </w:p>
        </w:tc>
        <w:tc>
          <w:tcPr>
            <w:tcW w:w="5953" w:type="dxa"/>
            <w:hideMark/>
          </w:tcPr>
          <w:p w14:paraId="429C84B7"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DA0D96">
              <w:rPr>
                <w:color w:val="0D0D0D" w:themeColor="text1" w:themeTint="F2"/>
                <w:sz w:val="18"/>
                <w:szCs w:val="18"/>
                <w:lang w:val="en-US" w:eastAsia="en-US"/>
              </w:rPr>
              <w:t>Can’t cancel order which is not reserved yet</w:t>
            </w:r>
          </w:p>
        </w:tc>
      </w:tr>
      <w:tr w:rsidR="00CE741E" w:rsidRPr="00590B22" w14:paraId="6075F25C"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4B2839EF"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Payment</w:t>
            </w:r>
          </w:p>
        </w:tc>
        <w:tc>
          <w:tcPr>
            <w:tcW w:w="1665" w:type="dxa"/>
            <w:hideMark/>
          </w:tcPr>
          <w:p w14:paraId="614356BF"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61</w:t>
            </w:r>
          </w:p>
        </w:tc>
        <w:tc>
          <w:tcPr>
            <w:tcW w:w="5953" w:type="dxa"/>
            <w:hideMark/>
          </w:tcPr>
          <w:p w14:paraId="6F63BDD1"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Captured amount exceeds the reserved amount ordered</w:t>
            </w:r>
          </w:p>
        </w:tc>
      </w:tr>
      <w:tr w:rsidR="00CE741E" w:rsidRPr="00E03709" w14:paraId="6466CDDF"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27DFA1F1"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Payment</w:t>
            </w:r>
          </w:p>
        </w:tc>
        <w:tc>
          <w:tcPr>
            <w:tcW w:w="1665" w:type="dxa"/>
            <w:hideMark/>
          </w:tcPr>
          <w:p w14:paraId="49547151"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62</w:t>
            </w:r>
          </w:p>
        </w:tc>
        <w:tc>
          <w:tcPr>
            <w:tcW w:w="5953" w:type="dxa"/>
            <w:hideMark/>
          </w:tcPr>
          <w:p w14:paraId="478C174D"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Can't capture cancelled order</w:t>
            </w:r>
          </w:p>
        </w:tc>
      </w:tr>
      <w:tr w:rsidR="00CE741E" w:rsidRPr="00590B22" w14:paraId="6544DFAD"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56F4C93D"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Payment</w:t>
            </w:r>
          </w:p>
        </w:tc>
        <w:tc>
          <w:tcPr>
            <w:tcW w:w="1665" w:type="dxa"/>
            <w:hideMark/>
          </w:tcPr>
          <w:p w14:paraId="07D91237"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63</w:t>
            </w:r>
          </w:p>
        </w:tc>
        <w:tc>
          <w:tcPr>
            <w:tcW w:w="5953" w:type="dxa"/>
            <w:hideMark/>
          </w:tcPr>
          <w:p w14:paraId="2D9C6E6C"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Capture failed for some unknown reason, please use Get Payment Details API to know the exact status</w:t>
            </w:r>
          </w:p>
        </w:tc>
      </w:tr>
      <w:tr w:rsidR="00CE741E" w:rsidRPr="00590B22" w14:paraId="6AE8B2AC"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1E45E3C4"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Payment</w:t>
            </w:r>
          </w:p>
        </w:tc>
        <w:tc>
          <w:tcPr>
            <w:tcW w:w="1665" w:type="dxa"/>
            <w:hideMark/>
          </w:tcPr>
          <w:p w14:paraId="7A3F899A"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71</w:t>
            </w:r>
          </w:p>
        </w:tc>
        <w:tc>
          <w:tcPr>
            <w:tcW w:w="5953" w:type="dxa"/>
            <w:hideMark/>
          </w:tcPr>
          <w:p w14:paraId="728ECA02"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Cant refund more than captured amount</w:t>
            </w:r>
          </w:p>
        </w:tc>
      </w:tr>
      <w:tr w:rsidR="00CE741E" w:rsidRPr="00590B22" w14:paraId="686C8B6A"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7C1B6BBD"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Payment</w:t>
            </w:r>
          </w:p>
        </w:tc>
        <w:tc>
          <w:tcPr>
            <w:tcW w:w="1665" w:type="dxa"/>
            <w:hideMark/>
          </w:tcPr>
          <w:p w14:paraId="43012A38"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72</w:t>
            </w:r>
          </w:p>
        </w:tc>
        <w:tc>
          <w:tcPr>
            <w:tcW w:w="5953" w:type="dxa"/>
            <w:hideMark/>
          </w:tcPr>
          <w:p w14:paraId="1EBD8A3A"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Cant refund for reserved order, use cancellation API for the same</w:t>
            </w:r>
          </w:p>
        </w:tc>
      </w:tr>
      <w:tr w:rsidR="00CE741E" w:rsidRPr="00590B22" w14:paraId="716729FA"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272D5220"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Payment</w:t>
            </w:r>
          </w:p>
        </w:tc>
        <w:tc>
          <w:tcPr>
            <w:tcW w:w="1665" w:type="dxa"/>
            <w:hideMark/>
          </w:tcPr>
          <w:p w14:paraId="10B46FB1"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73</w:t>
            </w:r>
          </w:p>
        </w:tc>
        <w:tc>
          <w:tcPr>
            <w:tcW w:w="5953" w:type="dxa"/>
            <w:hideMark/>
          </w:tcPr>
          <w:p w14:paraId="752D9983"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Can't refund on cancelled order</w:t>
            </w:r>
          </w:p>
        </w:tc>
      </w:tr>
      <w:tr w:rsidR="00CE741E" w:rsidRPr="00590B22" w14:paraId="045A453A"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tcPr>
          <w:p w14:paraId="1DC25189" w14:textId="77777777" w:rsidR="00CE741E" w:rsidRPr="00FF2252" w:rsidRDefault="00CE741E" w:rsidP="00CE741E">
            <w:pPr>
              <w:rPr>
                <w:b w:val="0"/>
                <w:color w:val="0D0D0D" w:themeColor="text1" w:themeTint="F2"/>
                <w:sz w:val="18"/>
                <w:szCs w:val="18"/>
                <w:lang w:val="en-US" w:eastAsia="en-US"/>
              </w:rPr>
            </w:pPr>
            <w:r w:rsidRPr="00FF2252">
              <w:rPr>
                <w:b w:val="0"/>
                <w:color w:val="0D0D0D" w:themeColor="text1" w:themeTint="F2"/>
                <w:sz w:val="18"/>
                <w:szCs w:val="18"/>
                <w:lang w:val="en-US" w:eastAsia="en-US"/>
              </w:rPr>
              <w:t>Payment</w:t>
            </w:r>
          </w:p>
        </w:tc>
        <w:tc>
          <w:tcPr>
            <w:tcW w:w="1665" w:type="dxa"/>
          </w:tcPr>
          <w:p w14:paraId="42BEB608"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Pr>
                <w:color w:val="0D0D0D" w:themeColor="text1" w:themeTint="F2"/>
                <w:sz w:val="18"/>
                <w:szCs w:val="18"/>
                <w:lang w:val="en-US" w:eastAsia="en-US"/>
              </w:rPr>
              <w:t>74</w:t>
            </w:r>
          </w:p>
        </w:tc>
        <w:tc>
          <w:tcPr>
            <w:tcW w:w="5953" w:type="dxa"/>
          </w:tcPr>
          <w:p w14:paraId="295A32C4"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FF2252">
              <w:rPr>
                <w:color w:val="0D0D0D" w:themeColor="text1" w:themeTint="F2"/>
                <w:sz w:val="18"/>
                <w:szCs w:val="18"/>
                <w:lang w:val="en-US" w:eastAsia="en-US"/>
              </w:rPr>
              <w:t>Refund failed during debit</w:t>
            </w:r>
            <w:r>
              <w:rPr>
                <w:color w:val="0D0D0D" w:themeColor="text1" w:themeTint="F2"/>
                <w:sz w:val="18"/>
                <w:szCs w:val="18"/>
                <w:lang w:val="en-US" w:eastAsia="en-US"/>
              </w:rPr>
              <w:t xml:space="preserve"> from merchant account</w:t>
            </w:r>
          </w:p>
        </w:tc>
      </w:tr>
      <w:tr w:rsidR="00CE741E" w:rsidRPr="00590B22" w14:paraId="2CC9C2D2"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161E6224" w14:textId="77777777" w:rsidR="00CE741E" w:rsidRPr="00E03709" w:rsidRDefault="00CE741E" w:rsidP="00CE741E">
            <w:pPr>
              <w:rPr>
                <w:b w:val="0"/>
                <w:color w:val="0D0D0D" w:themeColor="text1" w:themeTint="F2"/>
                <w:sz w:val="18"/>
                <w:szCs w:val="18"/>
                <w:lang w:val="en-US" w:eastAsia="en-US"/>
              </w:rPr>
            </w:pPr>
            <w:proofErr w:type="spellStart"/>
            <w:r w:rsidRPr="00E03709">
              <w:rPr>
                <w:b w:val="0"/>
                <w:color w:val="0D0D0D" w:themeColor="text1" w:themeTint="F2"/>
                <w:sz w:val="18"/>
                <w:szCs w:val="18"/>
                <w:lang w:val="en-US" w:eastAsia="en-US"/>
              </w:rPr>
              <w:t>InvalidRequest</w:t>
            </w:r>
            <w:proofErr w:type="spellEnd"/>
          </w:p>
        </w:tc>
        <w:tc>
          <w:tcPr>
            <w:tcW w:w="1665" w:type="dxa"/>
            <w:hideMark/>
          </w:tcPr>
          <w:p w14:paraId="26A7CF07"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w:t>
            </w:r>
            <w:proofErr w:type="spellStart"/>
            <w:r w:rsidRPr="00E03709">
              <w:rPr>
                <w:color w:val="0D0D0D" w:themeColor="text1" w:themeTint="F2"/>
                <w:sz w:val="18"/>
                <w:szCs w:val="18"/>
                <w:lang w:val="en-US" w:eastAsia="en-US"/>
              </w:rPr>
              <w:t>field_name</w:t>
            </w:r>
            <w:proofErr w:type="spellEnd"/>
            <w:r w:rsidRPr="00E03709">
              <w:rPr>
                <w:color w:val="0D0D0D" w:themeColor="text1" w:themeTint="F2"/>
                <w:sz w:val="18"/>
                <w:szCs w:val="18"/>
                <w:lang w:val="en-US" w:eastAsia="en-US"/>
              </w:rPr>
              <w:t xml:space="preserve"> will be the error code}</w:t>
            </w:r>
          </w:p>
        </w:tc>
        <w:tc>
          <w:tcPr>
            <w:tcW w:w="5953" w:type="dxa"/>
            <w:hideMark/>
          </w:tcPr>
          <w:p w14:paraId="0EBE121E"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Description about what exactly the field error is</w:t>
            </w:r>
          </w:p>
        </w:tc>
      </w:tr>
      <w:tr w:rsidR="00CE741E" w:rsidRPr="00FF2252" w14:paraId="51DA12CE"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tcPr>
          <w:p w14:paraId="5343B56D" w14:textId="77777777" w:rsidR="00CE741E" w:rsidRPr="00E03709" w:rsidRDefault="00CE741E" w:rsidP="00CE741E">
            <w:pPr>
              <w:rPr>
                <w:color w:val="0D0D0D" w:themeColor="text1" w:themeTint="F2"/>
                <w:sz w:val="18"/>
                <w:szCs w:val="18"/>
                <w:lang w:val="en-US" w:eastAsia="en-US"/>
              </w:rPr>
            </w:pPr>
            <w:proofErr w:type="spellStart"/>
            <w:r>
              <w:rPr>
                <w:b w:val="0"/>
                <w:color w:val="0D0D0D" w:themeColor="text1" w:themeTint="F2"/>
                <w:sz w:val="18"/>
                <w:szCs w:val="18"/>
                <w:lang w:val="en-US" w:eastAsia="en-US"/>
              </w:rPr>
              <w:t>Vipps</w:t>
            </w:r>
            <w:r w:rsidRPr="00E03709">
              <w:rPr>
                <w:b w:val="0"/>
                <w:color w:val="0D0D0D" w:themeColor="text1" w:themeTint="F2"/>
                <w:sz w:val="18"/>
                <w:szCs w:val="18"/>
                <w:lang w:val="en-US" w:eastAsia="en-US"/>
              </w:rPr>
              <w:t>Error</w:t>
            </w:r>
            <w:proofErr w:type="spellEnd"/>
          </w:p>
        </w:tc>
        <w:tc>
          <w:tcPr>
            <w:tcW w:w="1665" w:type="dxa"/>
          </w:tcPr>
          <w:p w14:paraId="6793E6D8"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Pr>
                <w:color w:val="0D0D0D" w:themeColor="text1" w:themeTint="F2"/>
                <w:sz w:val="18"/>
                <w:szCs w:val="18"/>
                <w:lang w:val="en-US" w:eastAsia="en-US"/>
              </w:rPr>
              <w:t>91</w:t>
            </w:r>
          </w:p>
        </w:tc>
        <w:tc>
          <w:tcPr>
            <w:tcW w:w="5953" w:type="dxa"/>
          </w:tcPr>
          <w:p w14:paraId="300BDAEA"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Pr>
                <w:color w:val="0D0D0D" w:themeColor="text1" w:themeTint="F2"/>
                <w:sz w:val="18"/>
                <w:szCs w:val="18"/>
                <w:lang w:val="en-US" w:eastAsia="en-US"/>
              </w:rPr>
              <w:t>Transaction is not allowed</w:t>
            </w:r>
          </w:p>
        </w:tc>
      </w:tr>
      <w:tr w:rsidR="00CE741E" w:rsidRPr="00FF2252" w14:paraId="1C706F6A"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1562" w:type="dxa"/>
          </w:tcPr>
          <w:p w14:paraId="361053D6" w14:textId="77777777" w:rsidR="00CE741E" w:rsidRPr="00E03709" w:rsidRDefault="00CE741E" w:rsidP="00CE741E">
            <w:pPr>
              <w:rPr>
                <w:color w:val="0D0D0D" w:themeColor="text1" w:themeTint="F2"/>
                <w:sz w:val="18"/>
                <w:szCs w:val="18"/>
                <w:lang w:val="en-US" w:eastAsia="en-US"/>
              </w:rPr>
            </w:pPr>
            <w:proofErr w:type="spellStart"/>
            <w:r>
              <w:rPr>
                <w:b w:val="0"/>
                <w:color w:val="0D0D0D" w:themeColor="text1" w:themeTint="F2"/>
                <w:sz w:val="18"/>
                <w:szCs w:val="18"/>
                <w:lang w:val="en-US" w:eastAsia="en-US"/>
              </w:rPr>
              <w:t>Vipps</w:t>
            </w:r>
            <w:r w:rsidRPr="00E03709">
              <w:rPr>
                <w:b w:val="0"/>
                <w:color w:val="0D0D0D" w:themeColor="text1" w:themeTint="F2"/>
                <w:sz w:val="18"/>
                <w:szCs w:val="18"/>
                <w:lang w:val="en-US" w:eastAsia="en-US"/>
              </w:rPr>
              <w:t>Error</w:t>
            </w:r>
            <w:proofErr w:type="spellEnd"/>
          </w:p>
        </w:tc>
        <w:tc>
          <w:tcPr>
            <w:tcW w:w="1665" w:type="dxa"/>
          </w:tcPr>
          <w:p w14:paraId="2B6CFAE8"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Pr>
                <w:color w:val="0D0D0D" w:themeColor="text1" w:themeTint="F2"/>
                <w:sz w:val="18"/>
                <w:szCs w:val="18"/>
                <w:lang w:val="en-US" w:eastAsia="en-US"/>
              </w:rPr>
              <w:t>92</w:t>
            </w:r>
          </w:p>
        </w:tc>
        <w:tc>
          <w:tcPr>
            <w:tcW w:w="5953" w:type="dxa"/>
          </w:tcPr>
          <w:p w14:paraId="0EE258AC"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FF2252">
              <w:rPr>
                <w:color w:val="0D0D0D" w:themeColor="text1" w:themeTint="F2"/>
                <w:sz w:val="18"/>
                <w:szCs w:val="18"/>
                <w:lang w:val="en-US" w:eastAsia="en-US"/>
              </w:rPr>
              <w:t>Transaction already processed</w:t>
            </w:r>
          </w:p>
        </w:tc>
      </w:tr>
      <w:tr w:rsidR="00CE741E" w:rsidRPr="00FF2252" w14:paraId="7E5EB7FC"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tcPr>
          <w:p w14:paraId="206F0070" w14:textId="77777777" w:rsidR="00CE741E" w:rsidRDefault="00CE741E" w:rsidP="00CE741E">
            <w:pPr>
              <w:rPr>
                <w:b w:val="0"/>
                <w:color w:val="0D0D0D" w:themeColor="text1" w:themeTint="F2"/>
                <w:sz w:val="18"/>
                <w:szCs w:val="18"/>
                <w:lang w:val="en-US" w:eastAsia="en-US"/>
              </w:rPr>
            </w:pPr>
            <w:proofErr w:type="spellStart"/>
            <w:r>
              <w:rPr>
                <w:b w:val="0"/>
                <w:color w:val="0D0D0D" w:themeColor="text1" w:themeTint="F2"/>
                <w:sz w:val="18"/>
                <w:szCs w:val="18"/>
                <w:lang w:val="en-US" w:eastAsia="en-US"/>
              </w:rPr>
              <w:t>Vipps</w:t>
            </w:r>
            <w:r w:rsidRPr="00E03709">
              <w:rPr>
                <w:b w:val="0"/>
                <w:color w:val="0D0D0D" w:themeColor="text1" w:themeTint="F2"/>
                <w:sz w:val="18"/>
                <w:szCs w:val="18"/>
                <w:lang w:val="en-US" w:eastAsia="en-US"/>
              </w:rPr>
              <w:t>Error</w:t>
            </w:r>
            <w:proofErr w:type="spellEnd"/>
          </w:p>
        </w:tc>
        <w:tc>
          <w:tcPr>
            <w:tcW w:w="1665" w:type="dxa"/>
          </w:tcPr>
          <w:p w14:paraId="5D7094BD" w14:textId="77777777" w:rsidR="00CE741E"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Pr>
                <w:color w:val="0D0D0D" w:themeColor="text1" w:themeTint="F2"/>
                <w:sz w:val="18"/>
                <w:szCs w:val="18"/>
                <w:lang w:val="en-US" w:eastAsia="en-US"/>
              </w:rPr>
              <w:t>98</w:t>
            </w:r>
          </w:p>
        </w:tc>
        <w:tc>
          <w:tcPr>
            <w:tcW w:w="5953" w:type="dxa"/>
          </w:tcPr>
          <w:p w14:paraId="4306FE83"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FF2252">
              <w:rPr>
                <w:color w:val="0D0D0D" w:themeColor="text1" w:themeTint="F2"/>
                <w:sz w:val="18"/>
                <w:szCs w:val="18"/>
                <w:lang w:val="en-US" w:eastAsia="en-US"/>
              </w:rPr>
              <w:t>Too many concurrent requests</w:t>
            </w:r>
          </w:p>
        </w:tc>
      </w:tr>
      <w:tr w:rsidR="00CE741E" w:rsidRPr="00590B22" w14:paraId="5D197B02"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12C53AEE" w14:textId="47CF78D2" w:rsidR="00CE741E" w:rsidRPr="00E03709" w:rsidRDefault="009C10E1" w:rsidP="00CE741E">
            <w:pPr>
              <w:rPr>
                <w:b w:val="0"/>
                <w:color w:val="0D0D0D" w:themeColor="text1" w:themeTint="F2"/>
                <w:sz w:val="18"/>
                <w:szCs w:val="18"/>
                <w:lang w:val="en-US" w:eastAsia="en-US"/>
              </w:rPr>
            </w:pPr>
            <w:proofErr w:type="spellStart"/>
            <w:r>
              <w:rPr>
                <w:b w:val="0"/>
                <w:color w:val="0D0D0D" w:themeColor="text1" w:themeTint="F2"/>
                <w:sz w:val="18"/>
                <w:szCs w:val="18"/>
                <w:lang w:val="en-US" w:eastAsia="en-US"/>
              </w:rPr>
              <w:t>Vipps</w:t>
            </w:r>
            <w:r w:rsidR="00CE741E" w:rsidRPr="00E03709">
              <w:rPr>
                <w:b w:val="0"/>
                <w:color w:val="0D0D0D" w:themeColor="text1" w:themeTint="F2"/>
                <w:sz w:val="18"/>
                <w:szCs w:val="18"/>
                <w:lang w:val="en-US" w:eastAsia="en-US"/>
              </w:rPr>
              <w:t>Error</w:t>
            </w:r>
            <w:proofErr w:type="spellEnd"/>
          </w:p>
        </w:tc>
        <w:tc>
          <w:tcPr>
            <w:tcW w:w="1665" w:type="dxa"/>
            <w:hideMark/>
          </w:tcPr>
          <w:p w14:paraId="33728405"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99</w:t>
            </w:r>
          </w:p>
        </w:tc>
        <w:tc>
          <w:tcPr>
            <w:tcW w:w="5953" w:type="dxa"/>
            <w:hideMark/>
          </w:tcPr>
          <w:p w14:paraId="4B3F7933"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Description about the internal error</w:t>
            </w:r>
          </w:p>
        </w:tc>
      </w:tr>
      <w:tr w:rsidR="00CE741E" w:rsidRPr="00590B22" w14:paraId="6E5C2013"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3590E1A1"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Customer</w:t>
            </w:r>
          </w:p>
        </w:tc>
        <w:tc>
          <w:tcPr>
            <w:tcW w:w="1665" w:type="dxa"/>
            <w:hideMark/>
          </w:tcPr>
          <w:p w14:paraId="122CB887"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81</w:t>
            </w:r>
          </w:p>
        </w:tc>
        <w:tc>
          <w:tcPr>
            <w:tcW w:w="5953" w:type="dxa"/>
            <w:hideMark/>
          </w:tcPr>
          <w:p w14:paraId="58AFE11E"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 xml:space="preserve">User Not registered with </w:t>
            </w:r>
            <w:proofErr w:type="spellStart"/>
            <w:r w:rsidRPr="00E03709">
              <w:rPr>
                <w:color w:val="0D0D0D" w:themeColor="text1" w:themeTint="F2"/>
                <w:sz w:val="18"/>
                <w:szCs w:val="18"/>
                <w:lang w:val="en-US" w:eastAsia="en-US"/>
              </w:rPr>
              <w:t>vipps</w:t>
            </w:r>
            <w:proofErr w:type="spellEnd"/>
          </w:p>
        </w:tc>
      </w:tr>
      <w:tr w:rsidR="00CE741E" w:rsidRPr="00590B22" w14:paraId="271531EC"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1562" w:type="dxa"/>
          </w:tcPr>
          <w:p w14:paraId="5F47737C"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Customer</w:t>
            </w:r>
          </w:p>
        </w:tc>
        <w:tc>
          <w:tcPr>
            <w:tcW w:w="1665" w:type="dxa"/>
          </w:tcPr>
          <w:p w14:paraId="53263C2E"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Pr>
                <w:color w:val="0D0D0D" w:themeColor="text1" w:themeTint="F2"/>
                <w:sz w:val="18"/>
                <w:szCs w:val="18"/>
                <w:lang w:val="en-US" w:eastAsia="en-US"/>
              </w:rPr>
              <w:t>82</w:t>
            </w:r>
          </w:p>
        </w:tc>
        <w:tc>
          <w:tcPr>
            <w:tcW w:w="5953" w:type="dxa"/>
          </w:tcPr>
          <w:p w14:paraId="7CDF8C45"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B6210F">
              <w:rPr>
                <w:color w:val="0D0D0D" w:themeColor="text1" w:themeTint="F2"/>
                <w:sz w:val="18"/>
                <w:szCs w:val="18"/>
                <w:lang w:val="en-US" w:eastAsia="en-US"/>
              </w:rPr>
              <w:t>User App Version is not supported</w:t>
            </w:r>
          </w:p>
        </w:tc>
      </w:tr>
      <w:tr w:rsidR="00CE741E" w:rsidRPr="00590B22" w14:paraId="1F611898"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7328F223"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Merchant</w:t>
            </w:r>
          </w:p>
        </w:tc>
        <w:tc>
          <w:tcPr>
            <w:tcW w:w="1665" w:type="dxa"/>
            <w:hideMark/>
          </w:tcPr>
          <w:p w14:paraId="04DE2CE4"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31</w:t>
            </w:r>
          </w:p>
        </w:tc>
        <w:tc>
          <w:tcPr>
            <w:tcW w:w="5953" w:type="dxa"/>
            <w:hideMark/>
          </w:tcPr>
          <w:p w14:paraId="5A6CEA30"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Merchant is blocked because of {}</w:t>
            </w:r>
          </w:p>
        </w:tc>
      </w:tr>
      <w:tr w:rsidR="00CE741E" w:rsidRPr="00590B22" w14:paraId="2826BF75"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6AF93AEF"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Merchant</w:t>
            </w:r>
          </w:p>
        </w:tc>
        <w:tc>
          <w:tcPr>
            <w:tcW w:w="1665" w:type="dxa"/>
            <w:hideMark/>
          </w:tcPr>
          <w:p w14:paraId="7656DA1B"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32</w:t>
            </w:r>
          </w:p>
        </w:tc>
        <w:tc>
          <w:tcPr>
            <w:tcW w:w="5953" w:type="dxa"/>
            <w:hideMark/>
          </w:tcPr>
          <w:p w14:paraId="7CFA449A"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Receiving limit of merchant has exceeded</w:t>
            </w:r>
          </w:p>
        </w:tc>
      </w:tr>
      <w:tr w:rsidR="00CE741E" w:rsidRPr="00590B22" w14:paraId="2CB578DD"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718BBA8D"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Merchant</w:t>
            </w:r>
          </w:p>
        </w:tc>
        <w:tc>
          <w:tcPr>
            <w:tcW w:w="1665" w:type="dxa"/>
            <w:hideMark/>
          </w:tcPr>
          <w:p w14:paraId="1880A544"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33</w:t>
            </w:r>
          </w:p>
        </w:tc>
        <w:tc>
          <w:tcPr>
            <w:tcW w:w="5953" w:type="dxa"/>
            <w:hideMark/>
          </w:tcPr>
          <w:p w14:paraId="1A50E6DD"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Number of payment requests has been exceeded</w:t>
            </w:r>
            <w:r>
              <w:rPr>
                <w:color w:val="0D0D0D" w:themeColor="text1" w:themeTint="F2"/>
                <w:sz w:val="18"/>
                <w:szCs w:val="18"/>
                <w:lang w:val="en-US" w:eastAsia="en-US"/>
              </w:rPr>
              <w:t xml:space="preserve"> (Not used)</w:t>
            </w:r>
          </w:p>
        </w:tc>
      </w:tr>
      <w:tr w:rsidR="00CE741E" w:rsidRPr="00590B22" w14:paraId="6848C682"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48EA8230"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Merchant</w:t>
            </w:r>
          </w:p>
        </w:tc>
        <w:tc>
          <w:tcPr>
            <w:tcW w:w="1665" w:type="dxa"/>
            <w:hideMark/>
          </w:tcPr>
          <w:p w14:paraId="67914559"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34</w:t>
            </w:r>
          </w:p>
        </w:tc>
        <w:tc>
          <w:tcPr>
            <w:tcW w:w="5953" w:type="dxa"/>
            <w:hideMark/>
          </w:tcPr>
          <w:p w14:paraId="4B1E6656"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Unique constraint violation of the order id</w:t>
            </w:r>
          </w:p>
        </w:tc>
      </w:tr>
      <w:tr w:rsidR="00CE741E" w:rsidRPr="00E03709" w14:paraId="5E443C55"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4AF45E30"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Merchant</w:t>
            </w:r>
          </w:p>
        </w:tc>
        <w:tc>
          <w:tcPr>
            <w:tcW w:w="1665" w:type="dxa"/>
            <w:hideMark/>
          </w:tcPr>
          <w:p w14:paraId="1BCE4609"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35</w:t>
            </w:r>
          </w:p>
        </w:tc>
        <w:tc>
          <w:tcPr>
            <w:tcW w:w="5953" w:type="dxa"/>
            <w:hideMark/>
          </w:tcPr>
          <w:p w14:paraId="53617EA4"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Requested Order not found</w:t>
            </w:r>
          </w:p>
        </w:tc>
      </w:tr>
      <w:tr w:rsidR="00CE741E" w:rsidRPr="00E03709" w14:paraId="465672F7"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1562" w:type="dxa"/>
            <w:hideMark/>
          </w:tcPr>
          <w:p w14:paraId="7ACB7226" w14:textId="77777777" w:rsidR="00CE741E" w:rsidRPr="00E03709" w:rsidRDefault="00CE741E" w:rsidP="00CE741E">
            <w:pPr>
              <w:rPr>
                <w:b w:val="0"/>
                <w:color w:val="0D0D0D" w:themeColor="text1" w:themeTint="F2"/>
                <w:sz w:val="18"/>
                <w:szCs w:val="18"/>
                <w:lang w:val="en-US" w:eastAsia="en-US"/>
              </w:rPr>
            </w:pPr>
            <w:r w:rsidRPr="00E03709">
              <w:rPr>
                <w:b w:val="0"/>
                <w:color w:val="0D0D0D" w:themeColor="text1" w:themeTint="F2"/>
                <w:sz w:val="18"/>
                <w:szCs w:val="18"/>
                <w:lang w:val="en-US" w:eastAsia="en-US"/>
              </w:rPr>
              <w:t>Merchant</w:t>
            </w:r>
          </w:p>
        </w:tc>
        <w:tc>
          <w:tcPr>
            <w:tcW w:w="1665" w:type="dxa"/>
            <w:hideMark/>
          </w:tcPr>
          <w:p w14:paraId="69E723DF"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36</w:t>
            </w:r>
          </w:p>
        </w:tc>
        <w:tc>
          <w:tcPr>
            <w:tcW w:w="5953" w:type="dxa"/>
            <w:hideMark/>
          </w:tcPr>
          <w:p w14:paraId="63581CD1" w14:textId="77777777" w:rsidR="00CE741E" w:rsidRPr="00E03709"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sidRPr="00E03709">
              <w:rPr>
                <w:color w:val="0D0D0D" w:themeColor="text1" w:themeTint="F2"/>
                <w:sz w:val="18"/>
                <w:szCs w:val="18"/>
                <w:lang w:val="en-US" w:eastAsia="en-US"/>
              </w:rPr>
              <w:t>Merchant agreement not signed</w:t>
            </w:r>
          </w:p>
        </w:tc>
      </w:tr>
      <w:tr w:rsidR="00CE741E" w:rsidRPr="00590B22" w14:paraId="6AB334BB"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tcPr>
          <w:p w14:paraId="7D853CED" w14:textId="77777777" w:rsidR="00CE741E" w:rsidRPr="00E03709" w:rsidRDefault="00CE741E" w:rsidP="00CE741E">
            <w:pPr>
              <w:rPr>
                <w:b w:val="0"/>
                <w:color w:val="0D0D0D" w:themeColor="text1" w:themeTint="F2"/>
                <w:sz w:val="18"/>
                <w:szCs w:val="18"/>
                <w:lang w:val="en-US" w:eastAsia="en-US"/>
              </w:rPr>
            </w:pPr>
            <w:r>
              <w:rPr>
                <w:b w:val="0"/>
                <w:color w:val="0D0D0D" w:themeColor="text1" w:themeTint="F2"/>
                <w:sz w:val="18"/>
                <w:szCs w:val="18"/>
                <w:lang w:val="en-US" w:eastAsia="en-US"/>
              </w:rPr>
              <w:t>Merchant</w:t>
            </w:r>
          </w:p>
        </w:tc>
        <w:tc>
          <w:tcPr>
            <w:tcW w:w="1665" w:type="dxa"/>
          </w:tcPr>
          <w:p w14:paraId="7B7F5012"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Pr>
                <w:color w:val="0D0D0D" w:themeColor="text1" w:themeTint="F2"/>
                <w:sz w:val="18"/>
                <w:szCs w:val="18"/>
                <w:lang w:val="en-US" w:eastAsia="en-US"/>
              </w:rPr>
              <w:t>37</w:t>
            </w:r>
          </w:p>
        </w:tc>
        <w:tc>
          <w:tcPr>
            <w:tcW w:w="5953" w:type="dxa"/>
          </w:tcPr>
          <w:p w14:paraId="5E2FCC08" w14:textId="77777777" w:rsidR="00CE741E" w:rsidRPr="00E03709"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sidRPr="00B6210F">
              <w:rPr>
                <w:color w:val="0D0D0D" w:themeColor="text1" w:themeTint="F2"/>
                <w:sz w:val="18"/>
                <w:szCs w:val="18"/>
                <w:lang w:val="en-US" w:eastAsia="en-US"/>
              </w:rPr>
              <w:t>Merchant not available or deactivated or blocked</w:t>
            </w:r>
          </w:p>
        </w:tc>
      </w:tr>
      <w:tr w:rsidR="00CE741E" w:rsidRPr="00590B22" w14:paraId="55E6E69E" w14:textId="77777777" w:rsidTr="00CE741E">
        <w:trPr>
          <w:trHeight w:val="20"/>
        </w:trPr>
        <w:tc>
          <w:tcPr>
            <w:cnfStyle w:val="001000000000" w:firstRow="0" w:lastRow="0" w:firstColumn="1" w:lastColumn="0" w:oddVBand="0" w:evenVBand="0" w:oddHBand="0" w:evenHBand="0" w:firstRowFirstColumn="0" w:firstRowLastColumn="0" w:lastRowFirstColumn="0" w:lastRowLastColumn="0"/>
            <w:tcW w:w="1562" w:type="dxa"/>
          </w:tcPr>
          <w:p w14:paraId="77FAE45D" w14:textId="77777777" w:rsidR="00CE741E" w:rsidRDefault="00CE741E" w:rsidP="00CE741E">
            <w:pPr>
              <w:rPr>
                <w:color w:val="0D0D0D" w:themeColor="text1" w:themeTint="F2"/>
                <w:sz w:val="18"/>
                <w:szCs w:val="18"/>
                <w:lang w:val="en-US" w:eastAsia="en-US"/>
              </w:rPr>
            </w:pPr>
            <w:r>
              <w:rPr>
                <w:b w:val="0"/>
                <w:color w:val="0D0D0D" w:themeColor="text1" w:themeTint="F2"/>
                <w:sz w:val="18"/>
                <w:szCs w:val="18"/>
                <w:lang w:val="en-US" w:eastAsia="en-US"/>
              </w:rPr>
              <w:t>Merchant</w:t>
            </w:r>
          </w:p>
        </w:tc>
        <w:tc>
          <w:tcPr>
            <w:tcW w:w="1665" w:type="dxa"/>
          </w:tcPr>
          <w:p w14:paraId="6F17BC58" w14:textId="77777777" w:rsidR="00CE741E"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Pr>
                <w:color w:val="0D0D0D" w:themeColor="text1" w:themeTint="F2"/>
                <w:sz w:val="18"/>
                <w:szCs w:val="18"/>
                <w:lang w:val="en-US" w:eastAsia="en-US"/>
              </w:rPr>
              <w:t>21</w:t>
            </w:r>
          </w:p>
        </w:tc>
        <w:tc>
          <w:tcPr>
            <w:tcW w:w="5953" w:type="dxa"/>
          </w:tcPr>
          <w:p w14:paraId="7CA15FD8" w14:textId="77777777" w:rsidR="00CE741E" w:rsidRPr="00B6210F" w:rsidRDefault="00CE741E" w:rsidP="00CE741E">
            <w:pPr>
              <w:cnfStyle w:val="000000000000" w:firstRow="0" w:lastRow="0" w:firstColumn="0" w:lastColumn="0" w:oddVBand="0" w:evenVBand="0" w:oddHBand="0" w:evenHBand="0" w:firstRowFirstColumn="0" w:firstRowLastColumn="0" w:lastRowFirstColumn="0" w:lastRowLastColumn="0"/>
              <w:rPr>
                <w:color w:val="0D0D0D" w:themeColor="text1" w:themeTint="F2"/>
                <w:sz w:val="18"/>
                <w:szCs w:val="18"/>
                <w:lang w:val="en-US" w:eastAsia="en-US"/>
              </w:rPr>
            </w:pPr>
            <w:r>
              <w:rPr>
                <w:color w:val="0D0D0D" w:themeColor="text1" w:themeTint="F2"/>
                <w:sz w:val="18"/>
                <w:szCs w:val="18"/>
                <w:lang w:val="en-US" w:eastAsia="en-US"/>
              </w:rPr>
              <w:t>Reference Order ID is not valid</w:t>
            </w:r>
          </w:p>
        </w:tc>
      </w:tr>
      <w:tr w:rsidR="00CE741E" w:rsidRPr="00590B22" w14:paraId="0AE296AE" w14:textId="77777777" w:rsidTr="00CE741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2" w:type="dxa"/>
          </w:tcPr>
          <w:p w14:paraId="162A0CB3" w14:textId="77777777" w:rsidR="00CE741E" w:rsidRDefault="00CE741E" w:rsidP="00CE741E">
            <w:pPr>
              <w:rPr>
                <w:color w:val="0D0D0D" w:themeColor="text1" w:themeTint="F2"/>
                <w:sz w:val="18"/>
                <w:szCs w:val="18"/>
                <w:lang w:val="en-US" w:eastAsia="en-US"/>
              </w:rPr>
            </w:pPr>
            <w:r>
              <w:rPr>
                <w:b w:val="0"/>
                <w:color w:val="0D0D0D" w:themeColor="text1" w:themeTint="F2"/>
                <w:sz w:val="18"/>
                <w:szCs w:val="18"/>
                <w:lang w:val="en-US" w:eastAsia="en-US"/>
              </w:rPr>
              <w:t>Merchant</w:t>
            </w:r>
          </w:p>
        </w:tc>
        <w:tc>
          <w:tcPr>
            <w:tcW w:w="1665" w:type="dxa"/>
          </w:tcPr>
          <w:p w14:paraId="6635E593" w14:textId="77777777" w:rsidR="00CE741E"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Pr>
                <w:color w:val="0D0D0D" w:themeColor="text1" w:themeTint="F2"/>
                <w:sz w:val="18"/>
                <w:szCs w:val="18"/>
                <w:lang w:val="en-US" w:eastAsia="en-US"/>
              </w:rPr>
              <w:t>22</w:t>
            </w:r>
          </w:p>
        </w:tc>
        <w:tc>
          <w:tcPr>
            <w:tcW w:w="5953" w:type="dxa"/>
          </w:tcPr>
          <w:p w14:paraId="3CB51B3C" w14:textId="77777777" w:rsidR="00CE741E" w:rsidRPr="00B6210F" w:rsidRDefault="00CE741E" w:rsidP="00CE741E">
            <w:pPr>
              <w:cnfStyle w:val="000000100000" w:firstRow="0" w:lastRow="0" w:firstColumn="0" w:lastColumn="0" w:oddVBand="0" w:evenVBand="0" w:oddHBand="1" w:evenHBand="0" w:firstRowFirstColumn="0" w:firstRowLastColumn="0" w:lastRowFirstColumn="0" w:lastRowLastColumn="0"/>
              <w:rPr>
                <w:color w:val="0D0D0D" w:themeColor="text1" w:themeTint="F2"/>
                <w:sz w:val="18"/>
                <w:szCs w:val="18"/>
                <w:lang w:val="en-US" w:eastAsia="en-US"/>
              </w:rPr>
            </w:pPr>
            <w:r>
              <w:rPr>
                <w:color w:val="0D0D0D" w:themeColor="text1" w:themeTint="F2"/>
                <w:sz w:val="18"/>
                <w:szCs w:val="18"/>
                <w:lang w:val="en-US" w:eastAsia="en-US"/>
              </w:rPr>
              <w:t>Reference Order ID is not in valid state</w:t>
            </w:r>
          </w:p>
        </w:tc>
      </w:tr>
    </w:tbl>
    <w:p w14:paraId="4B261247" w14:textId="77777777" w:rsidR="0000623E" w:rsidRPr="004E23F7" w:rsidRDefault="0000623E" w:rsidP="0000623E">
      <w:pPr>
        <w:pStyle w:val="Overskrift1"/>
        <w:rPr>
          <w:lang w:val="en-US"/>
        </w:rPr>
      </w:pPr>
      <w:bookmarkStart w:id="136" w:name="_Toc482894356"/>
      <w:bookmarkStart w:id="137" w:name="_Toc483323220"/>
      <w:bookmarkStart w:id="138" w:name="_Toc499127660"/>
      <w:bookmarkStart w:id="139" w:name="_Toc506283638"/>
      <w:r w:rsidRPr="004E23F7">
        <w:rPr>
          <w:lang w:val="en-US"/>
        </w:rPr>
        <w:t>Front-end Integration</w:t>
      </w:r>
      <w:bookmarkEnd w:id="136"/>
      <w:bookmarkEnd w:id="137"/>
      <w:bookmarkEnd w:id="138"/>
      <w:bookmarkEnd w:id="139"/>
    </w:p>
    <w:p w14:paraId="0E980EAE" w14:textId="240C4EF2" w:rsidR="0000623E" w:rsidRDefault="0000623E" w:rsidP="0000623E">
      <w:pPr>
        <w:rPr>
          <w:lang w:val="en-US"/>
        </w:rPr>
      </w:pPr>
      <w:r>
        <w:rPr>
          <w:lang w:val="en-US"/>
        </w:rPr>
        <w:t>Merchants need to implement “</w:t>
      </w:r>
      <w:proofErr w:type="spellStart"/>
      <w:r>
        <w:rPr>
          <w:lang w:val="en-US"/>
        </w:rPr>
        <w:t>Appswitch</w:t>
      </w:r>
      <w:proofErr w:type="spellEnd"/>
      <w:r>
        <w:rPr>
          <w:lang w:val="en-US"/>
        </w:rPr>
        <w:t>” integration which is also called as “</w:t>
      </w:r>
      <w:proofErr w:type="spellStart"/>
      <w:r>
        <w:rPr>
          <w:lang w:val="en-US"/>
        </w:rPr>
        <w:t>Deeplinking</w:t>
      </w:r>
      <w:proofErr w:type="spellEnd"/>
      <w:r>
        <w:rPr>
          <w:lang w:val="en-US"/>
        </w:rPr>
        <w:t xml:space="preserve">” to trigger Vipps app for serving </w:t>
      </w:r>
      <w:r w:rsidR="00A45A49">
        <w:rPr>
          <w:lang w:val="en-US"/>
        </w:rPr>
        <w:t>ecommerce payment</w:t>
      </w:r>
      <w:r>
        <w:rPr>
          <w:lang w:val="en-US"/>
        </w:rPr>
        <w:t xml:space="preserve"> requests. This can happen in two ways:</w:t>
      </w:r>
    </w:p>
    <w:p w14:paraId="7A77D75D" w14:textId="77777777" w:rsidR="0000623E" w:rsidRDefault="0000623E" w:rsidP="0000623E">
      <w:pPr>
        <w:rPr>
          <w:lang w:val="en-US"/>
        </w:rPr>
      </w:pPr>
    </w:p>
    <w:p w14:paraId="628E06CA" w14:textId="77777777" w:rsidR="0000623E" w:rsidRPr="00E556F6" w:rsidRDefault="0000623E" w:rsidP="0000623E">
      <w:pPr>
        <w:pStyle w:val="Listeavsnitt"/>
        <w:numPr>
          <w:ilvl w:val="0"/>
          <w:numId w:val="13"/>
        </w:numPr>
        <w:rPr>
          <w:lang w:val="en-US"/>
        </w:rPr>
      </w:pPr>
      <w:r w:rsidRPr="00E556F6">
        <w:rPr>
          <w:lang w:val="en-US"/>
        </w:rPr>
        <w:t>From</w:t>
      </w:r>
      <w:r>
        <w:rPr>
          <w:lang w:val="en-US"/>
        </w:rPr>
        <w:t xml:space="preserve"> mobile or desktop</w:t>
      </w:r>
      <w:r w:rsidRPr="00E556F6">
        <w:rPr>
          <w:lang w:val="en-US"/>
        </w:rPr>
        <w:t xml:space="preserve"> browser</w:t>
      </w:r>
    </w:p>
    <w:p w14:paraId="7DA764E5" w14:textId="77777777" w:rsidR="0000623E" w:rsidRPr="00E556F6" w:rsidRDefault="0000623E" w:rsidP="0000623E">
      <w:pPr>
        <w:pStyle w:val="Listeavsnitt"/>
        <w:numPr>
          <w:ilvl w:val="0"/>
          <w:numId w:val="13"/>
        </w:numPr>
        <w:rPr>
          <w:lang w:val="en-US"/>
        </w:rPr>
      </w:pPr>
      <w:r>
        <w:rPr>
          <w:lang w:val="en-US"/>
        </w:rPr>
        <w:t>From mobile application</w:t>
      </w:r>
    </w:p>
    <w:p w14:paraId="19D6AC84" w14:textId="77777777" w:rsidR="0000623E" w:rsidRDefault="0000623E" w:rsidP="0000623E">
      <w:pPr>
        <w:rPr>
          <w:lang w:val="en-US"/>
        </w:rPr>
      </w:pPr>
    </w:p>
    <w:p w14:paraId="5BA4F93A" w14:textId="77777777" w:rsidR="0000623E" w:rsidRPr="003E4861" w:rsidRDefault="0000623E" w:rsidP="0000623E">
      <w:pPr>
        <w:rPr>
          <w:lang w:val="en-US"/>
        </w:rPr>
      </w:pPr>
      <w:r>
        <w:rPr>
          <w:lang w:val="en-US"/>
        </w:rPr>
        <w:t>Below section explains how merchant can implement these integrations in detail.</w:t>
      </w:r>
    </w:p>
    <w:p w14:paraId="62FA0587" w14:textId="77777777" w:rsidR="0000623E" w:rsidRDefault="0000623E" w:rsidP="0000623E">
      <w:pPr>
        <w:pStyle w:val="Overskrift2"/>
        <w:rPr>
          <w:lang w:val="en-US"/>
        </w:rPr>
      </w:pPr>
      <w:bookmarkStart w:id="140" w:name="_Toc499127661"/>
      <w:bookmarkStart w:id="141" w:name="_Toc506283639"/>
      <w:bookmarkStart w:id="142" w:name="_Toc482630328"/>
      <w:bookmarkStart w:id="143" w:name="_Toc482894361"/>
      <w:bookmarkStart w:id="144" w:name="_Toc483323222"/>
      <w:proofErr w:type="spellStart"/>
      <w:r>
        <w:rPr>
          <w:lang w:val="en-US"/>
        </w:rPr>
        <w:t>Appswitch</w:t>
      </w:r>
      <w:proofErr w:type="spellEnd"/>
      <w:r>
        <w:rPr>
          <w:lang w:val="en-US"/>
        </w:rPr>
        <w:t xml:space="preserve"> between Mobile or Desktop Browser and Vipps App</w:t>
      </w:r>
      <w:bookmarkEnd w:id="140"/>
      <w:bookmarkEnd w:id="141"/>
    </w:p>
    <w:p w14:paraId="2CB2F59E" w14:textId="77777777" w:rsidR="0000623E" w:rsidRDefault="0000623E" w:rsidP="0000623E">
      <w:pPr>
        <w:pStyle w:val="Listeavsnitt"/>
        <w:numPr>
          <w:ilvl w:val="0"/>
          <w:numId w:val="16"/>
        </w:numPr>
        <w:rPr>
          <w:lang w:val="en-US"/>
        </w:rPr>
      </w:pPr>
      <w:r w:rsidRPr="004972F0">
        <w:rPr>
          <w:lang w:val="en-US"/>
        </w:rPr>
        <w:t xml:space="preserve">For mobile/desktop browser to Vipps front end integration, merchant doesn’t need to do any special activity. </w:t>
      </w:r>
    </w:p>
    <w:p w14:paraId="6885859D" w14:textId="77777777" w:rsidR="0000623E" w:rsidRDefault="0000623E" w:rsidP="0000623E">
      <w:pPr>
        <w:pStyle w:val="Listeavsnitt"/>
        <w:numPr>
          <w:ilvl w:val="0"/>
          <w:numId w:val="16"/>
        </w:numPr>
        <w:rPr>
          <w:lang w:val="en-US"/>
        </w:rPr>
      </w:pPr>
      <w:r w:rsidRPr="004972F0">
        <w:rPr>
          <w:lang w:val="en-US"/>
        </w:rPr>
        <w:t xml:space="preserve">Front end integration will be handled by Vipps using Vipps landing page. </w:t>
      </w:r>
    </w:p>
    <w:p w14:paraId="6563C25B" w14:textId="77777777" w:rsidR="0000623E" w:rsidRDefault="0000623E" w:rsidP="0000623E">
      <w:pPr>
        <w:pStyle w:val="Listeavsnitt"/>
        <w:numPr>
          <w:ilvl w:val="0"/>
          <w:numId w:val="16"/>
        </w:numPr>
        <w:rPr>
          <w:lang w:val="en-US"/>
        </w:rPr>
      </w:pPr>
      <w:r w:rsidRPr="004972F0">
        <w:rPr>
          <w:lang w:val="en-US"/>
        </w:rPr>
        <w:t>Merchant needs to ensure passing correct “</w:t>
      </w:r>
      <w:proofErr w:type="spellStart"/>
      <w:r w:rsidRPr="004972F0">
        <w:rPr>
          <w:lang w:val="en-US"/>
        </w:rPr>
        <w:t>fallbackURL</w:t>
      </w:r>
      <w:proofErr w:type="spellEnd"/>
      <w:r w:rsidRPr="004972F0">
        <w:rPr>
          <w:lang w:val="en-US"/>
        </w:rPr>
        <w:t xml:space="preserve">” in Vipps backend API (explained </w:t>
      </w:r>
      <w:hyperlink w:anchor="_Initiate_Payment" w:history="1">
        <w:r w:rsidRPr="004972F0">
          <w:rPr>
            <w:rStyle w:val="Hyperkobling"/>
            <w:lang w:val="en-US"/>
          </w:rPr>
          <w:t>here</w:t>
        </w:r>
      </w:hyperlink>
      <w:r w:rsidRPr="004972F0">
        <w:rPr>
          <w:lang w:val="en-US"/>
        </w:rPr>
        <w:t xml:space="preserve">). </w:t>
      </w:r>
    </w:p>
    <w:p w14:paraId="3F241398" w14:textId="77777777" w:rsidR="0000623E" w:rsidRPr="004972F0" w:rsidRDefault="0000623E" w:rsidP="0000623E">
      <w:pPr>
        <w:pStyle w:val="Listeavsnitt"/>
        <w:numPr>
          <w:ilvl w:val="0"/>
          <w:numId w:val="16"/>
        </w:numPr>
        <w:rPr>
          <w:lang w:val="en-US"/>
        </w:rPr>
      </w:pPr>
      <w:r w:rsidRPr="004972F0">
        <w:rPr>
          <w:lang w:val="en-US"/>
        </w:rPr>
        <w:t xml:space="preserve">After </w:t>
      </w:r>
      <w:proofErr w:type="spellStart"/>
      <w:r w:rsidRPr="004972F0">
        <w:rPr>
          <w:lang w:val="en-US"/>
        </w:rPr>
        <w:t>vipps</w:t>
      </w:r>
      <w:proofErr w:type="spellEnd"/>
      <w:r w:rsidRPr="004972F0">
        <w:rPr>
          <w:lang w:val="en-US"/>
        </w:rPr>
        <w:t xml:space="preserve"> has completed the operation the “</w:t>
      </w:r>
      <w:proofErr w:type="spellStart"/>
      <w:r w:rsidRPr="004972F0">
        <w:rPr>
          <w:lang w:val="en-US"/>
        </w:rPr>
        <w:t>fallbackURL</w:t>
      </w:r>
      <w:proofErr w:type="spellEnd"/>
      <w:r w:rsidRPr="004972F0">
        <w:rPr>
          <w:lang w:val="en-US"/>
        </w:rPr>
        <w:t>” will be opened in a new tab/new window in the browser. To maintain the session, merchant can pass along a session identifier through “</w:t>
      </w:r>
      <w:proofErr w:type="spellStart"/>
      <w:r w:rsidRPr="004972F0">
        <w:rPr>
          <w:lang w:val="en-US"/>
        </w:rPr>
        <w:t>fallbackURL</w:t>
      </w:r>
      <w:proofErr w:type="spellEnd"/>
      <w:r w:rsidRPr="004972F0">
        <w:rPr>
          <w:lang w:val="en-US"/>
        </w:rPr>
        <w:t>”.</w:t>
      </w:r>
    </w:p>
    <w:p w14:paraId="661095B1" w14:textId="77777777" w:rsidR="0000623E" w:rsidRDefault="0000623E" w:rsidP="0000623E">
      <w:pPr>
        <w:pStyle w:val="Overskrift2"/>
        <w:rPr>
          <w:lang w:val="en-US"/>
        </w:rPr>
      </w:pPr>
      <w:bookmarkStart w:id="145" w:name="_Toc499127662"/>
      <w:bookmarkStart w:id="146" w:name="_Toc506283640"/>
      <w:bookmarkEnd w:id="142"/>
      <w:bookmarkEnd w:id="143"/>
      <w:bookmarkEnd w:id="144"/>
      <w:proofErr w:type="spellStart"/>
      <w:r w:rsidRPr="00E77CA8">
        <w:rPr>
          <w:lang w:val="en-US"/>
        </w:rPr>
        <w:t>Appswitch</w:t>
      </w:r>
      <w:proofErr w:type="spellEnd"/>
      <w:r w:rsidRPr="00E77CA8">
        <w:rPr>
          <w:lang w:val="en-US"/>
        </w:rPr>
        <w:t xml:space="preserve"> between Merchant’s Mobile App and Vipps App</w:t>
      </w:r>
      <w:bookmarkEnd w:id="145"/>
      <w:bookmarkEnd w:id="146"/>
    </w:p>
    <w:p w14:paraId="254BA196" w14:textId="77777777" w:rsidR="0000623E" w:rsidRPr="00C72165" w:rsidRDefault="0000623E" w:rsidP="0000623E">
      <w:pPr>
        <w:rPr>
          <w:lang w:val="en-US"/>
        </w:rPr>
      </w:pPr>
      <w:r>
        <w:rPr>
          <w:lang w:val="en-US"/>
        </w:rPr>
        <w:t xml:space="preserve">App to App switch is supported by both Vipps applications on iOS and Android platform. The two subsections below explain how </w:t>
      </w:r>
      <w:proofErr w:type="spellStart"/>
      <w:r>
        <w:rPr>
          <w:lang w:val="en-US"/>
        </w:rPr>
        <w:t>appswitch</w:t>
      </w:r>
      <w:proofErr w:type="spellEnd"/>
      <w:r>
        <w:rPr>
          <w:lang w:val="en-US"/>
        </w:rPr>
        <w:t xml:space="preserve"> happens for iOS and Android respectively.</w:t>
      </w:r>
    </w:p>
    <w:p w14:paraId="6182BBC0" w14:textId="77777777" w:rsidR="0000623E" w:rsidRDefault="0000623E" w:rsidP="0000623E">
      <w:pPr>
        <w:pStyle w:val="Overskrift3"/>
        <w:tabs>
          <w:tab w:val="clear" w:pos="426"/>
          <w:tab w:val="num" w:pos="0"/>
        </w:tabs>
        <w:ind w:left="0"/>
        <w:rPr>
          <w:lang w:val="en-US"/>
        </w:rPr>
      </w:pPr>
      <w:bookmarkStart w:id="147" w:name="_Toc499127663"/>
      <w:bookmarkStart w:id="148" w:name="_Toc483323223"/>
      <w:proofErr w:type="spellStart"/>
      <w:r>
        <w:rPr>
          <w:lang w:val="en-US"/>
        </w:rPr>
        <w:t>Appswitch</w:t>
      </w:r>
      <w:proofErr w:type="spellEnd"/>
      <w:r>
        <w:rPr>
          <w:lang w:val="en-US"/>
        </w:rPr>
        <w:t xml:space="preserve"> with iOS platform</w:t>
      </w:r>
      <w:bookmarkEnd w:id="147"/>
    </w:p>
    <w:p w14:paraId="6F69A0CB" w14:textId="77777777" w:rsidR="0000623E" w:rsidRDefault="0000623E" w:rsidP="0000623E">
      <w:pPr>
        <w:rPr>
          <w:lang w:val="en-US"/>
        </w:rPr>
      </w:pPr>
      <w:r>
        <w:rPr>
          <w:lang w:val="en-US"/>
        </w:rPr>
        <w:t xml:space="preserve">Following section explains how </w:t>
      </w:r>
      <w:proofErr w:type="spellStart"/>
      <w:r>
        <w:rPr>
          <w:lang w:val="en-US"/>
        </w:rPr>
        <w:t>appswitch</w:t>
      </w:r>
      <w:proofErr w:type="spellEnd"/>
      <w:r>
        <w:rPr>
          <w:lang w:val="en-US"/>
        </w:rPr>
        <w:t xml:space="preserve"> will happen for Vipps app on iOS platform.</w:t>
      </w:r>
    </w:p>
    <w:p w14:paraId="424A891A" w14:textId="77777777" w:rsidR="0000623E" w:rsidRPr="00DF45BA" w:rsidRDefault="0000623E" w:rsidP="0000623E">
      <w:pPr>
        <w:rPr>
          <w:lang w:val="en-US"/>
        </w:rPr>
      </w:pPr>
    </w:p>
    <w:p w14:paraId="407A7FF0" w14:textId="77777777" w:rsidR="0000623E" w:rsidRPr="00C72165" w:rsidRDefault="0000623E" w:rsidP="0000623E">
      <w:pPr>
        <w:pStyle w:val="Overskrift4"/>
        <w:tabs>
          <w:tab w:val="clear" w:pos="0"/>
          <w:tab w:val="num" w:pos="567"/>
          <w:tab w:val="num" w:pos="1560"/>
        </w:tabs>
        <w:ind w:left="1560"/>
        <w:rPr>
          <w:sz w:val="18"/>
          <w:lang w:val="en-US"/>
        </w:rPr>
      </w:pPr>
      <w:r>
        <w:rPr>
          <w:sz w:val="18"/>
          <w:lang w:val="en-US"/>
        </w:rPr>
        <w:t xml:space="preserve"> </w:t>
      </w:r>
      <w:bookmarkStart w:id="149" w:name="_Toc499127664"/>
      <w:r w:rsidRPr="00C72165">
        <w:rPr>
          <w:sz w:val="20"/>
          <w:lang w:val="en-US"/>
        </w:rPr>
        <w:t>Overview for iOS</w:t>
      </w:r>
      <w:bookmarkEnd w:id="149"/>
    </w:p>
    <w:p w14:paraId="368AFDB1" w14:textId="77777777" w:rsidR="0000623E" w:rsidRPr="00C72165" w:rsidRDefault="0000623E" w:rsidP="0000623E">
      <w:pPr>
        <w:rPr>
          <w:lang w:val="en-US"/>
        </w:rPr>
      </w:pPr>
    </w:p>
    <w:p w14:paraId="0D335189" w14:textId="77777777" w:rsidR="0000623E" w:rsidRDefault="0000623E" w:rsidP="0000623E">
      <w:pPr>
        <w:pStyle w:val="Listeavsnitt"/>
        <w:numPr>
          <w:ilvl w:val="0"/>
          <w:numId w:val="15"/>
        </w:numPr>
        <w:rPr>
          <w:lang w:val="en-US"/>
        </w:rPr>
      </w:pPr>
      <w:r>
        <w:rPr>
          <w:lang w:val="en-US"/>
        </w:rPr>
        <w:t xml:space="preserve">Vipps app on iOS platform requires URL scheme in order to support </w:t>
      </w:r>
      <w:proofErr w:type="spellStart"/>
      <w:r>
        <w:rPr>
          <w:lang w:val="en-US"/>
        </w:rPr>
        <w:t>appswitch</w:t>
      </w:r>
      <w:proofErr w:type="spellEnd"/>
      <w:r>
        <w:rPr>
          <w:lang w:val="en-US"/>
        </w:rPr>
        <w:t>.</w:t>
      </w:r>
    </w:p>
    <w:p w14:paraId="04CBAD45" w14:textId="77777777" w:rsidR="0000623E" w:rsidRDefault="0000623E" w:rsidP="0000623E">
      <w:pPr>
        <w:pStyle w:val="Listeavsnitt"/>
        <w:numPr>
          <w:ilvl w:val="0"/>
          <w:numId w:val="15"/>
        </w:numPr>
        <w:rPr>
          <w:lang w:val="en-US"/>
        </w:rPr>
      </w:pPr>
      <w:r w:rsidRPr="004972F0">
        <w:rPr>
          <w:lang w:val="en-US"/>
        </w:rPr>
        <w:t>Me</w:t>
      </w:r>
      <w:r>
        <w:rPr>
          <w:lang w:val="en-US"/>
        </w:rPr>
        <w:t>rchant need to pass the</w:t>
      </w:r>
      <w:r w:rsidRPr="004972F0">
        <w:rPr>
          <w:lang w:val="en-US"/>
        </w:rPr>
        <w:t xml:space="preserve"> URI Scheme </w:t>
      </w:r>
      <w:r>
        <w:rPr>
          <w:lang w:val="en-US"/>
        </w:rPr>
        <w:t>of app in</w:t>
      </w:r>
      <w:r w:rsidRPr="004972F0">
        <w:rPr>
          <w:lang w:val="en-US"/>
        </w:rPr>
        <w:t>to “</w:t>
      </w:r>
      <w:proofErr w:type="spellStart"/>
      <w:r w:rsidRPr="004972F0">
        <w:rPr>
          <w:lang w:val="en-US"/>
        </w:rPr>
        <w:t>fallbackURL</w:t>
      </w:r>
      <w:proofErr w:type="spellEnd"/>
      <w:r w:rsidRPr="004972F0">
        <w:rPr>
          <w:lang w:val="en-US"/>
        </w:rPr>
        <w:t xml:space="preserve">” in Vipps backend API (explained </w:t>
      </w:r>
      <w:hyperlink w:anchor="_Initiate_Payment" w:history="1">
        <w:r w:rsidRPr="004972F0">
          <w:rPr>
            <w:rStyle w:val="Hyperkobling"/>
            <w:lang w:val="en-US"/>
          </w:rPr>
          <w:t>here</w:t>
        </w:r>
      </w:hyperlink>
      <w:r w:rsidRPr="004972F0">
        <w:rPr>
          <w:lang w:val="en-US"/>
        </w:rPr>
        <w:t xml:space="preserve">). </w:t>
      </w:r>
    </w:p>
    <w:p w14:paraId="14C2E1E6" w14:textId="77777777" w:rsidR="0000623E" w:rsidRDefault="0000623E" w:rsidP="0000623E">
      <w:pPr>
        <w:pStyle w:val="Listeavsnitt"/>
        <w:numPr>
          <w:ilvl w:val="0"/>
          <w:numId w:val="15"/>
        </w:numPr>
        <w:rPr>
          <w:lang w:val="en-US"/>
        </w:rPr>
      </w:pPr>
      <w:r w:rsidRPr="004972F0">
        <w:rPr>
          <w:lang w:val="en-US"/>
        </w:rPr>
        <w:t xml:space="preserve">Merchant will open the </w:t>
      </w:r>
      <w:proofErr w:type="spellStart"/>
      <w:r w:rsidRPr="004972F0">
        <w:rPr>
          <w:lang w:val="en-US"/>
        </w:rPr>
        <w:t>url</w:t>
      </w:r>
      <w:proofErr w:type="spellEnd"/>
      <w:r w:rsidRPr="004972F0">
        <w:rPr>
          <w:lang w:val="en-US"/>
        </w:rPr>
        <w:t xml:space="preserve"> received from Vipps backend API. </w:t>
      </w:r>
    </w:p>
    <w:p w14:paraId="1360E004" w14:textId="77777777" w:rsidR="0000623E" w:rsidRDefault="0000623E" w:rsidP="0000623E">
      <w:pPr>
        <w:pStyle w:val="Listeavsnitt"/>
        <w:numPr>
          <w:ilvl w:val="0"/>
          <w:numId w:val="15"/>
        </w:numPr>
        <w:rPr>
          <w:lang w:val="en-US"/>
        </w:rPr>
      </w:pPr>
      <w:r w:rsidRPr="004972F0">
        <w:rPr>
          <w:lang w:val="en-US"/>
        </w:rPr>
        <w:t xml:space="preserve">Once the operation in Vipps is completed, Vipps will open the </w:t>
      </w:r>
      <w:proofErr w:type="spellStart"/>
      <w:r w:rsidRPr="004972F0">
        <w:rPr>
          <w:lang w:val="en-US"/>
        </w:rPr>
        <w:t>url</w:t>
      </w:r>
      <w:proofErr w:type="spellEnd"/>
      <w:r w:rsidRPr="004972F0">
        <w:rPr>
          <w:lang w:val="en-US"/>
        </w:rPr>
        <w:t xml:space="preserve"> mentioned in “</w:t>
      </w:r>
      <w:proofErr w:type="spellStart"/>
      <w:r w:rsidRPr="004972F0">
        <w:rPr>
          <w:lang w:val="en-US"/>
        </w:rPr>
        <w:t>fallbackURL</w:t>
      </w:r>
      <w:proofErr w:type="spellEnd"/>
      <w:r w:rsidRPr="004972F0">
        <w:rPr>
          <w:lang w:val="en-US"/>
        </w:rPr>
        <w:t xml:space="preserve">”. </w:t>
      </w:r>
    </w:p>
    <w:p w14:paraId="067EBA6B" w14:textId="77777777" w:rsidR="0000623E" w:rsidRDefault="0000623E" w:rsidP="0000623E">
      <w:pPr>
        <w:pStyle w:val="Listeavsnitt"/>
        <w:numPr>
          <w:ilvl w:val="0"/>
          <w:numId w:val="15"/>
        </w:numPr>
        <w:rPr>
          <w:lang w:val="en-US"/>
        </w:rPr>
      </w:pPr>
      <w:r w:rsidRPr="004972F0">
        <w:rPr>
          <w:lang w:val="en-US"/>
        </w:rPr>
        <w:t xml:space="preserve">From </w:t>
      </w:r>
      <w:proofErr w:type="spellStart"/>
      <w:r w:rsidRPr="004972F0">
        <w:rPr>
          <w:lang w:val="en-US"/>
        </w:rPr>
        <w:t>vipps</w:t>
      </w:r>
      <w:proofErr w:type="spellEnd"/>
      <w:r w:rsidRPr="004972F0">
        <w:rPr>
          <w:lang w:val="en-US"/>
        </w:rPr>
        <w:t xml:space="preserve"> mobile application appropriate status code will be appended with “</w:t>
      </w:r>
      <w:proofErr w:type="spellStart"/>
      <w:r w:rsidRPr="004972F0">
        <w:rPr>
          <w:lang w:val="en-US"/>
        </w:rPr>
        <w:t>fallbackURL</w:t>
      </w:r>
      <w:proofErr w:type="spellEnd"/>
      <w:r w:rsidRPr="004972F0">
        <w:rPr>
          <w:lang w:val="en-US"/>
        </w:rPr>
        <w:t>”.</w:t>
      </w:r>
    </w:p>
    <w:p w14:paraId="46C260DB" w14:textId="77777777" w:rsidR="0000623E" w:rsidRPr="004972F0" w:rsidRDefault="0000623E" w:rsidP="0000623E">
      <w:pPr>
        <w:pStyle w:val="Listeavsnitt"/>
        <w:rPr>
          <w:lang w:val="en-US"/>
        </w:rPr>
      </w:pPr>
    </w:p>
    <w:p w14:paraId="2A0A7E10" w14:textId="77777777" w:rsidR="0000623E" w:rsidRPr="00DF45BA" w:rsidRDefault="0000623E" w:rsidP="0000623E">
      <w:pPr>
        <w:pStyle w:val="Overskrift4"/>
        <w:tabs>
          <w:tab w:val="clear" w:pos="0"/>
          <w:tab w:val="num" w:pos="1560"/>
        </w:tabs>
        <w:ind w:left="1560"/>
        <w:rPr>
          <w:lang w:val="en-US"/>
        </w:rPr>
      </w:pPr>
      <w:bookmarkStart w:id="150" w:name="_Toc499127665"/>
      <w:r w:rsidRPr="00DF45BA">
        <w:rPr>
          <w:sz w:val="20"/>
          <w:lang w:val="en-US"/>
        </w:rPr>
        <w:t>Switch from</w:t>
      </w:r>
      <w:r w:rsidRPr="00DF45BA">
        <w:rPr>
          <w:lang w:val="en-US"/>
        </w:rPr>
        <w:t xml:space="preserve"> </w:t>
      </w:r>
      <w:r>
        <w:rPr>
          <w:sz w:val="20"/>
          <w:lang w:val="en-US"/>
        </w:rPr>
        <w:t>Source</w:t>
      </w:r>
      <w:r w:rsidRPr="00DF45BA">
        <w:rPr>
          <w:sz w:val="20"/>
          <w:lang w:val="en-US"/>
        </w:rPr>
        <w:t xml:space="preserve"> App to iOS Vipps App</w:t>
      </w:r>
      <w:bookmarkEnd w:id="150"/>
    </w:p>
    <w:p w14:paraId="6F92F0BE" w14:textId="77777777" w:rsidR="0000623E" w:rsidRDefault="0000623E" w:rsidP="0000623E">
      <w:pPr>
        <w:rPr>
          <w:lang w:val="en-US"/>
        </w:rPr>
      </w:pPr>
    </w:p>
    <w:p w14:paraId="732AAD6B" w14:textId="77777777" w:rsidR="0000623E" w:rsidRDefault="0000623E" w:rsidP="0000623E">
      <w:pPr>
        <w:rPr>
          <w:lang w:val="en-US"/>
        </w:rPr>
      </w:pPr>
      <w:r>
        <w:rPr>
          <w:lang w:val="en-US"/>
        </w:rPr>
        <w:t xml:space="preserve">Below is sample code to open iOS Vipps application with </w:t>
      </w:r>
      <w:proofErr w:type="spellStart"/>
      <w:r>
        <w:rPr>
          <w:lang w:val="en-US"/>
        </w:rPr>
        <w:t>deeplinkURL</w:t>
      </w:r>
      <w:proofErr w:type="spellEnd"/>
      <w:r>
        <w:rPr>
          <w:lang w:val="en-US"/>
        </w:rPr>
        <w:t>.</w:t>
      </w:r>
    </w:p>
    <w:p w14:paraId="474BE093" w14:textId="77777777" w:rsidR="0000623E" w:rsidRDefault="0000623E" w:rsidP="0000623E">
      <w:pPr>
        <w:rPr>
          <w:lang w:val="en-US"/>
        </w:rPr>
      </w:pPr>
    </w:p>
    <w:tbl>
      <w:tblPr>
        <w:tblStyle w:val="Tabellrutenett"/>
        <w:tblW w:w="0" w:type="auto"/>
        <w:tblLook w:val="04A0" w:firstRow="1" w:lastRow="0" w:firstColumn="1" w:lastColumn="0" w:noHBand="0" w:noVBand="1"/>
      </w:tblPr>
      <w:tblGrid>
        <w:gridCol w:w="9063"/>
      </w:tblGrid>
      <w:tr w:rsidR="0000623E" w14:paraId="10690D8F" w14:textId="77777777" w:rsidTr="007F70B5">
        <w:tc>
          <w:tcPr>
            <w:tcW w:w="9213" w:type="dxa"/>
          </w:tcPr>
          <w:p w14:paraId="44F3473C" w14:textId="77777777" w:rsidR="0000623E" w:rsidRPr="00F34608" w:rsidRDefault="0000623E" w:rsidP="007F70B5">
            <w:pPr>
              <w:pStyle w:val="HTML-forhndsformatert"/>
              <w:pBdr>
                <w:top w:val="single" w:sz="6" w:space="5" w:color="999999"/>
                <w:left w:val="single" w:sz="6" w:space="5" w:color="999999"/>
                <w:bottom w:val="single" w:sz="6" w:space="5" w:color="999999"/>
                <w:right w:val="single" w:sz="6" w:space="5" w:color="999999"/>
              </w:pBdr>
              <w:shd w:val="clear" w:color="auto" w:fill="F4F4FF"/>
              <w:rPr>
                <w:color w:val="0F0F0F"/>
                <w:sz w:val="23"/>
                <w:szCs w:val="23"/>
                <w:lang w:eastAsia="nb-NO"/>
              </w:rPr>
            </w:pPr>
            <w:r w:rsidRPr="00F34608">
              <w:rPr>
                <w:color w:val="0F0F0F"/>
                <w:sz w:val="23"/>
                <w:szCs w:val="23"/>
                <w:lang w:eastAsia="nb-NO"/>
              </w:rPr>
              <w:t xml:space="preserve">    </w:t>
            </w:r>
            <w:proofErr w:type="spellStart"/>
            <w:r w:rsidRPr="00F34608">
              <w:rPr>
                <w:color w:val="400080"/>
                <w:sz w:val="23"/>
                <w:szCs w:val="23"/>
                <w:lang w:eastAsia="nb-NO"/>
              </w:rPr>
              <w:t>NSString</w:t>
            </w:r>
            <w:proofErr w:type="spellEnd"/>
            <w:r w:rsidRPr="00F34608">
              <w:rPr>
                <w:color w:val="0F0F0F"/>
                <w:sz w:val="23"/>
                <w:szCs w:val="23"/>
                <w:lang w:eastAsia="nb-NO"/>
              </w:rPr>
              <w:t xml:space="preserve"> </w:t>
            </w:r>
            <w:r w:rsidRPr="00F34608">
              <w:rPr>
                <w:color w:val="002200"/>
                <w:sz w:val="23"/>
                <w:szCs w:val="23"/>
                <w:lang w:eastAsia="nb-NO"/>
              </w:rPr>
              <w:t>*</w:t>
            </w:r>
            <w:proofErr w:type="spellStart"/>
            <w:r w:rsidRPr="00F34608">
              <w:rPr>
                <w:color w:val="0F0F0F"/>
                <w:sz w:val="23"/>
                <w:szCs w:val="23"/>
                <w:lang w:eastAsia="nb-NO"/>
              </w:rPr>
              <w:t>url</w:t>
            </w:r>
            <w:proofErr w:type="spellEnd"/>
            <w:r w:rsidRPr="00F34608">
              <w:rPr>
                <w:color w:val="0F0F0F"/>
                <w:sz w:val="23"/>
                <w:szCs w:val="23"/>
                <w:lang w:eastAsia="nb-NO"/>
              </w:rPr>
              <w:t xml:space="preserve"> </w:t>
            </w:r>
            <w:r w:rsidRPr="00F34608">
              <w:rPr>
                <w:color w:val="002200"/>
                <w:sz w:val="23"/>
                <w:szCs w:val="23"/>
                <w:lang w:eastAsia="nb-NO"/>
              </w:rPr>
              <w:t>=</w:t>
            </w:r>
            <w:r w:rsidRPr="00F34608">
              <w:rPr>
                <w:color w:val="0F0F0F"/>
                <w:sz w:val="23"/>
                <w:szCs w:val="23"/>
                <w:lang w:eastAsia="nb-NO"/>
              </w:rPr>
              <w:t xml:space="preserve"> </w:t>
            </w:r>
            <w:proofErr w:type="spellStart"/>
            <w:r w:rsidRPr="00F34608">
              <w:rPr>
                <w:color w:val="0F0F0F"/>
                <w:sz w:val="23"/>
                <w:szCs w:val="23"/>
                <w:lang w:eastAsia="nb-NO"/>
              </w:rPr>
              <w:t>deeplinkURL</w:t>
            </w:r>
            <w:proofErr w:type="spellEnd"/>
            <w:r w:rsidRPr="00F34608">
              <w:rPr>
                <w:color w:val="0F0F0F"/>
                <w:sz w:val="23"/>
                <w:szCs w:val="23"/>
                <w:lang w:eastAsia="nb-NO"/>
              </w:rPr>
              <w:t xml:space="preserve">; </w:t>
            </w:r>
            <w:r w:rsidRPr="00F34608">
              <w:rPr>
                <w:i/>
                <w:iCs/>
                <w:color w:val="11740A"/>
                <w:sz w:val="23"/>
                <w:szCs w:val="23"/>
                <w:lang w:eastAsia="nb-NO"/>
              </w:rPr>
              <w:t xml:space="preserve">//Use </w:t>
            </w:r>
            <w:proofErr w:type="spellStart"/>
            <w:r w:rsidRPr="00F34608">
              <w:rPr>
                <w:i/>
                <w:iCs/>
                <w:color w:val="11740A"/>
                <w:sz w:val="23"/>
                <w:szCs w:val="23"/>
                <w:lang w:eastAsia="nb-NO"/>
              </w:rPr>
              <w:t>deeplink</w:t>
            </w:r>
            <w:proofErr w:type="spellEnd"/>
            <w:r w:rsidRPr="00F34608">
              <w:rPr>
                <w:i/>
                <w:iCs/>
                <w:color w:val="11740A"/>
                <w:sz w:val="23"/>
                <w:szCs w:val="23"/>
                <w:lang w:eastAsia="nb-NO"/>
              </w:rPr>
              <w:t xml:space="preserve"> </w:t>
            </w:r>
            <w:proofErr w:type="spellStart"/>
            <w:r w:rsidRPr="00F34608">
              <w:rPr>
                <w:i/>
                <w:iCs/>
                <w:color w:val="11740A"/>
                <w:sz w:val="23"/>
                <w:szCs w:val="23"/>
                <w:lang w:eastAsia="nb-NO"/>
              </w:rPr>
              <w:t>url</w:t>
            </w:r>
            <w:proofErr w:type="spellEnd"/>
            <w:r w:rsidRPr="00F34608">
              <w:rPr>
                <w:i/>
                <w:iCs/>
                <w:color w:val="11740A"/>
                <w:sz w:val="23"/>
                <w:szCs w:val="23"/>
                <w:lang w:eastAsia="nb-NO"/>
              </w:rPr>
              <w:t xml:space="preserve"> provided in API response</w:t>
            </w:r>
          </w:p>
          <w:p w14:paraId="4400AED9"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F34608">
              <w:rPr>
                <w:rFonts w:ascii="Courier New" w:hAnsi="Courier New" w:cs="Courier New"/>
                <w:color w:val="0F0F0F"/>
                <w:sz w:val="23"/>
                <w:szCs w:val="23"/>
                <w:lang w:val="en-US"/>
              </w:rPr>
              <w:t xml:space="preserve">    </w:t>
            </w:r>
            <w:r w:rsidRPr="00F34608">
              <w:rPr>
                <w:rFonts w:ascii="Courier New" w:hAnsi="Courier New" w:cs="Courier New"/>
                <w:color w:val="A61390"/>
                <w:sz w:val="23"/>
                <w:szCs w:val="23"/>
                <w:lang w:val="en-US"/>
              </w:rPr>
              <w:t>if</w:t>
            </w:r>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proofErr w:type="spellStart"/>
            <w:r w:rsidRPr="00F34608">
              <w:rPr>
                <w:rFonts w:ascii="Courier New" w:hAnsi="Courier New" w:cs="Courier New"/>
                <w:color w:val="0F0F0F"/>
                <w:sz w:val="23"/>
                <w:szCs w:val="23"/>
                <w:lang w:val="en-US"/>
              </w:rPr>
              <w:t>UIApplication</w:t>
            </w:r>
            <w:proofErr w:type="spellEnd"/>
            <w:r w:rsidRPr="00F34608">
              <w:rPr>
                <w:rFonts w:ascii="Courier New" w:hAnsi="Courier New" w:cs="Courier New"/>
                <w:color w:val="0F0F0F"/>
                <w:sz w:val="23"/>
                <w:szCs w:val="23"/>
                <w:lang w:val="en-US"/>
              </w:rPr>
              <w:t xml:space="preserve"> </w:t>
            </w:r>
            <w:proofErr w:type="spellStart"/>
            <w:r w:rsidRPr="00F34608">
              <w:rPr>
                <w:rFonts w:ascii="Courier New" w:hAnsi="Courier New" w:cs="Courier New"/>
                <w:color w:val="0F0F0F"/>
                <w:sz w:val="23"/>
                <w:szCs w:val="23"/>
                <w:lang w:val="en-US"/>
              </w:rPr>
              <w:t>sharedApplication</w:t>
            </w:r>
            <w:proofErr w:type="spellEnd"/>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 </w:t>
            </w:r>
            <w:proofErr w:type="spellStart"/>
            <w:r w:rsidRPr="00F34608">
              <w:rPr>
                <w:rFonts w:ascii="Courier New" w:hAnsi="Courier New" w:cs="Courier New"/>
                <w:color w:val="0F0F0F"/>
                <w:sz w:val="23"/>
                <w:szCs w:val="23"/>
                <w:lang w:val="en-US"/>
              </w:rPr>
              <w:t>canOpenURL</w:t>
            </w:r>
            <w:proofErr w:type="spellEnd"/>
            <w:r w:rsidRPr="00F34608">
              <w:rPr>
                <w:rFonts w:ascii="Courier New" w:hAnsi="Courier New" w:cs="Courier New"/>
                <w:color w:val="002200"/>
                <w:sz w:val="23"/>
                <w:szCs w:val="23"/>
                <w:lang w:val="en-US"/>
              </w:rPr>
              <w:t>:[</w:t>
            </w:r>
            <w:r w:rsidRPr="00F34608">
              <w:rPr>
                <w:rFonts w:ascii="Courier New" w:hAnsi="Courier New" w:cs="Courier New"/>
                <w:color w:val="400080"/>
                <w:sz w:val="23"/>
                <w:szCs w:val="23"/>
                <w:lang w:val="en-US"/>
              </w:rPr>
              <w:t>NSURL</w:t>
            </w:r>
            <w:r w:rsidRPr="00F34608">
              <w:rPr>
                <w:rFonts w:ascii="Courier New" w:hAnsi="Courier New" w:cs="Courier New"/>
                <w:color w:val="0F0F0F"/>
                <w:sz w:val="23"/>
                <w:szCs w:val="23"/>
                <w:lang w:val="en-US"/>
              </w:rPr>
              <w:t xml:space="preserve"> </w:t>
            </w:r>
            <w:proofErr w:type="spellStart"/>
            <w:r w:rsidRPr="00F34608">
              <w:rPr>
                <w:rFonts w:ascii="Courier New" w:hAnsi="Courier New" w:cs="Courier New"/>
                <w:color w:val="0F0F0F"/>
                <w:sz w:val="23"/>
                <w:szCs w:val="23"/>
                <w:lang w:val="en-US"/>
              </w:rPr>
              <w:t>URLWithString</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url</w:t>
            </w:r>
            <w:proofErr w:type="spellEnd"/>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p>
          <w:p w14:paraId="6940A3CE"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proofErr w:type="spellStart"/>
            <w:r w:rsidRPr="00F34608">
              <w:rPr>
                <w:rFonts w:ascii="Courier New" w:hAnsi="Courier New" w:cs="Courier New"/>
                <w:color w:val="0F0F0F"/>
                <w:sz w:val="23"/>
                <w:szCs w:val="23"/>
                <w:lang w:val="en-US"/>
              </w:rPr>
              <w:t>UIApplication</w:t>
            </w:r>
            <w:proofErr w:type="spellEnd"/>
            <w:r w:rsidRPr="00F34608">
              <w:rPr>
                <w:rFonts w:ascii="Courier New" w:hAnsi="Courier New" w:cs="Courier New"/>
                <w:color w:val="0F0F0F"/>
                <w:sz w:val="23"/>
                <w:szCs w:val="23"/>
                <w:lang w:val="en-US"/>
              </w:rPr>
              <w:t xml:space="preserve"> </w:t>
            </w:r>
            <w:proofErr w:type="spellStart"/>
            <w:r w:rsidRPr="00F34608">
              <w:rPr>
                <w:rFonts w:ascii="Courier New" w:hAnsi="Courier New" w:cs="Courier New"/>
                <w:color w:val="0F0F0F"/>
                <w:sz w:val="23"/>
                <w:szCs w:val="23"/>
                <w:lang w:val="en-US"/>
              </w:rPr>
              <w:t>sharedApplication</w:t>
            </w:r>
            <w:proofErr w:type="spellEnd"/>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 </w:t>
            </w:r>
            <w:proofErr w:type="spellStart"/>
            <w:r w:rsidRPr="00F34608">
              <w:rPr>
                <w:rFonts w:ascii="Courier New" w:hAnsi="Courier New" w:cs="Courier New"/>
                <w:color w:val="0F0F0F"/>
                <w:sz w:val="23"/>
                <w:szCs w:val="23"/>
                <w:lang w:val="en-US"/>
              </w:rPr>
              <w:t>openURL</w:t>
            </w:r>
            <w:proofErr w:type="spellEnd"/>
            <w:r w:rsidRPr="00F34608">
              <w:rPr>
                <w:rFonts w:ascii="Courier New" w:hAnsi="Courier New" w:cs="Courier New"/>
                <w:color w:val="002200"/>
                <w:sz w:val="23"/>
                <w:szCs w:val="23"/>
                <w:lang w:val="en-US"/>
              </w:rPr>
              <w:t>:[</w:t>
            </w:r>
            <w:r w:rsidRPr="00F34608">
              <w:rPr>
                <w:rFonts w:ascii="Courier New" w:hAnsi="Courier New" w:cs="Courier New"/>
                <w:color w:val="400080"/>
                <w:sz w:val="23"/>
                <w:szCs w:val="23"/>
                <w:lang w:val="en-US"/>
              </w:rPr>
              <w:t>NSURL</w:t>
            </w:r>
            <w:r w:rsidRPr="00F34608">
              <w:rPr>
                <w:rFonts w:ascii="Courier New" w:hAnsi="Courier New" w:cs="Courier New"/>
                <w:color w:val="0F0F0F"/>
                <w:sz w:val="23"/>
                <w:szCs w:val="23"/>
                <w:lang w:val="en-US"/>
              </w:rPr>
              <w:t xml:space="preserve"> </w:t>
            </w:r>
            <w:proofErr w:type="spellStart"/>
            <w:r w:rsidRPr="00F34608">
              <w:rPr>
                <w:rFonts w:ascii="Courier New" w:hAnsi="Courier New" w:cs="Courier New"/>
                <w:color w:val="0F0F0F"/>
                <w:sz w:val="23"/>
                <w:szCs w:val="23"/>
                <w:lang w:val="en-US"/>
              </w:rPr>
              <w:t>URLWithString</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url</w:t>
            </w:r>
            <w:proofErr w:type="spellEnd"/>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w:t>
            </w:r>
          </w:p>
          <w:p w14:paraId="6FD90208"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p>
          <w:p w14:paraId="732FD1D5"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6037"/>
              </w:tabs>
              <w:rPr>
                <w:rFonts w:ascii="Courier New" w:hAnsi="Courier New" w:cs="Courier New"/>
                <w:color w:val="0F0F0F"/>
                <w:sz w:val="23"/>
                <w:szCs w:val="23"/>
                <w:lang w:val="en-US"/>
              </w:rPr>
            </w:pPr>
            <w:r w:rsidRPr="00F34608">
              <w:rPr>
                <w:rFonts w:ascii="Courier New" w:hAnsi="Courier New" w:cs="Courier New"/>
                <w:color w:val="0F0F0F"/>
                <w:sz w:val="23"/>
                <w:szCs w:val="23"/>
                <w:lang w:val="en-US"/>
              </w:rPr>
              <w:t xml:space="preserve">    </w:t>
            </w:r>
            <w:r w:rsidRPr="00F34608">
              <w:rPr>
                <w:rFonts w:ascii="Courier New" w:hAnsi="Courier New" w:cs="Courier New"/>
                <w:color w:val="A61390"/>
                <w:sz w:val="23"/>
                <w:szCs w:val="23"/>
                <w:lang w:val="en-US"/>
              </w:rPr>
              <w:t>else</w:t>
            </w:r>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r>
              <w:rPr>
                <w:rFonts w:ascii="Courier New" w:hAnsi="Courier New" w:cs="Courier New"/>
                <w:color w:val="002200"/>
                <w:sz w:val="23"/>
                <w:szCs w:val="23"/>
                <w:lang w:val="en-US"/>
              </w:rPr>
              <w:tab/>
            </w:r>
          </w:p>
          <w:p w14:paraId="0C91CBFF"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F34608">
              <w:rPr>
                <w:rFonts w:ascii="Courier New" w:hAnsi="Courier New" w:cs="Courier New"/>
                <w:color w:val="0F0F0F"/>
                <w:sz w:val="23"/>
                <w:szCs w:val="23"/>
                <w:lang w:val="en-US"/>
              </w:rPr>
              <w:t xml:space="preserve">        </w:t>
            </w:r>
            <w:r w:rsidRPr="00F34608">
              <w:rPr>
                <w:rFonts w:ascii="Courier New" w:hAnsi="Courier New" w:cs="Courier New"/>
                <w:i/>
                <w:iCs/>
                <w:color w:val="11740A"/>
                <w:sz w:val="23"/>
                <w:szCs w:val="23"/>
                <w:lang w:val="en-US"/>
              </w:rPr>
              <w:t xml:space="preserve">// Oops no Vipps app or update to latest Vipps App! Open app store page. Once user installs Vipps, calling app needs to initiate </w:t>
            </w:r>
            <w:proofErr w:type="spellStart"/>
            <w:r w:rsidRPr="00F34608">
              <w:rPr>
                <w:rFonts w:ascii="Courier New" w:hAnsi="Courier New" w:cs="Courier New"/>
                <w:i/>
                <w:iCs/>
                <w:color w:val="11740A"/>
                <w:sz w:val="23"/>
                <w:szCs w:val="23"/>
                <w:lang w:val="en-US"/>
              </w:rPr>
              <w:t>deeplinking</w:t>
            </w:r>
            <w:proofErr w:type="spellEnd"/>
            <w:r w:rsidRPr="00F34608">
              <w:rPr>
                <w:rFonts w:ascii="Courier New" w:hAnsi="Courier New" w:cs="Courier New"/>
                <w:i/>
                <w:iCs/>
                <w:color w:val="11740A"/>
                <w:sz w:val="23"/>
                <w:szCs w:val="23"/>
                <w:lang w:val="en-US"/>
              </w:rPr>
              <w:t xml:space="preserve"> again in order to get the callback</w:t>
            </w:r>
          </w:p>
          <w:p w14:paraId="504BB39A"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F34608">
              <w:rPr>
                <w:rFonts w:ascii="Courier New" w:hAnsi="Courier New" w:cs="Courier New"/>
                <w:color w:val="0F0F0F"/>
                <w:sz w:val="23"/>
                <w:szCs w:val="23"/>
                <w:lang w:val="en-US"/>
              </w:rPr>
              <w:lastRenderedPageBreak/>
              <w:t xml:space="preserve">        </w:t>
            </w:r>
            <w:r w:rsidRPr="00F34608">
              <w:rPr>
                <w:rFonts w:ascii="Courier New" w:hAnsi="Courier New" w:cs="Courier New"/>
                <w:color w:val="002200"/>
                <w:sz w:val="23"/>
                <w:szCs w:val="23"/>
                <w:lang w:val="en-US"/>
              </w:rPr>
              <w:t>[[</w:t>
            </w:r>
            <w:proofErr w:type="spellStart"/>
            <w:r w:rsidRPr="00F34608">
              <w:rPr>
                <w:rFonts w:ascii="Courier New" w:hAnsi="Courier New" w:cs="Courier New"/>
                <w:color w:val="0F0F0F"/>
                <w:sz w:val="23"/>
                <w:szCs w:val="23"/>
                <w:lang w:val="en-US"/>
              </w:rPr>
              <w:t>UIApplication</w:t>
            </w:r>
            <w:proofErr w:type="spellEnd"/>
            <w:r w:rsidRPr="00F34608">
              <w:rPr>
                <w:rFonts w:ascii="Courier New" w:hAnsi="Courier New" w:cs="Courier New"/>
                <w:color w:val="0F0F0F"/>
                <w:sz w:val="23"/>
                <w:szCs w:val="23"/>
                <w:lang w:val="en-US"/>
              </w:rPr>
              <w:t xml:space="preserve"> </w:t>
            </w:r>
            <w:proofErr w:type="spellStart"/>
            <w:r w:rsidRPr="00F34608">
              <w:rPr>
                <w:rFonts w:ascii="Courier New" w:hAnsi="Courier New" w:cs="Courier New"/>
                <w:color w:val="0F0F0F"/>
                <w:sz w:val="23"/>
                <w:szCs w:val="23"/>
                <w:lang w:val="en-US"/>
              </w:rPr>
              <w:t>sharedApplication</w:t>
            </w:r>
            <w:proofErr w:type="spellEnd"/>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 </w:t>
            </w:r>
            <w:proofErr w:type="spellStart"/>
            <w:r w:rsidRPr="00F34608">
              <w:rPr>
                <w:rFonts w:ascii="Courier New" w:hAnsi="Courier New" w:cs="Courier New"/>
                <w:color w:val="0F0F0F"/>
                <w:sz w:val="23"/>
                <w:szCs w:val="23"/>
                <w:lang w:val="en-US"/>
              </w:rPr>
              <w:t>openURL</w:t>
            </w:r>
            <w:proofErr w:type="spellEnd"/>
            <w:r w:rsidRPr="00F34608">
              <w:rPr>
                <w:rFonts w:ascii="Courier New" w:hAnsi="Courier New" w:cs="Courier New"/>
                <w:color w:val="002200"/>
                <w:sz w:val="23"/>
                <w:szCs w:val="23"/>
                <w:lang w:val="en-US"/>
              </w:rPr>
              <w:t>:[</w:t>
            </w:r>
            <w:r w:rsidRPr="00F34608">
              <w:rPr>
                <w:rFonts w:ascii="Courier New" w:hAnsi="Courier New" w:cs="Courier New"/>
                <w:color w:val="400080"/>
                <w:sz w:val="23"/>
                <w:szCs w:val="23"/>
                <w:lang w:val="en-US"/>
              </w:rPr>
              <w:t>NSURL</w:t>
            </w:r>
            <w:r w:rsidRPr="00F34608">
              <w:rPr>
                <w:rFonts w:ascii="Courier New" w:hAnsi="Courier New" w:cs="Courier New"/>
                <w:color w:val="0F0F0F"/>
                <w:sz w:val="23"/>
                <w:szCs w:val="23"/>
                <w:lang w:val="en-US"/>
              </w:rPr>
              <w:t xml:space="preserve"> </w:t>
            </w:r>
            <w:proofErr w:type="spellStart"/>
            <w:r w:rsidRPr="00F34608">
              <w:rPr>
                <w:rFonts w:ascii="Courier New" w:hAnsi="Courier New" w:cs="Courier New"/>
                <w:color w:val="0F0F0F"/>
                <w:sz w:val="23"/>
                <w:szCs w:val="23"/>
                <w:lang w:val="en-US"/>
              </w:rPr>
              <w:t>URLWithString</w:t>
            </w:r>
            <w:proofErr w:type="spellEnd"/>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 </w:t>
            </w:r>
            <w:r w:rsidRPr="00F34608">
              <w:rPr>
                <w:rFonts w:ascii="Courier New" w:hAnsi="Courier New" w:cs="Courier New"/>
                <w:color w:val="BF1D1A"/>
                <w:sz w:val="23"/>
                <w:szCs w:val="23"/>
                <w:lang w:val="en-US"/>
              </w:rPr>
              <w:t>@"https://itunes.apple.com/no/app/Vipps-by-</w:t>
            </w:r>
            <w:proofErr w:type="spellStart"/>
            <w:r w:rsidRPr="00F34608">
              <w:rPr>
                <w:rFonts w:ascii="Courier New" w:hAnsi="Courier New" w:cs="Courier New"/>
                <w:color w:val="BF1D1A"/>
                <w:sz w:val="23"/>
                <w:szCs w:val="23"/>
                <w:lang w:val="en-US"/>
              </w:rPr>
              <w:t>dnb</w:t>
            </w:r>
            <w:proofErr w:type="spellEnd"/>
            <w:r w:rsidRPr="00F34608">
              <w:rPr>
                <w:rFonts w:ascii="Courier New" w:hAnsi="Courier New" w:cs="Courier New"/>
                <w:color w:val="BF1D1A"/>
                <w:sz w:val="23"/>
                <w:szCs w:val="23"/>
                <w:lang w:val="en-US"/>
              </w:rPr>
              <w:t>/id984380185"</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w:t>
            </w:r>
          </w:p>
          <w:p w14:paraId="0335FD1B"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6037"/>
              </w:tabs>
              <w:rPr>
                <w:rFonts w:ascii="Courier New" w:hAnsi="Courier New" w:cs="Courier New"/>
                <w:color w:val="0F0F0F"/>
                <w:sz w:val="23"/>
                <w:szCs w:val="23"/>
              </w:rPr>
            </w:pPr>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rPr>
              <w:t>}</w:t>
            </w:r>
            <w:r>
              <w:rPr>
                <w:rFonts w:ascii="Courier New" w:hAnsi="Courier New" w:cs="Courier New"/>
                <w:color w:val="002200"/>
                <w:sz w:val="23"/>
                <w:szCs w:val="23"/>
              </w:rPr>
              <w:tab/>
            </w:r>
          </w:p>
          <w:p w14:paraId="493BA656" w14:textId="77777777" w:rsidR="0000623E" w:rsidRDefault="0000623E" w:rsidP="007F70B5">
            <w:pPr>
              <w:rPr>
                <w:lang w:val="en-US"/>
              </w:rPr>
            </w:pPr>
          </w:p>
        </w:tc>
      </w:tr>
    </w:tbl>
    <w:p w14:paraId="2939E90A" w14:textId="77777777" w:rsidR="0000623E" w:rsidRDefault="0000623E" w:rsidP="0000623E">
      <w:pPr>
        <w:rPr>
          <w:lang w:val="en-US"/>
        </w:rPr>
      </w:pPr>
    </w:p>
    <w:p w14:paraId="2DADE00D" w14:textId="77777777" w:rsidR="0000623E" w:rsidRPr="00C72165" w:rsidRDefault="0000623E" w:rsidP="0000623E">
      <w:pPr>
        <w:rPr>
          <w:lang w:val="en-US"/>
        </w:rPr>
      </w:pPr>
    </w:p>
    <w:p w14:paraId="02792E24" w14:textId="77777777" w:rsidR="0000623E" w:rsidRPr="00DF45BA" w:rsidRDefault="0000623E" w:rsidP="0000623E">
      <w:pPr>
        <w:pStyle w:val="Overskrift4"/>
        <w:tabs>
          <w:tab w:val="clear" w:pos="0"/>
          <w:tab w:val="num" w:pos="1560"/>
        </w:tabs>
        <w:ind w:left="1560"/>
        <w:rPr>
          <w:sz w:val="20"/>
          <w:lang w:val="en-US"/>
        </w:rPr>
      </w:pPr>
      <w:bookmarkStart w:id="151" w:name="_Toc483323227"/>
      <w:bookmarkStart w:id="152" w:name="_Toc499127666"/>
      <w:bookmarkEnd w:id="151"/>
      <w:r>
        <w:rPr>
          <w:sz w:val="20"/>
          <w:lang w:val="en-US"/>
        </w:rPr>
        <w:t>Redirect Back to Source App from iOS Vipps App</w:t>
      </w:r>
      <w:bookmarkEnd w:id="152"/>
    </w:p>
    <w:p w14:paraId="7DEBBF44" w14:textId="77777777" w:rsidR="0000623E" w:rsidRPr="00C72165" w:rsidRDefault="0000623E" w:rsidP="0000623E">
      <w:pPr>
        <w:rPr>
          <w:lang w:val="en-US"/>
        </w:rPr>
      </w:pPr>
    </w:p>
    <w:p w14:paraId="581589A4" w14:textId="0D669B57" w:rsidR="0000623E" w:rsidRDefault="0000623E" w:rsidP="0000623E">
      <w:pPr>
        <w:rPr>
          <w:lang w:val="en-US"/>
        </w:rPr>
      </w:pPr>
      <w:r>
        <w:rPr>
          <w:lang w:val="en-US"/>
        </w:rPr>
        <w:t xml:space="preserve">Once the operation in Vipps is completed, </w:t>
      </w:r>
      <w:proofErr w:type="spellStart"/>
      <w:r>
        <w:rPr>
          <w:lang w:val="en-US"/>
        </w:rPr>
        <w:t>vipps</w:t>
      </w:r>
      <w:proofErr w:type="spellEnd"/>
      <w:r>
        <w:rPr>
          <w:lang w:val="en-US"/>
        </w:rPr>
        <w:t xml:space="preserve"> mobile application will open the frontend </w:t>
      </w:r>
      <w:proofErr w:type="spellStart"/>
      <w:r>
        <w:rPr>
          <w:lang w:val="en-US"/>
        </w:rPr>
        <w:t>url</w:t>
      </w:r>
      <w:proofErr w:type="spellEnd"/>
      <w:r>
        <w:rPr>
          <w:lang w:val="en-US"/>
        </w:rPr>
        <w:t xml:space="preserve">. For app to app integration, merchant app needs to be registered for a </w:t>
      </w:r>
      <w:proofErr w:type="spellStart"/>
      <w:r>
        <w:rPr>
          <w:lang w:val="en-US"/>
        </w:rPr>
        <w:t>url</w:t>
      </w:r>
      <w:proofErr w:type="spellEnd"/>
      <w:r>
        <w:rPr>
          <w:lang w:val="en-US"/>
        </w:rPr>
        <w:t xml:space="preserve"> scheme and pass the </w:t>
      </w:r>
      <w:proofErr w:type="spellStart"/>
      <w:r>
        <w:rPr>
          <w:lang w:val="en-US"/>
        </w:rPr>
        <w:t>url</w:t>
      </w:r>
      <w:proofErr w:type="spellEnd"/>
      <w:r>
        <w:rPr>
          <w:lang w:val="en-US"/>
        </w:rPr>
        <w:t xml:space="preserve"> scheme in “</w:t>
      </w:r>
      <w:proofErr w:type="spellStart"/>
      <w:r>
        <w:rPr>
          <w:lang w:val="en-US"/>
        </w:rPr>
        <w:t>fallbackURL</w:t>
      </w:r>
      <w:proofErr w:type="spellEnd"/>
      <w:r>
        <w:rPr>
          <w:lang w:val="en-US"/>
        </w:rPr>
        <w:t xml:space="preserve">” in Vipps backend API (explained </w:t>
      </w:r>
      <w:hyperlink w:anchor="_Initiate_Payment" w:history="1">
        <w:r w:rsidRPr="007365BB">
          <w:rPr>
            <w:rStyle w:val="Hyperkobling"/>
            <w:lang w:val="en-US"/>
          </w:rPr>
          <w:t>here</w:t>
        </w:r>
      </w:hyperlink>
      <w:r>
        <w:rPr>
          <w:lang w:val="en-US"/>
        </w:rPr>
        <w:t>). Vipps mobile application will use below code to launch merchant application.</w:t>
      </w:r>
    </w:p>
    <w:p w14:paraId="4D4E45C0" w14:textId="77777777" w:rsidR="0000623E" w:rsidRDefault="0000623E" w:rsidP="0000623E">
      <w:pPr>
        <w:rPr>
          <w:lang w:val="en-US"/>
        </w:rPr>
      </w:pPr>
    </w:p>
    <w:tbl>
      <w:tblPr>
        <w:tblStyle w:val="Tabellrutenett"/>
        <w:tblW w:w="0" w:type="auto"/>
        <w:tblLook w:val="04A0" w:firstRow="1" w:lastRow="0" w:firstColumn="1" w:lastColumn="0" w:noHBand="0" w:noVBand="1"/>
      </w:tblPr>
      <w:tblGrid>
        <w:gridCol w:w="9063"/>
      </w:tblGrid>
      <w:tr w:rsidR="0000623E" w14:paraId="49B5189E" w14:textId="77777777" w:rsidTr="007F70B5">
        <w:tc>
          <w:tcPr>
            <w:tcW w:w="9213" w:type="dxa"/>
          </w:tcPr>
          <w:p w14:paraId="4ED6A32D" w14:textId="77777777" w:rsidR="0000623E" w:rsidRPr="00F34608" w:rsidRDefault="0000623E" w:rsidP="007F70B5">
            <w:pPr>
              <w:pStyle w:val="HTML-forhndsformatert"/>
              <w:pBdr>
                <w:top w:val="single" w:sz="6" w:space="5" w:color="999999"/>
                <w:left w:val="single" w:sz="6" w:space="5" w:color="999999"/>
                <w:bottom w:val="single" w:sz="6" w:space="5" w:color="999999"/>
                <w:right w:val="single" w:sz="6" w:space="5" w:color="999999"/>
              </w:pBdr>
              <w:shd w:val="clear" w:color="auto" w:fill="F4F4FF"/>
              <w:rPr>
                <w:color w:val="0F0F0F"/>
                <w:sz w:val="23"/>
                <w:szCs w:val="23"/>
                <w:lang w:eastAsia="nb-NO"/>
              </w:rPr>
            </w:pPr>
            <w:proofErr w:type="spellStart"/>
            <w:r w:rsidRPr="00F34608">
              <w:rPr>
                <w:color w:val="400080"/>
                <w:sz w:val="23"/>
                <w:szCs w:val="23"/>
                <w:lang w:eastAsia="nb-NO"/>
              </w:rPr>
              <w:t>NSString</w:t>
            </w:r>
            <w:proofErr w:type="spellEnd"/>
            <w:r w:rsidRPr="00F34608">
              <w:rPr>
                <w:color w:val="0F0F0F"/>
                <w:sz w:val="23"/>
                <w:szCs w:val="23"/>
                <w:lang w:eastAsia="nb-NO"/>
              </w:rPr>
              <w:t xml:space="preserve"> </w:t>
            </w:r>
            <w:r w:rsidRPr="00F34608">
              <w:rPr>
                <w:color w:val="002200"/>
                <w:sz w:val="23"/>
                <w:szCs w:val="23"/>
                <w:lang w:eastAsia="nb-NO"/>
              </w:rPr>
              <w:t>*</w:t>
            </w:r>
            <w:proofErr w:type="spellStart"/>
            <w:r w:rsidRPr="00F34608">
              <w:rPr>
                <w:color w:val="0F0F0F"/>
                <w:sz w:val="23"/>
                <w:szCs w:val="23"/>
                <w:lang w:eastAsia="nb-NO"/>
              </w:rPr>
              <w:t>fallbackURL</w:t>
            </w:r>
            <w:proofErr w:type="spellEnd"/>
            <w:r w:rsidRPr="00F34608">
              <w:rPr>
                <w:color w:val="0F0F0F"/>
                <w:sz w:val="23"/>
                <w:szCs w:val="23"/>
                <w:lang w:eastAsia="nb-NO"/>
              </w:rPr>
              <w:t xml:space="preserve"> </w:t>
            </w:r>
            <w:r w:rsidRPr="00F34608">
              <w:rPr>
                <w:color w:val="002200"/>
                <w:sz w:val="23"/>
                <w:szCs w:val="23"/>
                <w:lang w:eastAsia="nb-NO"/>
              </w:rPr>
              <w:t>=</w:t>
            </w:r>
            <w:r w:rsidRPr="00F34608">
              <w:rPr>
                <w:color w:val="0F0F0F"/>
                <w:sz w:val="23"/>
                <w:szCs w:val="23"/>
                <w:lang w:eastAsia="nb-NO"/>
              </w:rPr>
              <w:t xml:space="preserve"> </w:t>
            </w:r>
            <w:proofErr w:type="spellStart"/>
            <w:r w:rsidRPr="00F34608">
              <w:rPr>
                <w:color w:val="0F0F0F"/>
                <w:sz w:val="23"/>
                <w:szCs w:val="23"/>
                <w:lang w:eastAsia="nb-NO"/>
              </w:rPr>
              <w:t>self.fallbackURL</w:t>
            </w:r>
            <w:proofErr w:type="spellEnd"/>
            <w:r w:rsidRPr="00F34608">
              <w:rPr>
                <w:color w:val="0F0F0F"/>
                <w:sz w:val="23"/>
                <w:szCs w:val="23"/>
                <w:lang w:eastAsia="nb-NO"/>
              </w:rPr>
              <w:t xml:space="preserve">; </w:t>
            </w:r>
            <w:r w:rsidRPr="00F34608">
              <w:rPr>
                <w:i/>
                <w:iCs/>
                <w:color w:val="11740A"/>
                <w:sz w:val="23"/>
                <w:szCs w:val="23"/>
                <w:lang w:eastAsia="nb-NO"/>
              </w:rPr>
              <w:t xml:space="preserve">//fallback </w:t>
            </w:r>
            <w:proofErr w:type="spellStart"/>
            <w:r w:rsidRPr="00F34608">
              <w:rPr>
                <w:i/>
                <w:iCs/>
                <w:color w:val="11740A"/>
                <w:sz w:val="23"/>
                <w:szCs w:val="23"/>
                <w:lang w:eastAsia="nb-NO"/>
              </w:rPr>
              <w:t>url</w:t>
            </w:r>
            <w:proofErr w:type="spellEnd"/>
            <w:r w:rsidRPr="00F34608">
              <w:rPr>
                <w:i/>
                <w:iCs/>
                <w:color w:val="11740A"/>
                <w:sz w:val="23"/>
                <w:szCs w:val="23"/>
                <w:lang w:eastAsia="nb-NO"/>
              </w:rPr>
              <w:t xml:space="preserve"> will be the </w:t>
            </w:r>
            <w:proofErr w:type="spellStart"/>
            <w:r w:rsidRPr="00F34608">
              <w:rPr>
                <w:i/>
                <w:iCs/>
                <w:color w:val="11740A"/>
                <w:sz w:val="23"/>
                <w:szCs w:val="23"/>
                <w:lang w:eastAsia="nb-NO"/>
              </w:rPr>
              <w:t>url</w:t>
            </w:r>
            <w:proofErr w:type="spellEnd"/>
            <w:r w:rsidRPr="00F34608">
              <w:rPr>
                <w:i/>
                <w:iCs/>
                <w:color w:val="11740A"/>
                <w:sz w:val="23"/>
                <w:szCs w:val="23"/>
                <w:lang w:eastAsia="nb-NO"/>
              </w:rPr>
              <w:t xml:space="preserve"> which has been provided in Vipps API.</w:t>
            </w:r>
          </w:p>
          <w:p w14:paraId="1B3ED9AE"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proofErr w:type="spellStart"/>
            <w:r w:rsidRPr="00F34608">
              <w:rPr>
                <w:rFonts w:ascii="Courier New" w:hAnsi="Courier New" w:cs="Courier New"/>
                <w:color w:val="0F0F0F"/>
                <w:sz w:val="23"/>
                <w:szCs w:val="23"/>
                <w:lang w:val="en-US"/>
              </w:rPr>
              <w:t>NSURLComponents</w:t>
            </w:r>
            <w:proofErr w:type="spellEnd"/>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proofErr w:type="spellStart"/>
            <w:r w:rsidRPr="00F34608">
              <w:rPr>
                <w:rFonts w:ascii="Courier New" w:hAnsi="Courier New" w:cs="Courier New"/>
                <w:color w:val="0F0F0F"/>
                <w:sz w:val="23"/>
                <w:szCs w:val="23"/>
                <w:lang w:val="en-US"/>
              </w:rPr>
              <w:t>urlComponents</w:t>
            </w:r>
            <w:proofErr w:type="spellEnd"/>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proofErr w:type="spellStart"/>
            <w:r w:rsidRPr="00F34608">
              <w:rPr>
                <w:rFonts w:ascii="Courier New" w:hAnsi="Courier New" w:cs="Courier New"/>
                <w:color w:val="0F0F0F"/>
                <w:sz w:val="23"/>
                <w:szCs w:val="23"/>
                <w:lang w:val="en-US"/>
              </w:rPr>
              <w:t>NSURLComponents</w:t>
            </w:r>
            <w:proofErr w:type="spellEnd"/>
            <w:r w:rsidRPr="00F34608">
              <w:rPr>
                <w:rFonts w:ascii="Courier New" w:hAnsi="Courier New" w:cs="Courier New"/>
                <w:color w:val="0F0F0F"/>
                <w:sz w:val="23"/>
                <w:szCs w:val="23"/>
                <w:lang w:val="en-US"/>
              </w:rPr>
              <w:t xml:space="preserve"> </w:t>
            </w:r>
            <w:proofErr w:type="spellStart"/>
            <w:r w:rsidRPr="00F34608">
              <w:rPr>
                <w:rFonts w:ascii="Courier New" w:hAnsi="Courier New" w:cs="Courier New"/>
                <w:color w:val="0F0F0F"/>
                <w:sz w:val="23"/>
                <w:szCs w:val="23"/>
                <w:lang w:val="en-US"/>
              </w:rPr>
              <w:t>componentsWithString</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fallbackURL</w:t>
            </w:r>
            <w:proofErr w:type="spellEnd"/>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 </w:t>
            </w:r>
          </w:p>
          <w:p w14:paraId="5531A401"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proofErr w:type="spellStart"/>
            <w:r w:rsidRPr="00F34608">
              <w:rPr>
                <w:rFonts w:ascii="Courier New" w:hAnsi="Courier New" w:cs="Courier New"/>
                <w:color w:val="400080"/>
                <w:sz w:val="23"/>
                <w:szCs w:val="23"/>
                <w:lang w:val="en-US"/>
              </w:rPr>
              <w:t>NSMutableArray</w:t>
            </w:r>
            <w:proofErr w:type="spellEnd"/>
            <w:r w:rsidRPr="00F34608">
              <w:rPr>
                <w:rFonts w:ascii="Courier New" w:hAnsi="Courier New" w:cs="Courier New"/>
                <w:color w:val="0F0F0F"/>
                <w:sz w:val="23"/>
                <w:szCs w:val="23"/>
                <w:lang w:val="en-US"/>
              </w:rPr>
              <w:t xml:space="preserve"> &lt;</w:t>
            </w:r>
            <w:proofErr w:type="spellStart"/>
            <w:r w:rsidRPr="00F34608">
              <w:rPr>
                <w:rFonts w:ascii="Courier New" w:hAnsi="Courier New" w:cs="Courier New"/>
                <w:color w:val="0F0F0F"/>
                <w:sz w:val="23"/>
                <w:szCs w:val="23"/>
                <w:lang w:val="en-US"/>
              </w:rPr>
              <w:t>NSURLQueryItem</w:t>
            </w:r>
            <w:proofErr w:type="spellEnd"/>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&gt;</w:t>
            </w:r>
            <w:r w:rsidRPr="00F34608">
              <w:rPr>
                <w:rFonts w:ascii="Courier New" w:hAnsi="Courier New" w:cs="Courier New"/>
                <w:color w:val="002200"/>
                <w:sz w:val="23"/>
                <w:szCs w:val="23"/>
                <w:lang w:val="en-US"/>
              </w:rPr>
              <w:t>*</w:t>
            </w:r>
            <w:proofErr w:type="spellStart"/>
            <w:r w:rsidRPr="00F34608">
              <w:rPr>
                <w:rFonts w:ascii="Courier New" w:hAnsi="Courier New" w:cs="Courier New"/>
                <w:color w:val="0F0F0F"/>
                <w:sz w:val="23"/>
                <w:szCs w:val="23"/>
                <w:lang w:val="en-US"/>
              </w:rPr>
              <w:t>queryItems</w:t>
            </w:r>
            <w:proofErr w:type="spellEnd"/>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proofErr w:type="spellStart"/>
            <w:r w:rsidRPr="00F34608">
              <w:rPr>
                <w:rFonts w:ascii="Courier New" w:hAnsi="Courier New" w:cs="Courier New"/>
                <w:color w:val="400080"/>
                <w:sz w:val="23"/>
                <w:szCs w:val="23"/>
                <w:lang w:val="en-US"/>
              </w:rPr>
              <w:t>NSMutableArray</w:t>
            </w:r>
            <w:proofErr w:type="spellEnd"/>
            <w:r w:rsidRPr="00F34608">
              <w:rPr>
                <w:rFonts w:ascii="Courier New" w:hAnsi="Courier New" w:cs="Courier New"/>
                <w:color w:val="0F0F0F"/>
                <w:sz w:val="23"/>
                <w:szCs w:val="23"/>
                <w:lang w:val="en-US"/>
              </w:rPr>
              <w:t xml:space="preserve"> </w:t>
            </w:r>
            <w:proofErr w:type="spellStart"/>
            <w:r w:rsidRPr="00F34608">
              <w:rPr>
                <w:rFonts w:ascii="Courier New" w:hAnsi="Courier New" w:cs="Courier New"/>
                <w:color w:val="0F0F0F"/>
                <w:sz w:val="23"/>
                <w:szCs w:val="23"/>
                <w:lang w:val="en-US"/>
              </w:rPr>
              <w:t>alloc</w:t>
            </w:r>
            <w:proofErr w:type="spellEnd"/>
            <w:r w:rsidRPr="00F34608">
              <w:rPr>
                <w:rFonts w:ascii="Courier New" w:hAnsi="Courier New" w:cs="Courier New"/>
                <w:color w:val="002200"/>
                <w:sz w:val="23"/>
                <w:szCs w:val="23"/>
                <w:lang w:val="en-US"/>
              </w:rPr>
              <w:t>]</w:t>
            </w:r>
            <w:proofErr w:type="spellStart"/>
            <w:r w:rsidRPr="00F34608">
              <w:rPr>
                <w:rFonts w:ascii="Courier New" w:hAnsi="Courier New" w:cs="Courier New"/>
                <w:color w:val="0F0F0F"/>
                <w:sz w:val="23"/>
                <w:szCs w:val="23"/>
                <w:lang w:val="en-US"/>
              </w:rPr>
              <w:t>initWithArray</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urlComponents.queryItems</w:t>
            </w:r>
            <w:proofErr w:type="spellEnd"/>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w:t>
            </w:r>
          </w:p>
          <w:p w14:paraId="6C6D9240"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proofErr w:type="spellStart"/>
            <w:r w:rsidRPr="00F34608">
              <w:rPr>
                <w:rFonts w:ascii="Courier New" w:hAnsi="Courier New" w:cs="Courier New"/>
                <w:color w:val="0F0F0F"/>
                <w:sz w:val="23"/>
                <w:szCs w:val="23"/>
                <w:lang w:val="en-US"/>
              </w:rPr>
              <w:t>NSURLQueryItem</w:t>
            </w:r>
            <w:proofErr w:type="spellEnd"/>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proofErr w:type="spellStart"/>
            <w:r w:rsidRPr="00F34608">
              <w:rPr>
                <w:rFonts w:ascii="Courier New" w:hAnsi="Courier New" w:cs="Courier New"/>
                <w:color w:val="0F0F0F"/>
                <w:sz w:val="23"/>
                <w:szCs w:val="23"/>
                <w:lang w:val="en-US"/>
              </w:rPr>
              <w:t>statusQueryItem</w:t>
            </w:r>
            <w:proofErr w:type="spellEnd"/>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proofErr w:type="spellStart"/>
            <w:r w:rsidRPr="00F34608">
              <w:rPr>
                <w:rFonts w:ascii="Courier New" w:hAnsi="Courier New" w:cs="Courier New"/>
                <w:color w:val="0F0F0F"/>
                <w:sz w:val="23"/>
                <w:szCs w:val="23"/>
                <w:lang w:val="en-US"/>
              </w:rPr>
              <w:t>NSURLQueryItem</w:t>
            </w:r>
            <w:proofErr w:type="spellEnd"/>
            <w:r w:rsidRPr="00F34608">
              <w:rPr>
                <w:rFonts w:ascii="Courier New" w:hAnsi="Courier New" w:cs="Courier New"/>
                <w:color w:val="0F0F0F"/>
                <w:sz w:val="23"/>
                <w:szCs w:val="23"/>
                <w:lang w:val="en-US"/>
              </w:rPr>
              <w:t xml:space="preserve"> </w:t>
            </w:r>
            <w:proofErr w:type="spellStart"/>
            <w:r w:rsidRPr="00F34608">
              <w:rPr>
                <w:rFonts w:ascii="Courier New" w:hAnsi="Courier New" w:cs="Courier New"/>
                <w:color w:val="0F0F0F"/>
                <w:sz w:val="23"/>
                <w:szCs w:val="23"/>
                <w:lang w:val="en-US"/>
              </w:rPr>
              <w:t>queryItemWithName</w:t>
            </w:r>
            <w:proofErr w:type="spellEnd"/>
            <w:r w:rsidRPr="00F34608">
              <w:rPr>
                <w:rFonts w:ascii="Courier New" w:hAnsi="Courier New" w:cs="Courier New"/>
                <w:color w:val="002200"/>
                <w:sz w:val="23"/>
                <w:szCs w:val="23"/>
                <w:lang w:val="en-US"/>
              </w:rPr>
              <w:t>:</w:t>
            </w:r>
            <w:r w:rsidRPr="00F34608">
              <w:rPr>
                <w:rFonts w:ascii="Courier New" w:hAnsi="Courier New" w:cs="Courier New"/>
                <w:color w:val="BF1D1A"/>
                <w:sz w:val="23"/>
                <w:szCs w:val="23"/>
                <w:lang w:val="en-US"/>
              </w:rPr>
              <w:t>@"status"</w:t>
            </w:r>
            <w:r w:rsidRPr="00F34608">
              <w:rPr>
                <w:rFonts w:ascii="Courier New" w:hAnsi="Courier New" w:cs="Courier New"/>
                <w:color w:val="0F0F0F"/>
                <w:sz w:val="23"/>
                <w:szCs w:val="23"/>
                <w:lang w:val="en-US"/>
              </w:rPr>
              <w:t xml:space="preserve"> value</w:t>
            </w:r>
            <w:r w:rsidRPr="00F34608">
              <w:rPr>
                <w:rFonts w:ascii="Courier New" w:hAnsi="Courier New" w:cs="Courier New"/>
                <w:color w:val="002200"/>
                <w:sz w:val="23"/>
                <w:szCs w:val="23"/>
                <w:lang w:val="en-US"/>
              </w:rPr>
              <w:t>:</w:t>
            </w:r>
            <w:r w:rsidRPr="00F34608">
              <w:rPr>
                <w:rFonts w:ascii="Courier New" w:hAnsi="Courier New" w:cs="Courier New"/>
                <w:color w:val="BF1D1A"/>
                <w:sz w:val="23"/>
                <w:szCs w:val="23"/>
                <w:lang w:val="en-US"/>
              </w:rPr>
              <w:t>@"301"</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 </w:t>
            </w:r>
          </w:p>
          <w:p w14:paraId="4290A3ED"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F34608">
              <w:rPr>
                <w:rFonts w:ascii="Courier New" w:hAnsi="Courier New" w:cs="Courier New"/>
                <w:i/>
                <w:iCs/>
                <w:color w:val="11740A"/>
                <w:sz w:val="23"/>
                <w:szCs w:val="23"/>
                <w:lang w:val="en-US"/>
              </w:rPr>
              <w:t xml:space="preserve">//Add the </w:t>
            </w:r>
            <w:proofErr w:type="spellStart"/>
            <w:r w:rsidRPr="00F34608">
              <w:rPr>
                <w:rFonts w:ascii="Courier New" w:hAnsi="Courier New" w:cs="Courier New"/>
                <w:i/>
                <w:iCs/>
                <w:color w:val="11740A"/>
                <w:sz w:val="23"/>
                <w:szCs w:val="23"/>
                <w:lang w:val="en-US"/>
              </w:rPr>
              <w:t>queryitem</w:t>
            </w:r>
            <w:proofErr w:type="spellEnd"/>
            <w:r w:rsidRPr="00F34608">
              <w:rPr>
                <w:rFonts w:ascii="Courier New" w:hAnsi="Courier New" w:cs="Courier New"/>
                <w:i/>
                <w:iCs/>
                <w:color w:val="11740A"/>
                <w:sz w:val="23"/>
                <w:szCs w:val="23"/>
                <w:lang w:val="en-US"/>
              </w:rPr>
              <w:t xml:space="preserve"> in the “</w:t>
            </w:r>
            <w:proofErr w:type="spellStart"/>
            <w:r w:rsidRPr="00F34608">
              <w:rPr>
                <w:rFonts w:ascii="Courier New" w:hAnsi="Courier New" w:cs="Courier New"/>
                <w:i/>
                <w:iCs/>
                <w:color w:val="11740A"/>
                <w:sz w:val="23"/>
                <w:szCs w:val="23"/>
                <w:lang w:val="en-US"/>
              </w:rPr>
              <w:t>queryItems</w:t>
            </w:r>
            <w:proofErr w:type="spellEnd"/>
            <w:r w:rsidRPr="00F34608">
              <w:rPr>
                <w:rFonts w:ascii="Courier New" w:hAnsi="Courier New" w:cs="Courier New"/>
                <w:i/>
                <w:iCs/>
                <w:color w:val="11740A"/>
                <w:sz w:val="23"/>
                <w:szCs w:val="23"/>
                <w:lang w:val="en-US"/>
              </w:rPr>
              <w:t>” array.</w:t>
            </w:r>
          </w:p>
          <w:p w14:paraId="41ED8C8B"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F34608">
              <w:rPr>
                <w:rFonts w:ascii="Courier New" w:hAnsi="Courier New" w:cs="Courier New"/>
                <w:color w:val="002200"/>
                <w:sz w:val="23"/>
                <w:szCs w:val="23"/>
                <w:lang w:val="en-US"/>
              </w:rPr>
              <w:t>[</w:t>
            </w:r>
            <w:proofErr w:type="spellStart"/>
            <w:r w:rsidRPr="00F34608">
              <w:rPr>
                <w:rFonts w:ascii="Courier New" w:hAnsi="Courier New" w:cs="Courier New"/>
                <w:color w:val="0F0F0F"/>
                <w:sz w:val="23"/>
                <w:szCs w:val="23"/>
                <w:lang w:val="en-US"/>
              </w:rPr>
              <w:t>queryItems</w:t>
            </w:r>
            <w:proofErr w:type="spellEnd"/>
            <w:r w:rsidRPr="00F34608">
              <w:rPr>
                <w:rFonts w:ascii="Courier New" w:hAnsi="Courier New" w:cs="Courier New"/>
                <w:color w:val="0F0F0F"/>
                <w:sz w:val="23"/>
                <w:szCs w:val="23"/>
                <w:lang w:val="en-US"/>
              </w:rPr>
              <w:t xml:space="preserve"> </w:t>
            </w:r>
            <w:proofErr w:type="spellStart"/>
            <w:r w:rsidRPr="00F34608">
              <w:rPr>
                <w:rFonts w:ascii="Courier New" w:hAnsi="Courier New" w:cs="Courier New"/>
                <w:color w:val="0F0F0F"/>
                <w:sz w:val="23"/>
                <w:szCs w:val="23"/>
                <w:lang w:val="en-US"/>
              </w:rPr>
              <w:t>addObject</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statusQueryItem</w:t>
            </w:r>
            <w:proofErr w:type="spellEnd"/>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w:t>
            </w:r>
          </w:p>
          <w:p w14:paraId="51359B58"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F34608">
              <w:rPr>
                <w:rFonts w:ascii="Courier New" w:hAnsi="Courier New" w:cs="Courier New"/>
                <w:color w:val="0F0F0F"/>
                <w:sz w:val="23"/>
                <w:szCs w:val="23"/>
                <w:lang w:val="en-US"/>
              </w:rPr>
              <w:t> </w:t>
            </w:r>
          </w:p>
          <w:p w14:paraId="1095598F"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F34608">
              <w:rPr>
                <w:rFonts w:ascii="Courier New" w:hAnsi="Courier New" w:cs="Courier New"/>
                <w:color w:val="400080"/>
                <w:sz w:val="23"/>
                <w:szCs w:val="23"/>
                <w:lang w:val="en-US"/>
              </w:rPr>
              <w:t>NSURL</w:t>
            </w:r>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 </w:t>
            </w:r>
            <w:proofErr w:type="spellStart"/>
            <w:r w:rsidRPr="00F34608">
              <w:rPr>
                <w:rFonts w:ascii="Courier New" w:hAnsi="Courier New" w:cs="Courier New"/>
                <w:color w:val="0F0F0F"/>
                <w:sz w:val="23"/>
                <w:szCs w:val="23"/>
                <w:lang w:val="en-US"/>
              </w:rPr>
              <w:t>fallbackURL</w:t>
            </w:r>
            <w:proofErr w:type="spellEnd"/>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 urlComponents.URL;</w:t>
            </w:r>
            <w:r w:rsidRPr="00F34608">
              <w:rPr>
                <w:rFonts w:ascii="Courier New" w:hAnsi="Courier New" w:cs="Courier New"/>
                <w:i/>
                <w:iCs/>
                <w:color w:val="11740A"/>
                <w:sz w:val="23"/>
                <w:szCs w:val="23"/>
                <w:lang w:val="en-US"/>
              </w:rPr>
              <w:t xml:space="preserve">//after adding the new </w:t>
            </w:r>
            <w:proofErr w:type="spellStart"/>
            <w:r w:rsidRPr="00F34608">
              <w:rPr>
                <w:rFonts w:ascii="Courier New" w:hAnsi="Courier New" w:cs="Courier New"/>
                <w:i/>
                <w:iCs/>
                <w:color w:val="11740A"/>
                <w:sz w:val="23"/>
                <w:szCs w:val="23"/>
                <w:lang w:val="en-US"/>
              </w:rPr>
              <w:t>queryItems</w:t>
            </w:r>
            <w:proofErr w:type="spellEnd"/>
            <w:r w:rsidRPr="00F34608">
              <w:rPr>
                <w:rFonts w:ascii="Courier New" w:hAnsi="Courier New" w:cs="Courier New"/>
                <w:i/>
                <w:iCs/>
                <w:color w:val="11740A"/>
                <w:sz w:val="23"/>
                <w:szCs w:val="23"/>
                <w:lang w:val="en-US"/>
              </w:rPr>
              <w:t xml:space="preserve"> we will get the new </w:t>
            </w:r>
            <w:proofErr w:type="spellStart"/>
            <w:r w:rsidRPr="00F34608">
              <w:rPr>
                <w:rFonts w:ascii="Courier New" w:hAnsi="Courier New" w:cs="Courier New"/>
                <w:i/>
                <w:iCs/>
                <w:color w:val="11740A"/>
                <w:sz w:val="23"/>
                <w:szCs w:val="23"/>
                <w:lang w:val="en-US"/>
              </w:rPr>
              <w:t>fallbackURL</w:t>
            </w:r>
            <w:proofErr w:type="spellEnd"/>
            <w:r w:rsidRPr="00F34608">
              <w:rPr>
                <w:rFonts w:ascii="Courier New" w:hAnsi="Courier New" w:cs="Courier New"/>
                <w:i/>
                <w:iCs/>
                <w:color w:val="11740A"/>
                <w:sz w:val="23"/>
                <w:szCs w:val="23"/>
                <w:lang w:val="en-US"/>
              </w:rPr>
              <w:t xml:space="preserve"> </w:t>
            </w:r>
          </w:p>
          <w:p w14:paraId="4C998D94"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F34608">
              <w:rPr>
                <w:rFonts w:ascii="Courier New" w:hAnsi="Courier New" w:cs="Courier New"/>
                <w:color w:val="0F0F0F"/>
                <w:sz w:val="23"/>
                <w:szCs w:val="23"/>
                <w:lang w:val="en-US"/>
              </w:rPr>
              <w:t xml:space="preserve"> </w:t>
            </w:r>
            <w:r w:rsidRPr="00F34608">
              <w:rPr>
                <w:rFonts w:ascii="Courier New" w:hAnsi="Courier New" w:cs="Courier New"/>
                <w:i/>
                <w:iCs/>
                <w:color w:val="11740A"/>
                <w:sz w:val="23"/>
                <w:szCs w:val="23"/>
                <w:lang w:val="en-US"/>
              </w:rPr>
              <w:t>// navigating back to source application</w:t>
            </w:r>
          </w:p>
          <w:p w14:paraId="39D93D4F"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proofErr w:type="spellStart"/>
            <w:r w:rsidRPr="00F34608">
              <w:rPr>
                <w:rFonts w:ascii="Courier New" w:hAnsi="Courier New" w:cs="Courier New"/>
                <w:color w:val="0F0F0F"/>
                <w:sz w:val="23"/>
                <w:szCs w:val="23"/>
                <w:lang w:val="en-US"/>
              </w:rPr>
              <w:t>UIApplication</w:t>
            </w:r>
            <w:proofErr w:type="spellEnd"/>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application </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proofErr w:type="spellStart"/>
            <w:r w:rsidRPr="00F34608">
              <w:rPr>
                <w:rFonts w:ascii="Courier New" w:hAnsi="Courier New" w:cs="Courier New"/>
                <w:color w:val="0F0F0F"/>
                <w:sz w:val="23"/>
                <w:szCs w:val="23"/>
                <w:lang w:val="en-US"/>
              </w:rPr>
              <w:t>UIApplication</w:t>
            </w:r>
            <w:proofErr w:type="spellEnd"/>
            <w:r w:rsidRPr="00F34608">
              <w:rPr>
                <w:rFonts w:ascii="Courier New" w:hAnsi="Courier New" w:cs="Courier New"/>
                <w:color w:val="0F0F0F"/>
                <w:sz w:val="23"/>
                <w:szCs w:val="23"/>
                <w:lang w:val="en-US"/>
              </w:rPr>
              <w:t xml:space="preserve"> </w:t>
            </w:r>
            <w:proofErr w:type="spellStart"/>
            <w:r w:rsidRPr="00F34608">
              <w:rPr>
                <w:rFonts w:ascii="Courier New" w:hAnsi="Courier New" w:cs="Courier New"/>
                <w:color w:val="0F0F0F"/>
                <w:sz w:val="23"/>
                <w:szCs w:val="23"/>
                <w:lang w:val="en-US"/>
              </w:rPr>
              <w:t>sharedApplication</w:t>
            </w:r>
            <w:proofErr w:type="spellEnd"/>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w:t>
            </w:r>
          </w:p>
          <w:p w14:paraId="5E11D1AB"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F34608">
              <w:rPr>
                <w:rFonts w:ascii="Courier New" w:hAnsi="Courier New" w:cs="Courier New"/>
                <w:color w:val="A61390"/>
                <w:sz w:val="23"/>
                <w:szCs w:val="23"/>
                <w:lang w:val="en-US"/>
              </w:rPr>
              <w:t>if</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application </w:t>
            </w:r>
            <w:proofErr w:type="spellStart"/>
            <w:r w:rsidRPr="00F34608">
              <w:rPr>
                <w:rFonts w:ascii="Courier New" w:hAnsi="Courier New" w:cs="Courier New"/>
                <w:color w:val="0F0F0F"/>
                <w:sz w:val="23"/>
                <w:szCs w:val="23"/>
                <w:lang w:val="en-US"/>
              </w:rPr>
              <w:t>canOpenURL</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fallbackURL</w:t>
            </w:r>
            <w:proofErr w:type="spellEnd"/>
            <w:r w:rsidRPr="00F34608">
              <w:rPr>
                <w:rFonts w:ascii="Courier New" w:hAnsi="Courier New" w:cs="Courier New"/>
                <w:color w:val="002200"/>
                <w:sz w:val="23"/>
                <w:szCs w:val="23"/>
                <w:lang w:val="en-US"/>
              </w:rPr>
              <w:t>]){</w:t>
            </w:r>
          </w:p>
          <w:p w14:paraId="6CA58262"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F34608">
              <w:rPr>
                <w:rFonts w:ascii="Courier New" w:hAnsi="Courier New" w:cs="Courier New"/>
                <w:color w:val="0F0F0F"/>
                <w:sz w:val="23"/>
                <w:szCs w:val="23"/>
                <w:lang w:val="en-US"/>
              </w:rPr>
              <w:t xml:space="preserve">    </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 xml:space="preserve">application </w:t>
            </w:r>
            <w:proofErr w:type="spellStart"/>
            <w:r w:rsidRPr="00F34608">
              <w:rPr>
                <w:rFonts w:ascii="Courier New" w:hAnsi="Courier New" w:cs="Courier New"/>
                <w:color w:val="0F0F0F"/>
                <w:sz w:val="23"/>
                <w:szCs w:val="23"/>
                <w:lang w:val="en-US"/>
              </w:rPr>
              <w:t>openURL</w:t>
            </w:r>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fallbackURL</w:t>
            </w:r>
            <w:proofErr w:type="spellEnd"/>
            <w:r w:rsidRPr="00F34608">
              <w:rPr>
                <w:rFonts w:ascii="Courier New" w:hAnsi="Courier New" w:cs="Courier New"/>
                <w:color w:val="002200"/>
                <w:sz w:val="23"/>
                <w:szCs w:val="23"/>
                <w:lang w:val="en-US"/>
              </w:rPr>
              <w:t>]</w:t>
            </w:r>
            <w:r w:rsidRPr="00F34608">
              <w:rPr>
                <w:rFonts w:ascii="Courier New" w:hAnsi="Courier New" w:cs="Courier New"/>
                <w:color w:val="0F0F0F"/>
                <w:sz w:val="23"/>
                <w:szCs w:val="23"/>
                <w:lang w:val="en-US"/>
              </w:rPr>
              <w:t>;</w:t>
            </w:r>
          </w:p>
          <w:p w14:paraId="2487CDB5" w14:textId="77777777" w:rsidR="0000623E" w:rsidRPr="00F34608"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rPr>
            </w:pPr>
            <w:r w:rsidRPr="00F34608">
              <w:rPr>
                <w:rFonts w:ascii="Courier New" w:hAnsi="Courier New" w:cs="Courier New"/>
                <w:color w:val="002200"/>
                <w:sz w:val="23"/>
                <w:szCs w:val="23"/>
              </w:rPr>
              <w:t>}</w:t>
            </w:r>
          </w:p>
          <w:p w14:paraId="08EB6602" w14:textId="77777777" w:rsidR="0000623E" w:rsidRDefault="0000623E" w:rsidP="007F70B5">
            <w:pPr>
              <w:rPr>
                <w:lang w:val="en-US"/>
              </w:rPr>
            </w:pPr>
          </w:p>
        </w:tc>
      </w:tr>
    </w:tbl>
    <w:p w14:paraId="437E4096" w14:textId="77777777" w:rsidR="0000623E" w:rsidRDefault="0000623E" w:rsidP="0000623E">
      <w:pPr>
        <w:rPr>
          <w:lang w:val="en-US"/>
        </w:rPr>
      </w:pPr>
    </w:p>
    <w:p w14:paraId="5D809681" w14:textId="77777777" w:rsidR="0000623E" w:rsidRPr="0064322E" w:rsidRDefault="0000623E" w:rsidP="0000623E">
      <w:pPr>
        <w:rPr>
          <w:lang w:val="en-US"/>
        </w:rPr>
      </w:pPr>
    </w:p>
    <w:p w14:paraId="291AAECD" w14:textId="77777777" w:rsidR="0000623E" w:rsidRDefault="0000623E" w:rsidP="0000623E">
      <w:pPr>
        <w:rPr>
          <w:lang w:val="en-US"/>
        </w:rPr>
      </w:pPr>
      <w:r>
        <w:rPr>
          <w:lang w:val="en-US"/>
        </w:rPr>
        <w:t>For Example, if your fallback URL is testApp</w:t>
      </w:r>
      <w:r w:rsidRPr="009D012C">
        <w:rPr>
          <w:lang w:val="en-US"/>
        </w:rPr>
        <w:t>://result?myAppData</w:t>
      </w:r>
      <w:r>
        <w:rPr>
          <w:lang w:val="en-US"/>
        </w:rPr>
        <w:t xml:space="preserve"> then Vipps will reply with “</w:t>
      </w:r>
      <w:proofErr w:type="spellStart"/>
      <w:r>
        <w:rPr>
          <w:lang w:val="en-US"/>
        </w:rPr>
        <w:t>testApp</w:t>
      </w:r>
      <w:proofErr w:type="spellEnd"/>
      <w:r>
        <w:rPr>
          <w:lang w:val="en-US"/>
        </w:rPr>
        <w:t>://</w:t>
      </w:r>
      <w:proofErr w:type="spellStart"/>
      <w:r>
        <w:rPr>
          <w:lang w:val="en-US"/>
        </w:rPr>
        <w:t>result?myAppData&amp;status</w:t>
      </w:r>
      <w:proofErr w:type="spellEnd"/>
      <w:r>
        <w:rPr>
          <w:lang w:val="en-US"/>
        </w:rPr>
        <w:t>=301”</w:t>
      </w:r>
    </w:p>
    <w:p w14:paraId="7FB0C370" w14:textId="77777777" w:rsidR="0000623E" w:rsidRPr="009D012C" w:rsidRDefault="0000623E" w:rsidP="0000623E">
      <w:pPr>
        <w:rPr>
          <w:lang w:val="en-US"/>
        </w:rPr>
      </w:pPr>
    </w:p>
    <w:p w14:paraId="3B469F24" w14:textId="77777777" w:rsidR="0000623E" w:rsidRPr="00AA5FD0" w:rsidRDefault="0000623E" w:rsidP="0000623E">
      <w:pPr>
        <w:pStyle w:val="Overskrift5"/>
        <w:rPr>
          <w:u w:val="single"/>
          <w:lang w:val="en-US"/>
        </w:rPr>
      </w:pPr>
      <w:r w:rsidRPr="00AA5FD0">
        <w:rPr>
          <w:u w:val="single"/>
          <w:lang w:val="en-US"/>
        </w:rPr>
        <w:t>Registering 3</w:t>
      </w:r>
      <w:r w:rsidRPr="00AA5FD0">
        <w:rPr>
          <w:u w:val="single"/>
          <w:vertAlign w:val="superscript"/>
          <w:lang w:val="en-US"/>
        </w:rPr>
        <w:t>rd</w:t>
      </w:r>
      <w:r w:rsidRPr="00AA5FD0">
        <w:rPr>
          <w:u w:val="single"/>
          <w:lang w:val="en-US"/>
        </w:rPr>
        <w:t xml:space="preserve"> Party app with URL Scheme and handling custom URL Calls</w:t>
      </w:r>
    </w:p>
    <w:p w14:paraId="1F5400DF" w14:textId="77777777" w:rsidR="0000623E" w:rsidRPr="006210B3" w:rsidRDefault="0000623E" w:rsidP="0000623E">
      <w:pPr>
        <w:shd w:val="clear" w:color="auto" w:fill="FFFFFF"/>
        <w:spacing w:before="100" w:beforeAutospacing="1" w:after="100" w:afterAutospacing="1"/>
        <w:rPr>
          <w:rFonts w:ascii="Helvetica" w:hAnsi="Helvetica" w:cs="Helvetica"/>
          <w:color w:val="222231"/>
          <w:sz w:val="21"/>
          <w:szCs w:val="21"/>
          <w:lang w:val="en-US"/>
        </w:rPr>
      </w:pPr>
      <w:r w:rsidRPr="006210B3">
        <w:rPr>
          <w:rFonts w:ascii="Helvetica" w:hAnsi="Helvetica" w:cs="Helvetica"/>
          <w:color w:val="222231"/>
          <w:sz w:val="21"/>
          <w:szCs w:val="21"/>
          <w:lang w:val="en-US"/>
        </w:rPr>
        <w:t xml:space="preserve">Defining your app's custom URL scheme is all done in the </w:t>
      </w:r>
      <w:proofErr w:type="spellStart"/>
      <w:r w:rsidRPr="006210B3">
        <w:rPr>
          <w:rFonts w:ascii="Helvetica" w:hAnsi="Helvetica" w:cs="Helvetica"/>
          <w:color w:val="222231"/>
          <w:sz w:val="21"/>
          <w:szCs w:val="21"/>
          <w:lang w:val="en-US"/>
        </w:rPr>
        <w:t>Info.plist</w:t>
      </w:r>
      <w:proofErr w:type="spellEnd"/>
      <w:r w:rsidRPr="006210B3">
        <w:rPr>
          <w:rFonts w:ascii="Helvetica" w:hAnsi="Helvetica" w:cs="Helvetica"/>
          <w:color w:val="222231"/>
          <w:sz w:val="21"/>
          <w:szCs w:val="21"/>
          <w:lang w:val="en-US"/>
        </w:rPr>
        <w:t xml:space="preserve"> file. Click on the last line in the file and then click the "+" sign off to the right to add a new line. Select URL Types for the new item. Once that's added, click the grey arrow next to "URL Types" to show "Item 0". Set your URL identifier to a unique string - something like </w:t>
      </w:r>
      <w:proofErr w:type="spellStart"/>
      <w:r w:rsidRPr="006210B3">
        <w:rPr>
          <w:rFonts w:ascii="Helvetica" w:hAnsi="Helvetica" w:cs="Helvetica"/>
          <w:color w:val="222231"/>
          <w:sz w:val="21"/>
          <w:szCs w:val="21"/>
          <w:lang w:val="en-US"/>
        </w:rPr>
        <w:t>com.yourcompany.yourappname</w:t>
      </w:r>
      <w:proofErr w:type="spellEnd"/>
      <w:r w:rsidRPr="006210B3">
        <w:rPr>
          <w:rFonts w:ascii="Helvetica" w:hAnsi="Helvetica" w:cs="Helvetica"/>
          <w:color w:val="222231"/>
          <w:sz w:val="21"/>
          <w:szCs w:val="21"/>
          <w:lang w:val="en-US"/>
        </w:rPr>
        <w:t xml:space="preserve">. </w:t>
      </w:r>
    </w:p>
    <w:p w14:paraId="74B227DA" w14:textId="77777777" w:rsidR="0000623E" w:rsidRPr="006210B3" w:rsidRDefault="0000623E" w:rsidP="0000623E">
      <w:pPr>
        <w:shd w:val="clear" w:color="auto" w:fill="FFFFFF"/>
        <w:spacing w:before="100" w:beforeAutospacing="1" w:after="100" w:afterAutospacing="1"/>
        <w:rPr>
          <w:rFonts w:ascii="Helvetica" w:hAnsi="Helvetica" w:cs="Helvetica"/>
          <w:color w:val="222231"/>
          <w:sz w:val="21"/>
          <w:szCs w:val="21"/>
          <w:lang w:val="en-US"/>
        </w:rPr>
      </w:pPr>
      <w:r w:rsidRPr="006210B3">
        <w:rPr>
          <w:rFonts w:ascii="Helvetica" w:hAnsi="Helvetica" w:cs="Helvetica"/>
          <w:color w:val="222231"/>
          <w:sz w:val="21"/>
          <w:szCs w:val="21"/>
          <w:lang w:val="en-US"/>
        </w:rPr>
        <w:t>After you've set the URL identifier, select that line and click the "+" sign again, and add a new item for URL Schemes. Then click the grey arrow next to "URL Schemes" to reveal "Item 0". Set the value for Item 0 to be your URL scheme name.</w:t>
      </w:r>
    </w:p>
    <w:p w14:paraId="71AFC2EA" w14:textId="77777777" w:rsidR="0000623E" w:rsidRDefault="0000623E" w:rsidP="0000623E">
      <w:pPr>
        <w:rPr>
          <w:lang w:val="en-US"/>
        </w:rPr>
      </w:pPr>
    </w:p>
    <w:p w14:paraId="7ED57A6C" w14:textId="77777777" w:rsidR="0000623E" w:rsidRPr="00355EF8" w:rsidRDefault="0000623E" w:rsidP="0000623E">
      <w:pPr>
        <w:rPr>
          <w:lang w:val="en-US"/>
        </w:rPr>
      </w:pPr>
      <w:r>
        <w:rPr>
          <w:noProof/>
        </w:rPr>
        <w:lastRenderedPageBreak/>
        <w:drawing>
          <wp:inline distT="0" distB="0" distL="0" distR="0" wp14:anchorId="460C5314" wp14:editId="61DC0593">
            <wp:extent cx="5761355" cy="3470275"/>
            <wp:effectExtent l="19050" t="19050" r="1079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05 at 17.05.5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1355" cy="3470275"/>
                    </a:xfrm>
                    <a:prstGeom prst="rect">
                      <a:avLst/>
                    </a:prstGeom>
                    <a:ln>
                      <a:solidFill>
                        <a:schemeClr val="tx1"/>
                      </a:solidFill>
                    </a:ln>
                  </pic:spPr>
                </pic:pic>
              </a:graphicData>
            </a:graphic>
          </wp:inline>
        </w:drawing>
      </w:r>
    </w:p>
    <w:p w14:paraId="5EC68555" w14:textId="77777777" w:rsidR="0000623E" w:rsidRPr="00202946" w:rsidRDefault="0000623E" w:rsidP="0000623E">
      <w:pPr>
        <w:pStyle w:val="NormalWeb"/>
        <w:rPr>
          <w:rFonts w:ascii="Lucida Grande" w:hAnsi="Lucida Grande"/>
          <w:sz w:val="20"/>
          <w:szCs w:val="20"/>
          <w:lang w:val="en-US"/>
        </w:rPr>
      </w:pPr>
      <w:r w:rsidRPr="00202946">
        <w:rPr>
          <w:rFonts w:ascii="Helvetica" w:hAnsi="Helvetica" w:cs="Helvetica"/>
          <w:color w:val="222231"/>
          <w:sz w:val="21"/>
          <w:szCs w:val="21"/>
          <w:lang w:val="en-US"/>
        </w:rPr>
        <w:t>In order for your app to respond when it receives a custom URL call, you must implement the</w:t>
      </w:r>
      <w:r w:rsidRPr="00202946">
        <w:rPr>
          <w:rFonts w:ascii="Lucida Grande" w:hAnsi="Lucida Grande"/>
          <w:sz w:val="20"/>
          <w:szCs w:val="20"/>
          <w:lang w:val="en-US"/>
        </w:rPr>
        <w:t xml:space="preserve"> </w:t>
      </w:r>
      <w:proofErr w:type="spellStart"/>
      <w:r w:rsidRPr="00202946">
        <w:rPr>
          <w:rStyle w:val="icode1"/>
          <w:sz w:val="21"/>
          <w:szCs w:val="21"/>
          <w:lang w:val="en-US"/>
        </w:rPr>
        <w:t>application:handleOpenURL</w:t>
      </w:r>
      <w:proofErr w:type="spellEnd"/>
      <w:r w:rsidRPr="00202946">
        <w:rPr>
          <w:rFonts w:ascii="Lucida Grande" w:hAnsi="Lucida Grande"/>
          <w:sz w:val="20"/>
          <w:szCs w:val="20"/>
          <w:lang w:val="en-US"/>
        </w:rPr>
        <w:t xml:space="preserve"> </w:t>
      </w:r>
      <w:r w:rsidRPr="00202946">
        <w:rPr>
          <w:rFonts w:ascii="Helvetica" w:hAnsi="Helvetica" w:cs="Helvetica"/>
          <w:color w:val="222231"/>
          <w:sz w:val="21"/>
          <w:szCs w:val="21"/>
          <w:lang w:val="en-US"/>
        </w:rPr>
        <w:t>method in the application delegate class:</w:t>
      </w:r>
      <w:r w:rsidRPr="00202946">
        <w:rPr>
          <w:rFonts w:ascii="Lucida Grande" w:hAnsi="Lucida Grande"/>
          <w:sz w:val="20"/>
          <w:szCs w:val="20"/>
          <w:lang w:val="en-US"/>
        </w:rPr>
        <w:t xml:space="preserve"> </w:t>
      </w:r>
    </w:p>
    <w:tbl>
      <w:tblPr>
        <w:tblStyle w:val="Tabellrutenett"/>
        <w:tblW w:w="0" w:type="auto"/>
        <w:tblLook w:val="04A0" w:firstRow="1" w:lastRow="0" w:firstColumn="1" w:lastColumn="0" w:noHBand="0" w:noVBand="1"/>
      </w:tblPr>
      <w:tblGrid>
        <w:gridCol w:w="9063"/>
      </w:tblGrid>
      <w:tr w:rsidR="0000623E" w14:paraId="1C426920" w14:textId="77777777" w:rsidTr="007F70B5">
        <w:tc>
          <w:tcPr>
            <w:tcW w:w="9213" w:type="dxa"/>
          </w:tcPr>
          <w:p w14:paraId="00F5F0B7" w14:textId="77777777" w:rsidR="0000623E" w:rsidRDefault="0000623E" w:rsidP="007F70B5">
            <w:pPr>
              <w:shd w:val="clear" w:color="auto" w:fill="F1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
          <w:p w14:paraId="76203FFE" w14:textId="77777777" w:rsidR="0000623E" w:rsidRPr="00AE2DD2"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AE2DD2">
              <w:rPr>
                <w:rFonts w:ascii="Courier New" w:hAnsi="Courier New" w:cs="Courier New"/>
                <w:color w:val="002200"/>
                <w:sz w:val="23"/>
                <w:szCs w:val="23"/>
                <w:lang w:val="en-US"/>
              </w:rPr>
              <w:t>-</w:t>
            </w:r>
            <w:r w:rsidRPr="00AE2DD2">
              <w:rPr>
                <w:rFonts w:ascii="Courier New" w:hAnsi="Courier New" w:cs="Courier New"/>
                <w:color w:val="0F0F0F"/>
                <w:sz w:val="23"/>
                <w:szCs w:val="23"/>
                <w:lang w:val="en-US"/>
              </w:rPr>
              <w:t xml:space="preserve"> </w:t>
            </w:r>
            <w:r w:rsidRPr="00AE2DD2">
              <w:rPr>
                <w:rFonts w:ascii="Courier New" w:hAnsi="Courier New" w:cs="Courier New"/>
                <w:color w:val="002200"/>
                <w:sz w:val="23"/>
                <w:szCs w:val="23"/>
                <w:lang w:val="en-US"/>
              </w:rPr>
              <w:t>(</w:t>
            </w:r>
            <w:r w:rsidRPr="00AE2DD2">
              <w:rPr>
                <w:rFonts w:ascii="Courier New" w:hAnsi="Courier New" w:cs="Courier New"/>
                <w:color w:val="A61390"/>
                <w:sz w:val="23"/>
                <w:szCs w:val="23"/>
                <w:lang w:val="en-US"/>
              </w:rPr>
              <w:t>BOOL</w:t>
            </w:r>
            <w:r w:rsidRPr="00AE2DD2">
              <w:rPr>
                <w:rFonts w:ascii="Courier New" w:hAnsi="Courier New" w:cs="Courier New"/>
                <w:color w:val="002200"/>
                <w:sz w:val="23"/>
                <w:szCs w:val="23"/>
                <w:lang w:val="en-US"/>
              </w:rPr>
              <w:t>)</w:t>
            </w:r>
            <w:r w:rsidRPr="00AE2DD2">
              <w:rPr>
                <w:rFonts w:ascii="Courier New" w:hAnsi="Courier New" w:cs="Courier New"/>
                <w:color w:val="0F0F0F"/>
                <w:sz w:val="23"/>
                <w:szCs w:val="23"/>
                <w:lang w:val="en-US"/>
              </w:rPr>
              <w:t>application</w:t>
            </w:r>
            <w:r w:rsidRPr="00AE2DD2">
              <w:rPr>
                <w:rFonts w:ascii="Courier New" w:hAnsi="Courier New" w:cs="Courier New"/>
                <w:color w:val="002200"/>
                <w:sz w:val="23"/>
                <w:szCs w:val="23"/>
                <w:lang w:val="en-US"/>
              </w:rPr>
              <w:t>:(</w:t>
            </w:r>
            <w:proofErr w:type="spellStart"/>
            <w:r w:rsidRPr="00AE2DD2">
              <w:rPr>
                <w:rFonts w:ascii="Courier New" w:hAnsi="Courier New" w:cs="Courier New"/>
                <w:color w:val="0F0F0F"/>
                <w:sz w:val="23"/>
                <w:szCs w:val="23"/>
                <w:lang w:val="en-US"/>
              </w:rPr>
              <w:t>UIApplication</w:t>
            </w:r>
            <w:proofErr w:type="spellEnd"/>
            <w:r w:rsidRPr="00AE2DD2">
              <w:rPr>
                <w:rFonts w:ascii="Courier New" w:hAnsi="Courier New" w:cs="Courier New"/>
                <w:color w:val="0F0F0F"/>
                <w:sz w:val="23"/>
                <w:szCs w:val="23"/>
                <w:lang w:val="en-US"/>
              </w:rPr>
              <w:t xml:space="preserve"> </w:t>
            </w:r>
            <w:r w:rsidRPr="00AE2DD2">
              <w:rPr>
                <w:rFonts w:ascii="Courier New" w:hAnsi="Courier New" w:cs="Courier New"/>
                <w:color w:val="002200"/>
                <w:sz w:val="23"/>
                <w:szCs w:val="23"/>
                <w:lang w:val="en-US"/>
              </w:rPr>
              <w:t>*)</w:t>
            </w:r>
            <w:r w:rsidRPr="00AE2DD2">
              <w:rPr>
                <w:rFonts w:ascii="Courier New" w:hAnsi="Courier New" w:cs="Courier New"/>
                <w:color w:val="0F0F0F"/>
                <w:sz w:val="23"/>
                <w:szCs w:val="23"/>
                <w:lang w:val="en-US"/>
              </w:rPr>
              <w:t xml:space="preserve">application </w:t>
            </w:r>
            <w:proofErr w:type="spellStart"/>
            <w:r w:rsidRPr="00AE2DD2">
              <w:rPr>
                <w:rFonts w:ascii="Courier New" w:hAnsi="Courier New" w:cs="Courier New"/>
                <w:color w:val="0F0F0F"/>
                <w:sz w:val="23"/>
                <w:szCs w:val="23"/>
                <w:lang w:val="en-US"/>
              </w:rPr>
              <w:t>handleOpenURL</w:t>
            </w:r>
            <w:proofErr w:type="spellEnd"/>
            <w:r w:rsidRPr="00AE2DD2">
              <w:rPr>
                <w:rFonts w:ascii="Courier New" w:hAnsi="Courier New" w:cs="Courier New"/>
                <w:color w:val="002200"/>
                <w:sz w:val="23"/>
                <w:szCs w:val="23"/>
                <w:lang w:val="en-US"/>
              </w:rPr>
              <w:t>:(</w:t>
            </w:r>
            <w:r w:rsidRPr="00AE2DD2">
              <w:rPr>
                <w:rFonts w:ascii="Courier New" w:hAnsi="Courier New" w:cs="Courier New"/>
                <w:color w:val="400080"/>
                <w:sz w:val="23"/>
                <w:szCs w:val="23"/>
                <w:lang w:val="en-US"/>
              </w:rPr>
              <w:t>NSURL</w:t>
            </w:r>
            <w:r w:rsidRPr="00AE2DD2">
              <w:rPr>
                <w:rFonts w:ascii="Courier New" w:hAnsi="Courier New" w:cs="Courier New"/>
                <w:color w:val="0F0F0F"/>
                <w:sz w:val="23"/>
                <w:szCs w:val="23"/>
                <w:lang w:val="en-US"/>
              </w:rPr>
              <w:t xml:space="preserve"> </w:t>
            </w:r>
            <w:r w:rsidRPr="00AE2DD2">
              <w:rPr>
                <w:rFonts w:ascii="Courier New" w:hAnsi="Courier New" w:cs="Courier New"/>
                <w:color w:val="002200"/>
                <w:sz w:val="23"/>
                <w:szCs w:val="23"/>
                <w:lang w:val="en-US"/>
              </w:rPr>
              <w:t>*)</w:t>
            </w:r>
            <w:proofErr w:type="spellStart"/>
            <w:r w:rsidRPr="00AE2DD2">
              <w:rPr>
                <w:rFonts w:ascii="Courier New" w:hAnsi="Courier New" w:cs="Courier New"/>
                <w:color w:val="0F0F0F"/>
                <w:sz w:val="23"/>
                <w:szCs w:val="23"/>
                <w:lang w:val="en-US"/>
              </w:rPr>
              <w:t>url</w:t>
            </w:r>
            <w:proofErr w:type="spellEnd"/>
            <w:r w:rsidRPr="00AE2DD2">
              <w:rPr>
                <w:rFonts w:ascii="Courier New" w:hAnsi="Courier New" w:cs="Courier New"/>
                <w:color w:val="0F0F0F"/>
                <w:sz w:val="23"/>
                <w:szCs w:val="23"/>
                <w:lang w:val="en-US"/>
              </w:rPr>
              <w:t xml:space="preserve"> </w:t>
            </w:r>
            <w:r w:rsidRPr="00AE2DD2">
              <w:rPr>
                <w:rFonts w:ascii="Courier New" w:hAnsi="Courier New" w:cs="Courier New"/>
                <w:color w:val="002200"/>
                <w:sz w:val="23"/>
                <w:szCs w:val="23"/>
                <w:lang w:val="en-US"/>
              </w:rPr>
              <w:t>{</w:t>
            </w:r>
          </w:p>
          <w:p w14:paraId="4E43F739" w14:textId="77777777" w:rsidR="0000623E" w:rsidRPr="00AE2DD2"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AE2DD2">
              <w:rPr>
                <w:rFonts w:ascii="Courier New" w:hAnsi="Courier New" w:cs="Courier New"/>
                <w:color w:val="0F0F0F"/>
                <w:sz w:val="23"/>
                <w:szCs w:val="23"/>
                <w:lang w:val="en-US"/>
              </w:rPr>
              <w:t xml:space="preserve">    </w:t>
            </w:r>
            <w:r w:rsidRPr="00AE2DD2">
              <w:rPr>
                <w:rFonts w:ascii="Courier New" w:hAnsi="Courier New" w:cs="Courier New"/>
                <w:i/>
                <w:iCs/>
                <w:color w:val="11740A"/>
                <w:sz w:val="23"/>
                <w:szCs w:val="23"/>
                <w:lang w:val="en-US"/>
              </w:rPr>
              <w:t>// handler your code here</w:t>
            </w:r>
          </w:p>
          <w:p w14:paraId="20702624" w14:textId="77777777" w:rsidR="0000623E" w:rsidRPr="00AE2DD2"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AE2DD2">
              <w:rPr>
                <w:rFonts w:ascii="Courier New" w:hAnsi="Courier New" w:cs="Courier New"/>
                <w:color w:val="0F0F0F"/>
                <w:sz w:val="23"/>
                <w:szCs w:val="23"/>
                <w:lang w:val="en-US"/>
              </w:rPr>
              <w:t xml:space="preserve">    </w:t>
            </w:r>
            <w:proofErr w:type="spellStart"/>
            <w:r w:rsidRPr="00AE2DD2">
              <w:rPr>
                <w:rFonts w:ascii="Courier New" w:hAnsi="Courier New" w:cs="Courier New"/>
                <w:color w:val="0F0F0F"/>
                <w:sz w:val="23"/>
                <w:szCs w:val="23"/>
                <w:lang w:val="en-US"/>
              </w:rPr>
              <w:t>NSURLComponents</w:t>
            </w:r>
            <w:proofErr w:type="spellEnd"/>
            <w:r w:rsidRPr="00AE2DD2">
              <w:rPr>
                <w:rFonts w:ascii="Courier New" w:hAnsi="Courier New" w:cs="Courier New"/>
                <w:color w:val="0F0F0F"/>
                <w:sz w:val="23"/>
                <w:szCs w:val="23"/>
                <w:lang w:val="en-US"/>
              </w:rPr>
              <w:t xml:space="preserve"> </w:t>
            </w:r>
            <w:r w:rsidRPr="00AE2DD2">
              <w:rPr>
                <w:rFonts w:ascii="Courier New" w:hAnsi="Courier New" w:cs="Courier New"/>
                <w:color w:val="002200"/>
                <w:sz w:val="23"/>
                <w:szCs w:val="23"/>
                <w:lang w:val="en-US"/>
              </w:rPr>
              <w:t>*</w:t>
            </w:r>
            <w:proofErr w:type="spellStart"/>
            <w:r w:rsidRPr="00AE2DD2">
              <w:rPr>
                <w:rFonts w:ascii="Courier New" w:hAnsi="Courier New" w:cs="Courier New"/>
                <w:color w:val="0F0F0F"/>
                <w:sz w:val="23"/>
                <w:szCs w:val="23"/>
                <w:lang w:val="en-US"/>
              </w:rPr>
              <w:t>urlComponents</w:t>
            </w:r>
            <w:proofErr w:type="spellEnd"/>
            <w:r w:rsidRPr="00AE2DD2">
              <w:rPr>
                <w:rFonts w:ascii="Courier New" w:hAnsi="Courier New" w:cs="Courier New"/>
                <w:color w:val="0F0F0F"/>
                <w:sz w:val="23"/>
                <w:szCs w:val="23"/>
                <w:lang w:val="en-US"/>
              </w:rPr>
              <w:t xml:space="preserve"> </w:t>
            </w:r>
            <w:r w:rsidRPr="00AE2DD2">
              <w:rPr>
                <w:rFonts w:ascii="Courier New" w:hAnsi="Courier New" w:cs="Courier New"/>
                <w:color w:val="002200"/>
                <w:sz w:val="23"/>
                <w:szCs w:val="23"/>
                <w:lang w:val="en-US"/>
              </w:rPr>
              <w:t>=</w:t>
            </w:r>
            <w:r w:rsidRPr="00AE2DD2">
              <w:rPr>
                <w:rFonts w:ascii="Courier New" w:hAnsi="Courier New" w:cs="Courier New"/>
                <w:color w:val="0F0F0F"/>
                <w:sz w:val="23"/>
                <w:szCs w:val="23"/>
                <w:lang w:val="en-US"/>
              </w:rPr>
              <w:t xml:space="preserve"> </w:t>
            </w:r>
            <w:r w:rsidRPr="00AE2DD2">
              <w:rPr>
                <w:rFonts w:ascii="Courier New" w:hAnsi="Courier New" w:cs="Courier New"/>
                <w:color w:val="002200"/>
                <w:sz w:val="23"/>
                <w:szCs w:val="23"/>
                <w:lang w:val="en-US"/>
              </w:rPr>
              <w:t>[</w:t>
            </w:r>
            <w:proofErr w:type="spellStart"/>
            <w:r w:rsidRPr="00AE2DD2">
              <w:rPr>
                <w:rFonts w:ascii="Courier New" w:hAnsi="Courier New" w:cs="Courier New"/>
                <w:color w:val="0F0F0F"/>
                <w:sz w:val="23"/>
                <w:szCs w:val="23"/>
                <w:lang w:val="en-US"/>
              </w:rPr>
              <w:t>NSURLComponents</w:t>
            </w:r>
            <w:proofErr w:type="spellEnd"/>
            <w:r w:rsidRPr="00AE2DD2">
              <w:rPr>
                <w:rFonts w:ascii="Courier New" w:hAnsi="Courier New" w:cs="Courier New"/>
                <w:color w:val="0F0F0F"/>
                <w:sz w:val="23"/>
                <w:szCs w:val="23"/>
                <w:lang w:val="en-US"/>
              </w:rPr>
              <w:t xml:space="preserve">     </w:t>
            </w:r>
            <w:proofErr w:type="spellStart"/>
            <w:r w:rsidRPr="00AE2DD2">
              <w:rPr>
                <w:rFonts w:ascii="Courier New" w:hAnsi="Courier New" w:cs="Courier New"/>
                <w:color w:val="0F0F0F"/>
                <w:sz w:val="23"/>
                <w:szCs w:val="23"/>
                <w:lang w:val="en-US"/>
              </w:rPr>
              <w:t>componentsWithString</w:t>
            </w:r>
            <w:r w:rsidRPr="00AE2DD2">
              <w:rPr>
                <w:rFonts w:ascii="Courier New" w:hAnsi="Courier New" w:cs="Courier New"/>
                <w:color w:val="002200"/>
                <w:sz w:val="23"/>
                <w:szCs w:val="23"/>
                <w:lang w:val="en-US"/>
              </w:rPr>
              <w:t>:</w:t>
            </w:r>
            <w:r w:rsidRPr="00AE2DD2">
              <w:rPr>
                <w:rFonts w:ascii="Courier New" w:hAnsi="Courier New" w:cs="Courier New"/>
                <w:color w:val="0F0F0F"/>
                <w:sz w:val="23"/>
                <w:szCs w:val="23"/>
                <w:lang w:val="en-US"/>
              </w:rPr>
              <w:t>baseURL</w:t>
            </w:r>
            <w:proofErr w:type="spellEnd"/>
            <w:r w:rsidRPr="00AE2DD2">
              <w:rPr>
                <w:rFonts w:ascii="Courier New" w:hAnsi="Courier New" w:cs="Courier New"/>
                <w:color w:val="002200"/>
                <w:sz w:val="23"/>
                <w:szCs w:val="23"/>
                <w:lang w:val="en-US"/>
              </w:rPr>
              <w:t>]</w:t>
            </w:r>
            <w:r w:rsidRPr="00AE2DD2">
              <w:rPr>
                <w:rFonts w:ascii="Courier New" w:hAnsi="Courier New" w:cs="Courier New"/>
                <w:color w:val="0F0F0F"/>
                <w:sz w:val="23"/>
                <w:szCs w:val="23"/>
                <w:lang w:val="en-US"/>
              </w:rPr>
              <w:t xml:space="preserve">; </w:t>
            </w:r>
          </w:p>
          <w:p w14:paraId="09740427" w14:textId="77777777" w:rsidR="0000623E" w:rsidRPr="00AE2DD2"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AE2DD2">
              <w:rPr>
                <w:rFonts w:ascii="Courier New" w:hAnsi="Courier New" w:cs="Courier New"/>
                <w:color w:val="0F0F0F"/>
                <w:sz w:val="23"/>
                <w:szCs w:val="23"/>
                <w:lang w:val="en-US"/>
              </w:rPr>
              <w:t> </w:t>
            </w:r>
          </w:p>
          <w:p w14:paraId="42D0142D" w14:textId="77777777" w:rsidR="0000623E" w:rsidRPr="00AE2DD2"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AE2DD2">
              <w:rPr>
                <w:rFonts w:ascii="Courier New" w:hAnsi="Courier New" w:cs="Courier New"/>
                <w:color w:val="0F0F0F"/>
                <w:sz w:val="23"/>
                <w:szCs w:val="23"/>
                <w:lang w:val="en-US"/>
              </w:rPr>
              <w:t xml:space="preserve">    </w:t>
            </w:r>
            <w:proofErr w:type="spellStart"/>
            <w:r w:rsidRPr="00AE2DD2">
              <w:rPr>
                <w:rFonts w:ascii="Courier New" w:hAnsi="Courier New" w:cs="Courier New"/>
                <w:color w:val="400080"/>
                <w:sz w:val="23"/>
                <w:szCs w:val="23"/>
                <w:lang w:val="en-US"/>
              </w:rPr>
              <w:t>NSMutableArray</w:t>
            </w:r>
            <w:proofErr w:type="spellEnd"/>
            <w:r w:rsidRPr="00AE2DD2">
              <w:rPr>
                <w:rFonts w:ascii="Courier New" w:hAnsi="Courier New" w:cs="Courier New"/>
                <w:color w:val="0F0F0F"/>
                <w:sz w:val="23"/>
                <w:szCs w:val="23"/>
                <w:lang w:val="en-US"/>
              </w:rPr>
              <w:t xml:space="preserve"> &lt;</w:t>
            </w:r>
            <w:proofErr w:type="spellStart"/>
            <w:r w:rsidRPr="00AE2DD2">
              <w:rPr>
                <w:rFonts w:ascii="Courier New" w:hAnsi="Courier New" w:cs="Courier New"/>
                <w:color w:val="0F0F0F"/>
                <w:sz w:val="23"/>
                <w:szCs w:val="23"/>
                <w:lang w:val="en-US"/>
              </w:rPr>
              <w:t>NSURLQueryItem</w:t>
            </w:r>
            <w:proofErr w:type="spellEnd"/>
            <w:r w:rsidRPr="00AE2DD2">
              <w:rPr>
                <w:rFonts w:ascii="Courier New" w:hAnsi="Courier New" w:cs="Courier New"/>
                <w:color w:val="0F0F0F"/>
                <w:sz w:val="23"/>
                <w:szCs w:val="23"/>
                <w:lang w:val="en-US"/>
              </w:rPr>
              <w:t xml:space="preserve"> </w:t>
            </w:r>
            <w:r w:rsidRPr="00AE2DD2">
              <w:rPr>
                <w:rFonts w:ascii="Courier New" w:hAnsi="Courier New" w:cs="Courier New"/>
                <w:color w:val="002200"/>
                <w:sz w:val="23"/>
                <w:szCs w:val="23"/>
                <w:lang w:val="en-US"/>
              </w:rPr>
              <w:t>*</w:t>
            </w:r>
            <w:r w:rsidRPr="00AE2DD2">
              <w:rPr>
                <w:rFonts w:ascii="Courier New" w:hAnsi="Courier New" w:cs="Courier New"/>
                <w:color w:val="0F0F0F"/>
                <w:sz w:val="23"/>
                <w:szCs w:val="23"/>
                <w:lang w:val="en-US"/>
              </w:rPr>
              <w:t>&gt;</w:t>
            </w:r>
            <w:r w:rsidRPr="00AE2DD2">
              <w:rPr>
                <w:rFonts w:ascii="Courier New" w:hAnsi="Courier New" w:cs="Courier New"/>
                <w:color w:val="002200"/>
                <w:sz w:val="23"/>
                <w:szCs w:val="23"/>
                <w:lang w:val="en-US"/>
              </w:rPr>
              <w:t>*</w:t>
            </w:r>
            <w:proofErr w:type="spellStart"/>
            <w:r w:rsidRPr="00AE2DD2">
              <w:rPr>
                <w:rFonts w:ascii="Courier New" w:hAnsi="Courier New" w:cs="Courier New"/>
                <w:color w:val="0F0F0F"/>
                <w:sz w:val="23"/>
                <w:szCs w:val="23"/>
                <w:lang w:val="en-US"/>
              </w:rPr>
              <w:t>queryItems</w:t>
            </w:r>
            <w:proofErr w:type="spellEnd"/>
            <w:r w:rsidRPr="00AE2DD2">
              <w:rPr>
                <w:rFonts w:ascii="Courier New" w:hAnsi="Courier New" w:cs="Courier New"/>
                <w:color w:val="0F0F0F"/>
                <w:sz w:val="23"/>
                <w:szCs w:val="23"/>
                <w:lang w:val="en-US"/>
              </w:rPr>
              <w:t xml:space="preserve"> </w:t>
            </w:r>
            <w:r w:rsidRPr="00AE2DD2">
              <w:rPr>
                <w:rFonts w:ascii="Courier New" w:hAnsi="Courier New" w:cs="Courier New"/>
                <w:color w:val="002200"/>
                <w:sz w:val="23"/>
                <w:szCs w:val="23"/>
                <w:lang w:val="en-US"/>
              </w:rPr>
              <w:t>=</w:t>
            </w:r>
            <w:r w:rsidRPr="00AE2DD2">
              <w:rPr>
                <w:rFonts w:ascii="Courier New" w:hAnsi="Courier New" w:cs="Courier New"/>
                <w:color w:val="0F0F0F"/>
                <w:sz w:val="23"/>
                <w:szCs w:val="23"/>
                <w:lang w:val="en-US"/>
              </w:rPr>
              <w:t xml:space="preserve"> </w:t>
            </w:r>
            <w:proofErr w:type="spellStart"/>
            <w:r w:rsidRPr="00AE2DD2">
              <w:rPr>
                <w:rFonts w:ascii="Courier New" w:hAnsi="Courier New" w:cs="Courier New"/>
                <w:color w:val="0F0F0F"/>
                <w:sz w:val="23"/>
                <w:szCs w:val="23"/>
                <w:lang w:val="en-US"/>
              </w:rPr>
              <w:t>urlComponents.queryItems</w:t>
            </w:r>
            <w:proofErr w:type="spellEnd"/>
            <w:r w:rsidRPr="00AE2DD2">
              <w:rPr>
                <w:rFonts w:ascii="Courier New" w:hAnsi="Courier New" w:cs="Courier New"/>
                <w:color w:val="0F0F0F"/>
                <w:sz w:val="23"/>
                <w:szCs w:val="23"/>
                <w:lang w:val="en-US"/>
              </w:rPr>
              <w:t>;</w:t>
            </w:r>
          </w:p>
          <w:p w14:paraId="43A2CB2E" w14:textId="77777777" w:rsidR="0000623E" w:rsidRPr="00AE2DD2"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AE2DD2">
              <w:rPr>
                <w:rFonts w:ascii="Courier New" w:hAnsi="Courier New" w:cs="Courier New"/>
                <w:color w:val="0F0F0F"/>
                <w:sz w:val="23"/>
                <w:szCs w:val="23"/>
                <w:lang w:val="en-US"/>
              </w:rPr>
              <w:t> </w:t>
            </w:r>
          </w:p>
          <w:p w14:paraId="57596C77" w14:textId="77777777" w:rsidR="0000623E" w:rsidRPr="00AE2DD2"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lang w:val="en-US"/>
              </w:rPr>
            </w:pPr>
            <w:r w:rsidRPr="00AE2DD2">
              <w:rPr>
                <w:rFonts w:ascii="Courier New" w:hAnsi="Courier New" w:cs="Courier New"/>
                <w:color w:val="0F0F0F"/>
                <w:sz w:val="23"/>
                <w:szCs w:val="23"/>
                <w:lang w:val="en-US"/>
              </w:rPr>
              <w:t xml:space="preserve">    </w:t>
            </w:r>
            <w:r w:rsidRPr="00AE2DD2">
              <w:rPr>
                <w:rFonts w:ascii="Courier New" w:hAnsi="Courier New" w:cs="Courier New"/>
                <w:i/>
                <w:iCs/>
                <w:color w:val="11740A"/>
                <w:sz w:val="23"/>
                <w:szCs w:val="23"/>
                <w:lang w:val="en-US"/>
              </w:rPr>
              <w:t xml:space="preserve">//fetch the value of a particular </w:t>
            </w:r>
            <w:proofErr w:type="spellStart"/>
            <w:r w:rsidRPr="00AE2DD2">
              <w:rPr>
                <w:rFonts w:ascii="Courier New" w:hAnsi="Courier New" w:cs="Courier New"/>
                <w:i/>
                <w:iCs/>
                <w:color w:val="11740A"/>
                <w:sz w:val="23"/>
                <w:szCs w:val="23"/>
                <w:lang w:val="en-US"/>
              </w:rPr>
              <w:t>paramerter</w:t>
            </w:r>
            <w:proofErr w:type="spellEnd"/>
            <w:r w:rsidRPr="00AE2DD2">
              <w:rPr>
                <w:rFonts w:ascii="Courier New" w:hAnsi="Courier New" w:cs="Courier New"/>
                <w:i/>
                <w:iCs/>
                <w:color w:val="11740A"/>
                <w:sz w:val="23"/>
                <w:szCs w:val="23"/>
                <w:lang w:val="en-US"/>
              </w:rPr>
              <w:t xml:space="preserve"> from </w:t>
            </w:r>
            <w:proofErr w:type="spellStart"/>
            <w:r w:rsidRPr="00AE2DD2">
              <w:rPr>
                <w:rFonts w:ascii="Courier New" w:hAnsi="Courier New" w:cs="Courier New"/>
                <w:i/>
                <w:iCs/>
                <w:color w:val="11740A"/>
                <w:sz w:val="23"/>
                <w:szCs w:val="23"/>
                <w:lang w:val="en-US"/>
              </w:rPr>
              <w:t>queryItems</w:t>
            </w:r>
            <w:proofErr w:type="spellEnd"/>
            <w:r w:rsidRPr="00AE2DD2">
              <w:rPr>
                <w:rFonts w:ascii="Courier New" w:hAnsi="Courier New" w:cs="Courier New"/>
                <w:i/>
                <w:iCs/>
                <w:color w:val="11740A"/>
                <w:sz w:val="23"/>
                <w:szCs w:val="23"/>
                <w:lang w:val="en-US"/>
              </w:rPr>
              <w:t xml:space="preserve"> array. </w:t>
            </w:r>
          </w:p>
          <w:p w14:paraId="1CA2F962" w14:textId="77777777" w:rsidR="0000623E" w:rsidRPr="00AE2DD2" w:rsidRDefault="0000623E" w:rsidP="007F70B5">
            <w:pPr>
              <w:pBdr>
                <w:top w:val="single" w:sz="6" w:space="5" w:color="999999"/>
                <w:left w:val="single" w:sz="6" w:space="5" w:color="999999"/>
                <w:bottom w:val="single" w:sz="6" w:space="5" w:color="999999"/>
                <w:right w:val="single" w:sz="6" w:space="5" w:color="999999"/>
              </w:pBd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F0F0F"/>
                <w:sz w:val="23"/>
                <w:szCs w:val="23"/>
              </w:rPr>
            </w:pPr>
            <w:r w:rsidRPr="00AE2DD2">
              <w:rPr>
                <w:rFonts w:ascii="Courier New" w:hAnsi="Courier New" w:cs="Courier New"/>
                <w:color w:val="002200"/>
                <w:sz w:val="23"/>
                <w:szCs w:val="23"/>
              </w:rPr>
              <w:t>}</w:t>
            </w:r>
          </w:p>
          <w:p w14:paraId="3345EA83" w14:textId="77777777" w:rsidR="0000623E" w:rsidRPr="00D41BB4" w:rsidRDefault="0000623E" w:rsidP="007F70B5">
            <w:pPr>
              <w:rPr>
                <w:rFonts w:ascii="Times New Roman" w:hAnsi="Times New Roman"/>
                <w:sz w:val="24"/>
                <w:lang w:val="en-US"/>
              </w:rPr>
            </w:pPr>
          </w:p>
        </w:tc>
      </w:tr>
    </w:tbl>
    <w:p w14:paraId="3AC7B9AE" w14:textId="77777777" w:rsidR="0000623E" w:rsidRPr="0064322E" w:rsidRDefault="0000623E" w:rsidP="0000623E">
      <w:pPr>
        <w:rPr>
          <w:lang w:val="en-US"/>
        </w:rPr>
      </w:pPr>
    </w:p>
    <w:p w14:paraId="1B2B25E0" w14:textId="77777777" w:rsidR="0000623E" w:rsidRPr="00E77CA8" w:rsidRDefault="0000623E" w:rsidP="0000623E">
      <w:pPr>
        <w:rPr>
          <w:lang w:val="en-US"/>
        </w:rPr>
      </w:pPr>
    </w:p>
    <w:p w14:paraId="6158B7CC" w14:textId="77777777" w:rsidR="0000623E" w:rsidRDefault="0000623E" w:rsidP="0000623E">
      <w:pPr>
        <w:pStyle w:val="Overskrift3"/>
        <w:tabs>
          <w:tab w:val="clear" w:pos="426"/>
          <w:tab w:val="num" w:pos="567"/>
        </w:tabs>
        <w:ind w:left="567"/>
        <w:rPr>
          <w:lang w:val="en-US"/>
        </w:rPr>
      </w:pPr>
      <w:bookmarkStart w:id="153" w:name="_Toc499127667"/>
      <w:proofErr w:type="spellStart"/>
      <w:r>
        <w:rPr>
          <w:lang w:val="en-US"/>
        </w:rPr>
        <w:t>Appswitch</w:t>
      </w:r>
      <w:proofErr w:type="spellEnd"/>
      <w:r>
        <w:rPr>
          <w:lang w:val="en-US"/>
        </w:rPr>
        <w:t xml:space="preserve"> with Android platform</w:t>
      </w:r>
      <w:bookmarkEnd w:id="153"/>
    </w:p>
    <w:p w14:paraId="238FFA82" w14:textId="77777777" w:rsidR="0000623E" w:rsidRDefault="0000623E" w:rsidP="0000623E">
      <w:pPr>
        <w:rPr>
          <w:lang w:val="en-US"/>
        </w:rPr>
      </w:pPr>
      <w:r>
        <w:rPr>
          <w:lang w:val="en-US"/>
        </w:rPr>
        <w:t xml:space="preserve">Following section explains how </w:t>
      </w:r>
      <w:proofErr w:type="spellStart"/>
      <w:r>
        <w:rPr>
          <w:lang w:val="en-US"/>
        </w:rPr>
        <w:t>appswitch</w:t>
      </w:r>
      <w:proofErr w:type="spellEnd"/>
      <w:r>
        <w:rPr>
          <w:lang w:val="en-US"/>
        </w:rPr>
        <w:t xml:space="preserve"> will happen for Vipps app on Android platform.</w:t>
      </w:r>
    </w:p>
    <w:p w14:paraId="658A0831" w14:textId="77777777" w:rsidR="0000623E" w:rsidRDefault="0000623E" w:rsidP="0000623E">
      <w:pPr>
        <w:rPr>
          <w:lang w:val="en-US"/>
        </w:rPr>
      </w:pPr>
    </w:p>
    <w:p w14:paraId="7B693E20" w14:textId="77777777" w:rsidR="0000623E" w:rsidRDefault="0000623E" w:rsidP="0000623E">
      <w:pPr>
        <w:pStyle w:val="Overskrift4"/>
        <w:tabs>
          <w:tab w:val="clear" w:pos="0"/>
          <w:tab w:val="num" w:pos="567"/>
        </w:tabs>
        <w:rPr>
          <w:sz w:val="18"/>
          <w:lang w:val="en-US"/>
        </w:rPr>
      </w:pPr>
      <w:r w:rsidRPr="00DF45BA">
        <w:rPr>
          <w:sz w:val="18"/>
          <w:lang w:val="en-US"/>
        </w:rPr>
        <w:t xml:space="preserve"> </w:t>
      </w:r>
      <w:bookmarkStart w:id="154" w:name="_Toc499127668"/>
      <w:r w:rsidRPr="00DF45BA">
        <w:rPr>
          <w:sz w:val="18"/>
          <w:lang w:val="en-US"/>
        </w:rPr>
        <w:t>Overview for Android</w:t>
      </w:r>
      <w:bookmarkEnd w:id="154"/>
    </w:p>
    <w:p w14:paraId="0F815B46" w14:textId="77777777" w:rsidR="0000623E" w:rsidRPr="00DF45BA" w:rsidRDefault="0000623E" w:rsidP="0000623E">
      <w:pPr>
        <w:rPr>
          <w:lang w:val="en-US"/>
        </w:rPr>
      </w:pPr>
    </w:p>
    <w:p w14:paraId="70973377" w14:textId="77777777" w:rsidR="0000623E" w:rsidRDefault="0000623E" w:rsidP="0000623E">
      <w:pPr>
        <w:rPr>
          <w:lang w:val="en-US"/>
        </w:rPr>
      </w:pPr>
      <w:r>
        <w:rPr>
          <w:lang w:val="en-US"/>
        </w:rPr>
        <w:t xml:space="preserve">Vipps Android platform supports two ways of </w:t>
      </w:r>
      <w:proofErr w:type="spellStart"/>
      <w:r>
        <w:rPr>
          <w:lang w:val="en-US"/>
        </w:rPr>
        <w:t>appswitch</w:t>
      </w:r>
      <w:proofErr w:type="spellEnd"/>
      <w:r>
        <w:rPr>
          <w:lang w:val="en-US"/>
        </w:rPr>
        <w:t xml:space="preserve"> integration:</w:t>
      </w:r>
    </w:p>
    <w:p w14:paraId="739E4E6B" w14:textId="77777777" w:rsidR="0000623E" w:rsidRDefault="0000623E" w:rsidP="0000623E">
      <w:pPr>
        <w:pStyle w:val="Listeavsnitt"/>
        <w:numPr>
          <w:ilvl w:val="0"/>
          <w:numId w:val="14"/>
        </w:numPr>
        <w:rPr>
          <w:lang w:val="en-US"/>
        </w:rPr>
      </w:pPr>
      <w:r>
        <w:rPr>
          <w:lang w:val="en-US"/>
        </w:rPr>
        <w:t>Use “</w:t>
      </w:r>
      <w:proofErr w:type="spellStart"/>
      <w:r>
        <w:rPr>
          <w:lang w:val="en-US"/>
        </w:rPr>
        <w:t>startActivityForResult</w:t>
      </w:r>
      <w:proofErr w:type="spellEnd"/>
      <w:r>
        <w:rPr>
          <w:lang w:val="en-US"/>
        </w:rPr>
        <w:t>”</w:t>
      </w:r>
      <w:r w:rsidRPr="00E77CA8">
        <w:rPr>
          <w:lang w:val="en-US"/>
        </w:rPr>
        <w:t xml:space="preserve"> </w:t>
      </w:r>
    </w:p>
    <w:p w14:paraId="1B33582F" w14:textId="77777777" w:rsidR="0000623E" w:rsidRPr="00E77CA8" w:rsidRDefault="0000623E" w:rsidP="0000623E">
      <w:pPr>
        <w:pStyle w:val="Listeavsnitt"/>
        <w:rPr>
          <w:lang w:val="en-US"/>
        </w:rPr>
      </w:pPr>
      <w:r w:rsidRPr="00E77CA8">
        <w:rPr>
          <w:lang w:val="en-US"/>
        </w:rPr>
        <w:t>In order to use this the merchant need to set a “</w:t>
      </w:r>
      <w:proofErr w:type="spellStart"/>
      <w:r w:rsidRPr="00E77CA8">
        <w:rPr>
          <w:lang w:val="en-US"/>
        </w:rPr>
        <w:t>fallbackURL</w:t>
      </w:r>
      <w:proofErr w:type="spellEnd"/>
      <w:r w:rsidRPr="00E77CA8">
        <w:rPr>
          <w:lang w:val="en-US"/>
        </w:rPr>
        <w:t xml:space="preserve">” as “INTENT”. In this way of communication there is no need to register for </w:t>
      </w:r>
      <w:proofErr w:type="spellStart"/>
      <w:r w:rsidRPr="00E77CA8">
        <w:rPr>
          <w:lang w:val="en-US"/>
        </w:rPr>
        <w:t>Url</w:t>
      </w:r>
      <w:proofErr w:type="spellEnd"/>
      <w:r w:rsidRPr="00E77CA8">
        <w:rPr>
          <w:lang w:val="en-US"/>
        </w:rPr>
        <w:t xml:space="preserve"> scheme.</w:t>
      </w:r>
    </w:p>
    <w:p w14:paraId="1BCAB98D" w14:textId="77777777" w:rsidR="0000623E" w:rsidRDefault="0000623E" w:rsidP="0000623E">
      <w:pPr>
        <w:pStyle w:val="Listeavsnitt"/>
        <w:numPr>
          <w:ilvl w:val="0"/>
          <w:numId w:val="14"/>
        </w:numPr>
        <w:rPr>
          <w:lang w:val="en-US"/>
        </w:rPr>
      </w:pPr>
      <w:r>
        <w:rPr>
          <w:lang w:val="en-US"/>
        </w:rPr>
        <w:lastRenderedPageBreak/>
        <w:t>Use URL scheme</w:t>
      </w:r>
      <w:r w:rsidRPr="00E77CA8">
        <w:rPr>
          <w:lang w:val="en-US"/>
        </w:rPr>
        <w:t xml:space="preserve"> </w:t>
      </w:r>
    </w:p>
    <w:p w14:paraId="4B3D0BB9" w14:textId="34620EDB" w:rsidR="0000623E" w:rsidRDefault="0000623E" w:rsidP="0000623E">
      <w:pPr>
        <w:pStyle w:val="Listeavsnitt"/>
        <w:rPr>
          <w:lang w:val="en-US"/>
        </w:rPr>
      </w:pPr>
      <w:r w:rsidRPr="00E77CA8">
        <w:rPr>
          <w:lang w:val="en-US"/>
        </w:rPr>
        <w:t>It is similar to the way it is solved for iOS. First the app needs to be registered for URL scheme and then pass the URL scheme in “</w:t>
      </w:r>
      <w:proofErr w:type="spellStart"/>
      <w:r w:rsidRPr="00E77CA8">
        <w:rPr>
          <w:lang w:val="en-US"/>
        </w:rPr>
        <w:t>fallbackURL</w:t>
      </w:r>
      <w:proofErr w:type="spellEnd"/>
      <w:r w:rsidRPr="00E77CA8">
        <w:rPr>
          <w:lang w:val="en-US"/>
        </w:rPr>
        <w:t>”.</w:t>
      </w:r>
    </w:p>
    <w:p w14:paraId="7FF78634" w14:textId="77777777" w:rsidR="0000623E" w:rsidRPr="00DF45BA" w:rsidRDefault="0000623E" w:rsidP="0000623E">
      <w:pPr>
        <w:pStyle w:val="Listeavsnitt"/>
        <w:rPr>
          <w:lang w:val="en-US"/>
        </w:rPr>
      </w:pPr>
    </w:p>
    <w:p w14:paraId="55E47C77" w14:textId="77777777" w:rsidR="0000623E" w:rsidRPr="00DF45BA" w:rsidRDefault="0000623E" w:rsidP="0000623E">
      <w:pPr>
        <w:pStyle w:val="Overskrift4"/>
        <w:numPr>
          <w:ilvl w:val="3"/>
          <w:numId w:val="6"/>
        </w:numPr>
        <w:tabs>
          <w:tab w:val="clear" w:pos="0"/>
          <w:tab w:val="num" w:pos="1135"/>
        </w:tabs>
        <w:ind w:left="1135"/>
        <w:rPr>
          <w:lang w:val="en-US"/>
        </w:rPr>
      </w:pPr>
      <w:bookmarkStart w:id="155" w:name="_Toc499127669"/>
      <w:bookmarkEnd w:id="148"/>
      <w:r w:rsidRPr="00DF45BA">
        <w:rPr>
          <w:sz w:val="20"/>
          <w:lang w:val="en-US"/>
        </w:rPr>
        <w:t>Switch from</w:t>
      </w:r>
      <w:r w:rsidRPr="00DF45BA">
        <w:rPr>
          <w:lang w:val="en-US"/>
        </w:rPr>
        <w:t xml:space="preserve"> </w:t>
      </w:r>
      <w:r w:rsidRPr="00DF45BA">
        <w:rPr>
          <w:sz w:val="20"/>
          <w:lang w:val="en-US"/>
        </w:rPr>
        <w:t xml:space="preserve">Source App to </w:t>
      </w:r>
      <w:r>
        <w:rPr>
          <w:sz w:val="20"/>
          <w:lang w:val="en-US"/>
        </w:rPr>
        <w:t>Android</w:t>
      </w:r>
      <w:r w:rsidRPr="00DF45BA">
        <w:rPr>
          <w:sz w:val="20"/>
          <w:lang w:val="en-US"/>
        </w:rPr>
        <w:t xml:space="preserve"> Vipps App</w:t>
      </w:r>
      <w:bookmarkEnd w:id="155"/>
    </w:p>
    <w:p w14:paraId="3987B992" w14:textId="77777777" w:rsidR="0000623E" w:rsidRPr="00DF45BA" w:rsidRDefault="0000623E" w:rsidP="0000623E">
      <w:pPr>
        <w:rPr>
          <w:lang w:val="en-US"/>
        </w:rPr>
      </w:pPr>
    </w:p>
    <w:p w14:paraId="26E6F5CD" w14:textId="77777777" w:rsidR="0000623E" w:rsidRPr="00C15CF8" w:rsidRDefault="0000623E" w:rsidP="0000623E">
      <w:pPr>
        <w:rPr>
          <w:rStyle w:val="m1"/>
          <w:color w:val="000000" w:themeColor="text1"/>
          <w:lang w:val="en-US"/>
        </w:rPr>
      </w:pPr>
      <w:r w:rsidRPr="00C15CF8">
        <w:rPr>
          <w:rStyle w:val="m1"/>
          <w:color w:val="000000" w:themeColor="text1"/>
          <w:lang w:val="en-US"/>
        </w:rPr>
        <w:t>3rd party application</w:t>
      </w:r>
      <w:r>
        <w:rPr>
          <w:rStyle w:val="m1"/>
          <w:color w:val="000000" w:themeColor="text1"/>
          <w:lang w:val="en-US"/>
        </w:rPr>
        <w:t>s</w:t>
      </w:r>
      <w:r w:rsidRPr="00C15CF8">
        <w:rPr>
          <w:rStyle w:val="m1"/>
          <w:color w:val="000000" w:themeColor="text1"/>
          <w:lang w:val="en-US"/>
        </w:rPr>
        <w:t xml:space="preserve"> can integrate</w:t>
      </w:r>
      <w:r>
        <w:rPr>
          <w:rStyle w:val="m1"/>
          <w:color w:val="000000" w:themeColor="text1"/>
          <w:lang w:val="en-US"/>
        </w:rPr>
        <w:t xml:space="preserve"> with</w:t>
      </w:r>
      <w:r w:rsidRPr="00C15CF8">
        <w:rPr>
          <w:rStyle w:val="m1"/>
          <w:color w:val="000000" w:themeColor="text1"/>
          <w:lang w:val="en-US"/>
        </w:rPr>
        <w:t xml:space="preserve"> Vipps by</w:t>
      </w:r>
      <w:r>
        <w:rPr>
          <w:rStyle w:val="m1"/>
          <w:color w:val="000000" w:themeColor="text1"/>
          <w:lang w:val="en-US"/>
        </w:rPr>
        <w:t xml:space="preserve"> taking use of one of the</w:t>
      </w:r>
      <w:r w:rsidRPr="00C15CF8">
        <w:rPr>
          <w:rStyle w:val="m1"/>
          <w:color w:val="000000" w:themeColor="text1"/>
          <w:lang w:val="en-US"/>
        </w:rPr>
        <w:t xml:space="preserve"> following </w:t>
      </w:r>
      <w:r>
        <w:rPr>
          <w:rStyle w:val="m1"/>
          <w:color w:val="000000" w:themeColor="text1"/>
          <w:lang w:val="en-US"/>
        </w:rPr>
        <w:t>two</w:t>
      </w:r>
      <w:r w:rsidRPr="00C15CF8">
        <w:rPr>
          <w:rStyle w:val="m1"/>
          <w:color w:val="000000" w:themeColor="text1"/>
          <w:lang w:val="en-US"/>
        </w:rPr>
        <w:t xml:space="preserve"> approaches</w:t>
      </w:r>
    </w:p>
    <w:p w14:paraId="05707233" w14:textId="77777777" w:rsidR="0000623E" w:rsidRPr="00862C2E" w:rsidRDefault="0000623E" w:rsidP="0000623E">
      <w:pPr>
        <w:rPr>
          <w:lang w:val="en-US"/>
        </w:rPr>
      </w:pPr>
    </w:p>
    <w:p w14:paraId="45D9AEE5" w14:textId="77777777" w:rsidR="0000623E" w:rsidRPr="00AA5FD0" w:rsidRDefault="0000623E" w:rsidP="0000623E">
      <w:pPr>
        <w:pStyle w:val="Overskrift5"/>
        <w:rPr>
          <w:u w:val="single"/>
          <w:lang w:val="en-US"/>
        </w:rPr>
      </w:pPr>
      <w:bookmarkStart w:id="156" w:name="_Toc483323225"/>
      <w:r w:rsidRPr="00AA5FD0">
        <w:rPr>
          <w:u w:val="single"/>
          <w:lang w:val="en-US"/>
        </w:rPr>
        <w:t>Android Intent</w:t>
      </w:r>
      <w:bookmarkEnd w:id="156"/>
    </w:p>
    <w:p w14:paraId="4B177303" w14:textId="77777777" w:rsidR="0000623E" w:rsidRDefault="0000623E" w:rsidP="0000623E">
      <w:pPr>
        <w:rPr>
          <w:lang w:val="en-US"/>
        </w:rPr>
      </w:pPr>
    </w:p>
    <w:p w14:paraId="5DA4228A" w14:textId="77777777" w:rsidR="0000623E" w:rsidRDefault="0000623E" w:rsidP="0000623E">
      <w:pPr>
        <w:rPr>
          <w:lang w:val="en-US"/>
        </w:rPr>
      </w:pPr>
      <w:r>
        <w:rPr>
          <w:lang w:val="en-US"/>
        </w:rPr>
        <w:t xml:space="preserve">In case of Android Intent system, in backend API call(defined later) “INTENT” should be passed in </w:t>
      </w:r>
      <w:proofErr w:type="spellStart"/>
      <w:r>
        <w:rPr>
          <w:lang w:val="en-US"/>
        </w:rPr>
        <w:t>fallbackURL</w:t>
      </w:r>
      <w:proofErr w:type="spellEnd"/>
      <w:r>
        <w:rPr>
          <w:lang w:val="en-US"/>
        </w:rPr>
        <w:t>. And below code should be used to launch Vipps application.</w:t>
      </w:r>
    </w:p>
    <w:p w14:paraId="7CCDE9E9" w14:textId="77777777" w:rsidR="0000623E" w:rsidRDefault="0000623E" w:rsidP="0000623E">
      <w:pPr>
        <w:rPr>
          <w:lang w:val="en-US"/>
        </w:rPr>
      </w:pPr>
    </w:p>
    <w:tbl>
      <w:tblPr>
        <w:tblStyle w:val="Tabellrutenett"/>
        <w:tblW w:w="0" w:type="auto"/>
        <w:tblLook w:val="04A0" w:firstRow="1" w:lastRow="0" w:firstColumn="1" w:lastColumn="0" w:noHBand="0" w:noVBand="1"/>
      </w:tblPr>
      <w:tblGrid>
        <w:gridCol w:w="9063"/>
      </w:tblGrid>
      <w:tr w:rsidR="0000623E" w14:paraId="1B5D6C20" w14:textId="77777777" w:rsidTr="007F70B5">
        <w:tc>
          <w:tcPr>
            <w:tcW w:w="9213" w:type="dxa"/>
          </w:tcPr>
          <w:p w14:paraId="0293916D"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b/>
                <w:bCs/>
                <w:color w:val="008800"/>
                <w:lang w:val="en-US"/>
              </w:rPr>
              <w:t>try</w:t>
            </w:r>
            <w:r w:rsidRPr="00876924">
              <w:rPr>
                <w:rFonts w:ascii="Courier New" w:hAnsi="Courier New" w:cs="Courier New"/>
                <w:color w:val="333333"/>
                <w:lang w:val="en-US"/>
              </w:rPr>
              <w:t xml:space="preserve"> {</w:t>
            </w:r>
          </w:p>
          <w:p w14:paraId="723EA6C9"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proofErr w:type="spellStart"/>
            <w:r w:rsidRPr="00876924">
              <w:rPr>
                <w:rFonts w:ascii="Courier New" w:hAnsi="Courier New" w:cs="Courier New"/>
                <w:color w:val="333333"/>
                <w:lang w:val="en-US"/>
              </w:rPr>
              <w:t>PackageManager</w:t>
            </w:r>
            <w:proofErr w:type="spellEnd"/>
            <w:r w:rsidRPr="00876924">
              <w:rPr>
                <w:rFonts w:ascii="Courier New" w:hAnsi="Courier New" w:cs="Courier New"/>
                <w:color w:val="333333"/>
                <w:lang w:val="en-US"/>
              </w:rPr>
              <w:t xml:space="preserve"> pm = </w:t>
            </w:r>
            <w:proofErr w:type="spellStart"/>
            <w:r w:rsidRPr="00876924">
              <w:rPr>
                <w:rFonts w:ascii="Courier New" w:hAnsi="Courier New" w:cs="Courier New"/>
                <w:color w:val="333333"/>
                <w:lang w:val="en-US"/>
              </w:rPr>
              <w:t>context.</w:t>
            </w:r>
            <w:r w:rsidRPr="00876924">
              <w:rPr>
                <w:rFonts w:ascii="Courier New" w:hAnsi="Courier New" w:cs="Courier New"/>
                <w:color w:val="0000CC"/>
                <w:lang w:val="en-US"/>
              </w:rPr>
              <w:t>getPackageManager</w:t>
            </w:r>
            <w:proofErr w:type="spellEnd"/>
            <w:r w:rsidRPr="00876924">
              <w:rPr>
                <w:rFonts w:ascii="Courier New" w:hAnsi="Courier New" w:cs="Courier New"/>
                <w:color w:val="333333"/>
                <w:lang w:val="en-US"/>
              </w:rPr>
              <w:t>();</w:t>
            </w:r>
          </w:p>
          <w:p w14:paraId="689162F5"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proofErr w:type="spellStart"/>
            <w:r w:rsidRPr="00876924">
              <w:rPr>
                <w:rFonts w:ascii="Courier New" w:hAnsi="Courier New" w:cs="Courier New"/>
                <w:color w:val="333333"/>
                <w:lang w:val="en-US"/>
              </w:rPr>
              <w:t>PackageInfo</w:t>
            </w:r>
            <w:proofErr w:type="spellEnd"/>
            <w:r w:rsidRPr="00876924">
              <w:rPr>
                <w:rFonts w:ascii="Courier New" w:hAnsi="Courier New" w:cs="Courier New"/>
                <w:color w:val="333333"/>
                <w:lang w:val="en-US"/>
              </w:rPr>
              <w:t xml:space="preserve"> info = </w:t>
            </w:r>
            <w:proofErr w:type="spellStart"/>
            <w:r w:rsidRPr="00876924">
              <w:rPr>
                <w:rFonts w:ascii="Courier New" w:hAnsi="Courier New" w:cs="Courier New"/>
                <w:color w:val="333333"/>
                <w:lang w:val="en-US"/>
              </w:rPr>
              <w:t>pm.</w:t>
            </w:r>
            <w:r w:rsidRPr="00876924">
              <w:rPr>
                <w:rFonts w:ascii="Courier New" w:hAnsi="Courier New" w:cs="Courier New"/>
                <w:color w:val="0000CC"/>
                <w:lang w:val="en-US"/>
              </w:rPr>
              <w:t>getPackageInfo</w:t>
            </w:r>
            <w:proofErr w:type="spellEnd"/>
            <w:r w:rsidRPr="00876924">
              <w:rPr>
                <w:rFonts w:ascii="Courier New" w:hAnsi="Courier New" w:cs="Courier New"/>
                <w:color w:val="333333"/>
                <w:lang w:val="en-US"/>
              </w:rPr>
              <w:t>(</w:t>
            </w:r>
            <w:r w:rsidRPr="00876924">
              <w:rPr>
                <w:rFonts w:ascii="Courier New" w:hAnsi="Courier New" w:cs="Courier New"/>
                <w:color w:val="333333"/>
                <w:shd w:val="clear" w:color="auto" w:fill="FFF0F0"/>
                <w:lang w:val="en-US"/>
              </w:rPr>
              <w:t>"</w:t>
            </w:r>
            <w:proofErr w:type="spellStart"/>
            <w:r w:rsidRPr="00876924">
              <w:rPr>
                <w:rFonts w:ascii="Courier New" w:hAnsi="Courier New" w:cs="Courier New"/>
                <w:color w:val="333333"/>
                <w:shd w:val="clear" w:color="auto" w:fill="FFF0F0"/>
                <w:lang w:val="en-US"/>
              </w:rPr>
              <w:t>no.dnb.Vipps</w:t>
            </w:r>
            <w:proofErr w:type="spellEnd"/>
            <w:r w:rsidRPr="00876924">
              <w:rPr>
                <w:rFonts w:ascii="Courier New" w:hAnsi="Courier New" w:cs="Courier New"/>
                <w:color w:val="333333"/>
                <w:shd w:val="clear" w:color="auto" w:fill="FFF0F0"/>
                <w:lang w:val="en-US"/>
              </w:rPr>
              <w:t>"</w:t>
            </w:r>
            <w:r w:rsidRPr="00876924">
              <w:rPr>
                <w:rFonts w:ascii="Courier New" w:hAnsi="Courier New" w:cs="Courier New"/>
                <w:color w:val="333333"/>
                <w:lang w:val="en-US"/>
              </w:rPr>
              <w:t xml:space="preserve">, </w:t>
            </w:r>
            <w:proofErr w:type="spellStart"/>
            <w:r w:rsidRPr="00876924">
              <w:rPr>
                <w:rFonts w:ascii="Courier New" w:hAnsi="Courier New" w:cs="Courier New"/>
                <w:color w:val="333333"/>
                <w:lang w:val="en-US"/>
              </w:rPr>
              <w:t>PackageManager.</w:t>
            </w:r>
            <w:r w:rsidRPr="00876924">
              <w:rPr>
                <w:rFonts w:ascii="Courier New" w:hAnsi="Courier New" w:cs="Courier New"/>
                <w:color w:val="0000CC"/>
                <w:lang w:val="en-US"/>
              </w:rPr>
              <w:t>GET_ACTIVITIES</w:t>
            </w:r>
            <w:proofErr w:type="spellEnd"/>
            <w:r w:rsidRPr="00876924">
              <w:rPr>
                <w:rFonts w:ascii="Courier New" w:hAnsi="Courier New" w:cs="Courier New"/>
                <w:color w:val="333333"/>
                <w:lang w:val="en-US"/>
              </w:rPr>
              <w:t>);</w:t>
            </w:r>
          </w:p>
          <w:p w14:paraId="2C8E3E2D"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r w:rsidRPr="00876924">
              <w:rPr>
                <w:rFonts w:ascii="Courier New" w:hAnsi="Courier New" w:cs="Courier New"/>
                <w:b/>
                <w:bCs/>
                <w:color w:val="008800"/>
                <w:lang w:val="en-US"/>
              </w:rPr>
              <w:t>if</w:t>
            </w:r>
            <w:r w:rsidRPr="00876924">
              <w:rPr>
                <w:rFonts w:ascii="Courier New" w:hAnsi="Courier New" w:cs="Courier New"/>
                <w:color w:val="333333"/>
                <w:lang w:val="en-US"/>
              </w:rPr>
              <w:t>(</w:t>
            </w:r>
            <w:proofErr w:type="spellStart"/>
            <w:r w:rsidRPr="00876924">
              <w:rPr>
                <w:rFonts w:ascii="Courier New" w:hAnsi="Courier New" w:cs="Courier New"/>
                <w:color w:val="333333"/>
                <w:lang w:val="en-US"/>
              </w:rPr>
              <w:t>versionCompare</w:t>
            </w:r>
            <w:proofErr w:type="spellEnd"/>
            <w:r w:rsidRPr="00876924">
              <w:rPr>
                <w:rFonts w:ascii="Courier New" w:hAnsi="Courier New" w:cs="Courier New"/>
                <w:color w:val="333333"/>
                <w:lang w:val="en-US"/>
              </w:rPr>
              <w:t>(</w:t>
            </w:r>
            <w:proofErr w:type="spellStart"/>
            <w:r w:rsidRPr="00876924">
              <w:rPr>
                <w:rFonts w:ascii="Courier New" w:hAnsi="Courier New" w:cs="Courier New"/>
                <w:color w:val="333333"/>
                <w:lang w:val="en-US"/>
              </w:rPr>
              <w:t>info.</w:t>
            </w:r>
            <w:r w:rsidRPr="00876924">
              <w:rPr>
                <w:rFonts w:ascii="Courier New" w:hAnsi="Courier New" w:cs="Courier New"/>
                <w:color w:val="0000CC"/>
                <w:lang w:val="en-US"/>
              </w:rPr>
              <w:t>versionName</w:t>
            </w:r>
            <w:proofErr w:type="spellEnd"/>
            <w:r w:rsidRPr="00876924">
              <w:rPr>
                <w:rFonts w:ascii="Courier New" w:hAnsi="Courier New" w:cs="Courier New"/>
                <w:color w:val="333333"/>
                <w:lang w:val="en-US"/>
              </w:rPr>
              <w:t xml:space="preserve">, </w:t>
            </w:r>
            <w:r w:rsidRPr="00876924">
              <w:rPr>
                <w:rFonts w:ascii="Courier New" w:hAnsi="Courier New" w:cs="Courier New"/>
                <w:color w:val="333333"/>
                <w:shd w:val="clear" w:color="auto" w:fill="FFF0F0"/>
                <w:lang w:val="en-US"/>
              </w:rPr>
              <w:t>"1.8.0"</w:t>
            </w:r>
            <w:r w:rsidRPr="00876924">
              <w:rPr>
                <w:rFonts w:ascii="Courier New" w:hAnsi="Courier New" w:cs="Courier New"/>
                <w:color w:val="333333"/>
                <w:lang w:val="en-US"/>
              </w:rPr>
              <w:t xml:space="preserve">) &gt;= </w:t>
            </w:r>
            <w:r w:rsidRPr="00876924">
              <w:rPr>
                <w:rFonts w:ascii="Courier New" w:hAnsi="Courier New" w:cs="Courier New"/>
                <w:b/>
                <w:bCs/>
                <w:color w:val="0000DD"/>
                <w:lang w:val="en-US"/>
              </w:rPr>
              <w:t>0</w:t>
            </w:r>
            <w:r w:rsidRPr="00876924">
              <w:rPr>
                <w:rFonts w:ascii="Courier New" w:hAnsi="Courier New" w:cs="Courier New"/>
                <w:color w:val="333333"/>
                <w:lang w:val="en-US"/>
              </w:rPr>
              <w:t>) {</w:t>
            </w:r>
          </w:p>
          <w:p w14:paraId="67F410C6"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ab/>
              <w:t xml:space="preserve">String </w:t>
            </w:r>
            <w:proofErr w:type="spellStart"/>
            <w:r w:rsidRPr="00876924">
              <w:rPr>
                <w:rFonts w:ascii="Courier New" w:hAnsi="Courier New" w:cs="Courier New"/>
                <w:color w:val="333333"/>
                <w:lang w:val="en-US"/>
              </w:rPr>
              <w:t>uri</w:t>
            </w:r>
            <w:proofErr w:type="spellEnd"/>
            <w:r w:rsidRPr="00876924">
              <w:rPr>
                <w:rFonts w:ascii="Courier New" w:hAnsi="Courier New" w:cs="Courier New"/>
                <w:color w:val="333333"/>
                <w:lang w:val="en-US"/>
              </w:rPr>
              <w:t xml:space="preserve"> = </w:t>
            </w:r>
            <w:proofErr w:type="spellStart"/>
            <w:r w:rsidRPr="00876924">
              <w:rPr>
                <w:rFonts w:ascii="Courier New" w:hAnsi="Courier New" w:cs="Courier New"/>
                <w:color w:val="333333"/>
                <w:lang w:val="en-US"/>
              </w:rPr>
              <w:t>deeplinkURL</w:t>
            </w:r>
            <w:proofErr w:type="spellEnd"/>
            <w:r w:rsidRPr="00876924">
              <w:rPr>
                <w:rFonts w:ascii="Courier New" w:hAnsi="Courier New" w:cs="Courier New"/>
                <w:color w:val="333333"/>
                <w:lang w:val="en-US"/>
              </w:rPr>
              <w:t xml:space="preserve">; </w:t>
            </w:r>
            <w:r w:rsidRPr="00876924">
              <w:rPr>
                <w:rFonts w:ascii="Courier New" w:hAnsi="Courier New" w:cs="Courier New"/>
                <w:color w:val="888888"/>
                <w:lang w:val="en-US"/>
              </w:rPr>
              <w:t xml:space="preserve">//Use </w:t>
            </w:r>
            <w:proofErr w:type="spellStart"/>
            <w:r w:rsidRPr="00876924">
              <w:rPr>
                <w:rFonts w:ascii="Courier New" w:hAnsi="Courier New" w:cs="Courier New"/>
                <w:color w:val="888888"/>
                <w:lang w:val="en-US"/>
              </w:rPr>
              <w:t>deeplink</w:t>
            </w:r>
            <w:proofErr w:type="spellEnd"/>
            <w:r w:rsidRPr="00876924">
              <w:rPr>
                <w:rFonts w:ascii="Courier New" w:hAnsi="Courier New" w:cs="Courier New"/>
                <w:color w:val="888888"/>
                <w:lang w:val="en-US"/>
              </w:rPr>
              <w:t xml:space="preserve"> </w:t>
            </w:r>
            <w:proofErr w:type="spellStart"/>
            <w:r w:rsidRPr="00876924">
              <w:rPr>
                <w:rFonts w:ascii="Courier New" w:hAnsi="Courier New" w:cs="Courier New"/>
                <w:color w:val="888888"/>
                <w:lang w:val="en-US"/>
              </w:rPr>
              <w:t>url</w:t>
            </w:r>
            <w:proofErr w:type="spellEnd"/>
            <w:r w:rsidRPr="00876924">
              <w:rPr>
                <w:rFonts w:ascii="Courier New" w:hAnsi="Courier New" w:cs="Courier New"/>
                <w:color w:val="888888"/>
                <w:lang w:val="en-US"/>
              </w:rPr>
              <w:t xml:space="preserve"> provided in API response</w:t>
            </w:r>
          </w:p>
          <w:p w14:paraId="19346043"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r w:rsidRPr="00876924">
              <w:rPr>
                <w:rFonts w:ascii="Courier New" w:hAnsi="Courier New" w:cs="Courier New"/>
                <w:color w:val="333333"/>
                <w:lang w:val="en-US"/>
              </w:rPr>
              <w:tab/>
              <w:t xml:space="preserve">Intent </w:t>
            </w:r>
            <w:proofErr w:type="spellStart"/>
            <w:r w:rsidRPr="00876924">
              <w:rPr>
                <w:rFonts w:ascii="Courier New" w:hAnsi="Courier New" w:cs="Courier New"/>
                <w:color w:val="333333"/>
                <w:lang w:val="en-US"/>
              </w:rPr>
              <w:t>intent</w:t>
            </w:r>
            <w:proofErr w:type="spellEnd"/>
            <w:r w:rsidRPr="00876924">
              <w:rPr>
                <w:rFonts w:ascii="Courier New" w:hAnsi="Courier New" w:cs="Courier New"/>
                <w:color w:val="333333"/>
                <w:lang w:val="en-US"/>
              </w:rPr>
              <w:t xml:space="preserve"> = </w:t>
            </w:r>
            <w:r w:rsidRPr="00876924">
              <w:rPr>
                <w:rFonts w:ascii="Courier New" w:hAnsi="Courier New" w:cs="Courier New"/>
                <w:b/>
                <w:bCs/>
                <w:color w:val="008800"/>
                <w:lang w:val="en-US"/>
              </w:rPr>
              <w:t>new</w:t>
            </w:r>
            <w:r w:rsidRPr="00876924">
              <w:rPr>
                <w:rFonts w:ascii="Courier New" w:hAnsi="Courier New" w:cs="Courier New"/>
                <w:color w:val="333333"/>
                <w:lang w:val="en-US"/>
              </w:rPr>
              <w:t xml:space="preserve"> Intent(</w:t>
            </w:r>
            <w:proofErr w:type="spellStart"/>
            <w:r w:rsidRPr="00876924">
              <w:rPr>
                <w:rFonts w:ascii="Courier New" w:hAnsi="Courier New" w:cs="Courier New"/>
                <w:color w:val="333333"/>
                <w:lang w:val="en-US"/>
              </w:rPr>
              <w:t>Intent.</w:t>
            </w:r>
            <w:r w:rsidRPr="00876924">
              <w:rPr>
                <w:rFonts w:ascii="Courier New" w:hAnsi="Courier New" w:cs="Courier New"/>
                <w:color w:val="0000CC"/>
                <w:lang w:val="en-US"/>
              </w:rPr>
              <w:t>ACTION_VIEW</w:t>
            </w:r>
            <w:proofErr w:type="spellEnd"/>
            <w:r w:rsidRPr="00876924">
              <w:rPr>
                <w:rFonts w:ascii="Courier New" w:hAnsi="Courier New" w:cs="Courier New"/>
                <w:color w:val="333333"/>
                <w:lang w:val="en-US"/>
              </w:rPr>
              <w:t>);</w:t>
            </w:r>
          </w:p>
          <w:p w14:paraId="095DA623"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sv-SE"/>
              </w:rPr>
            </w:pPr>
            <w:r w:rsidRPr="00876924">
              <w:rPr>
                <w:rFonts w:ascii="Courier New" w:hAnsi="Courier New" w:cs="Courier New"/>
                <w:color w:val="333333"/>
                <w:lang w:val="en-US"/>
              </w:rPr>
              <w:t xml:space="preserve">  </w:t>
            </w:r>
            <w:r w:rsidRPr="00876924">
              <w:rPr>
                <w:rFonts w:ascii="Courier New" w:hAnsi="Courier New" w:cs="Courier New"/>
                <w:color w:val="333333"/>
                <w:lang w:val="en-US"/>
              </w:rPr>
              <w:tab/>
            </w:r>
            <w:r w:rsidRPr="00876924">
              <w:rPr>
                <w:rFonts w:ascii="Courier New" w:hAnsi="Courier New" w:cs="Courier New"/>
                <w:color w:val="333333"/>
                <w:lang w:val="sv-SE"/>
              </w:rPr>
              <w:t>intent.</w:t>
            </w:r>
            <w:r w:rsidRPr="00876924">
              <w:rPr>
                <w:rFonts w:ascii="Courier New" w:hAnsi="Courier New" w:cs="Courier New"/>
                <w:color w:val="0000CC"/>
                <w:lang w:val="sv-SE"/>
              </w:rPr>
              <w:t>setData</w:t>
            </w:r>
            <w:r w:rsidRPr="00876924">
              <w:rPr>
                <w:rFonts w:ascii="Courier New" w:hAnsi="Courier New" w:cs="Courier New"/>
                <w:color w:val="333333"/>
                <w:lang w:val="sv-SE"/>
              </w:rPr>
              <w:t>(Uri.</w:t>
            </w:r>
            <w:r w:rsidRPr="00876924">
              <w:rPr>
                <w:rFonts w:ascii="Courier New" w:hAnsi="Courier New" w:cs="Courier New"/>
                <w:color w:val="0000CC"/>
                <w:lang w:val="sv-SE"/>
              </w:rPr>
              <w:t>parse</w:t>
            </w:r>
            <w:r w:rsidRPr="00876924">
              <w:rPr>
                <w:rFonts w:ascii="Courier New" w:hAnsi="Courier New" w:cs="Courier New"/>
                <w:color w:val="333333"/>
                <w:lang w:val="sv-SE"/>
              </w:rPr>
              <w:t>(uri));</w:t>
            </w:r>
          </w:p>
          <w:p w14:paraId="68BB3E3E"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sv-SE"/>
              </w:rPr>
              <w:tab/>
            </w:r>
            <w:proofErr w:type="spellStart"/>
            <w:r w:rsidRPr="001A70A5">
              <w:rPr>
                <w:rFonts w:ascii="Courier New" w:hAnsi="Courier New" w:cs="Courier New"/>
                <w:color w:val="333333"/>
                <w:highlight w:val="cyan"/>
                <w:lang w:val="en-US"/>
              </w:rPr>
              <w:t>startActivityForResult</w:t>
            </w:r>
            <w:proofErr w:type="spellEnd"/>
            <w:r w:rsidRPr="00876924">
              <w:rPr>
                <w:rFonts w:ascii="Courier New" w:hAnsi="Courier New" w:cs="Courier New"/>
                <w:color w:val="333333"/>
                <w:lang w:val="en-US"/>
              </w:rPr>
              <w:t>(</w:t>
            </w:r>
            <w:proofErr w:type="spellStart"/>
            <w:r w:rsidRPr="00876924">
              <w:rPr>
                <w:rFonts w:ascii="Courier New" w:hAnsi="Courier New" w:cs="Courier New"/>
                <w:color w:val="333333"/>
                <w:lang w:val="en-US"/>
              </w:rPr>
              <w:t>intent,requestCode</w:t>
            </w:r>
            <w:proofErr w:type="spellEnd"/>
            <w:r w:rsidRPr="00876924">
              <w:rPr>
                <w:rFonts w:ascii="Courier New" w:hAnsi="Courier New" w:cs="Courier New"/>
                <w:color w:val="333333"/>
                <w:lang w:val="en-US"/>
              </w:rPr>
              <w:t>);</w:t>
            </w:r>
            <w:r w:rsidRPr="00876924">
              <w:rPr>
                <w:rFonts w:ascii="Courier New" w:hAnsi="Courier New" w:cs="Courier New"/>
                <w:color w:val="333333"/>
                <w:lang w:val="en-US"/>
              </w:rPr>
              <w:tab/>
              <w:t xml:space="preserve">  </w:t>
            </w:r>
            <w:r w:rsidRPr="00876924">
              <w:rPr>
                <w:rFonts w:ascii="Courier New" w:hAnsi="Courier New" w:cs="Courier New"/>
                <w:color w:val="333333"/>
                <w:lang w:val="en-US"/>
              </w:rPr>
              <w:tab/>
            </w:r>
          </w:p>
          <w:p w14:paraId="724FACD5"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 </w:t>
            </w:r>
            <w:r w:rsidRPr="00876924">
              <w:rPr>
                <w:rFonts w:ascii="Courier New" w:hAnsi="Courier New" w:cs="Courier New"/>
                <w:b/>
                <w:bCs/>
                <w:color w:val="008800"/>
                <w:lang w:val="en-US"/>
              </w:rPr>
              <w:t>else</w:t>
            </w:r>
            <w:r w:rsidRPr="00876924">
              <w:rPr>
                <w:rFonts w:ascii="Courier New" w:hAnsi="Courier New" w:cs="Courier New"/>
                <w:color w:val="333333"/>
                <w:lang w:val="en-US"/>
              </w:rPr>
              <w:t xml:space="preserve"> {</w:t>
            </w:r>
          </w:p>
          <w:p w14:paraId="75A65F30"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ab/>
            </w:r>
            <w:r w:rsidRPr="00876924">
              <w:rPr>
                <w:rFonts w:ascii="Courier New" w:hAnsi="Courier New" w:cs="Courier New"/>
                <w:color w:val="888888"/>
                <w:lang w:val="en-US"/>
              </w:rPr>
              <w:t>// Notify user to download the latest version of Vipps application.</w:t>
            </w:r>
          </w:p>
          <w:p w14:paraId="0A9E9F5D"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 </w:t>
            </w:r>
          </w:p>
          <w:p w14:paraId="02546E0F"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p>
          <w:p w14:paraId="7C0EDC8F"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r w:rsidRPr="00876924">
              <w:rPr>
                <w:rFonts w:ascii="Courier New" w:hAnsi="Courier New" w:cs="Courier New"/>
                <w:b/>
                <w:bCs/>
                <w:color w:val="008800"/>
                <w:lang w:val="en-US"/>
              </w:rPr>
              <w:t>catch</w:t>
            </w:r>
            <w:r w:rsidRPr="00876924">
              <w:rPr>
                <w:rFonts w:ascii="Courier New" w:hAnsi="Courier New" w:cs="Courier New"/>
                <w:color w:val="333333"/>
                <w:lang w:val="en-US"/>
              </w:rPr>
              <w:t xml:space="preserve"> (</w:t>
            </w:r>
            <w:proofErr w:type="spellStart"/>
            <w:r w:rsidRPr="00876924">
              <w:rPr>
                <w:rFonts w:ascii="Courier New" w:hAnsi="Courier New" w:cs="Courier New"/>
                <w:color w:val="333333"/>
                <w:lang w:val="en-US"/>
              </w:rPr>
              <w:t>PackageManager.</w:t>
            </w:r>
            <w:r w:rsidRPr="00876924">
              <w:rPr>
                <w:rFonts w:ascii="Courier New" w:hAnsi="Courier New" w:cs="Courier New"/>
                <w:color w:val="0000CC"/>
                <w:lang w:val="en-US"/>
              </w:rPr>
              <w:t>NameNotFoundException</w:t>
            </w:r>
            <w:proofErr w:type="spellEnd"/>
            <w:r w:rsidRPr="00876924">
              <w:rPr>
                <w:rFonts w:ascii="Courier New" w:hAnsi="Courier New" w:cs="Courier New"/>
                <w:color w:val="333333"/>
                <w:lang w:val="en-US"/>
              </w:rPr>
              <w:t xml:space="preserve"> e) {</w:t>
            </w:r>
          </w:p>
          <w:p w14:paraId="6130531C"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r w:rsidRPr="00876924">
              <w:rPr>
                <w:rFonts w:ascii="Courier New" w:hAnsi="Courier New" w:cs="Courier New"/>
                <w:color w:val="888888"/>
                <w:lang w:val="en-US"/>
              </w:rPr>
              <w:t>// No Vipps app! Open play store page.</w:t>
            </w:r>
          </w:p>
          <w:p w14:paraId="15F13F01"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String </w:t>
            </w:r>
            <w:proofErr w:type="spellStart"/>
            <w:r w:rsidRPr="00876924">
              <w:rPr>
                <w:rFonts w:ascii="Courier New" w:hAnsi="Courier New" w:cs="Courier New"/>
                <w:color w:val="333333"/>
                <w:lang w:val="en-US"/>
              </w:rPr>
              <w:t>url</w:t>
            </w:r>
            <w:proofErr w:type="spellEnd"/>
            <w:r w:rsidRPr="00876924">
              <w:rPr>
                <w:rFonts w:ascii="Courier New" w:hAnsi="Courier New" w:cs="Courier New"/>
                <w:color w:val="333333"/>
                <w:lang w:val="en-US"/>
              </w:rPr>
              <w:t xml:space="preserve"> = </w:t>
            </w:r>
            <w:r w:rsidRPr="00876924">
              <w:rPr>
                <w:rFonts w:ascii="Courier New" w:hAnsi="Courier New" w:cs="Courier New"/>
                <w:color w:val="333333"/>
                <w:shd w:val="clear" w:color="auto" w:fill="FFF0F0"/>
                <w:lang w:val="en-US"/>
              </w:rPr>
              <w:t>" https://play.google.com/store/apps/details?id=no.dnb.Vipps"</w:t>
            </w:r>
            <w:r w:rsidRPr="00876924">
              <w:rPr>
                <w:rFonts w:ascii="Courier New" w:hAnsi="Courier New" w:cs="Courier New"/>
                <w:color w:val="333333"/>
                <w:lang w:val="en-US"/>
              </w:rPr>
              <w:t>;</w:t>
            </w:r>
          </w:p>
          <w:p w14:paraId="630AB711"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Intent </w:t>
            </w:r>
            <w:proofErr w:type="spellStart"/>
            <w:r w:rsidRPr="00876924">
              <w:rPr>
                <w:rFonts w:ascii="Courier New" w:hAnsi="Courier New" w:cs="Courier New"/>
                <w:color w:val="333333"/>
                <w:lang w:val="en-US"/>
              </w:rPr>
              <w:t>storeIntent</w:t>
            </w:r>
            <w:proofErr w:type="spellEnd"/>
            <w:r w:rsidRPr="00876924">
              <w:rPr>
                <w:rFonts w:ascii="Courier New" w:hAnsi="Courier New" w:cs="Courier New"/>
                <w:color w:val="333333"/>
                <w:lang w:val="en-US"/>
              </w:rPr>
              <w:t xml:space="preserve"> = </w:t>
            </w:r>
            <w:r w:rsidRPr="00876924">
              <w:rPr>
                <w:rFonts w:ascii="Courier New" w:hAnsi="Courier New" w:cs="Courier New"/>
                <w:b/>
                <w:bCs/>
                <w:color w:val="008800"/>
                <w:lang w:val="en-US"/>
              </w:rPr>
              <w:t>new</w:t>
            </w:r>
            <w:r w:rsidRPr="00876924">
              <w:rPr>
                <w:rFonts w:ascii="Courier New" w:hAnsi="Courier New" w:cs="Courier New"/>
                <w:color w:val="333333"/>
                <w:lang w:val="en-US"/>
              </w:rPr>
              <w:t xml:space="preserve"> Intent(</w:t>
            </w:r>
            <w:proofErr w:type="spellStart"/>
            <w:r w:rsidRPr="00876924">
              <w:rPr>
                <w:rFonts w:ascii="Courier New" w:hAnsi="Courier New" w:cs="Courier New"/>
                <w:color w:val="333333"/>
                <w:lang w:val="en-US"/>
              </w:rPr>
              <w:t>Intent.</w:t>
            </w:r>
            <w:r w:rsidRPr="00876924">
              <w:rPr>
                <w:rFonts w:ascii="Courier New" w:hAnsi="Courier New" w:cs="Courier New"/>
                <w:color w:val="0000CC"/>
                <w:lang w:val="en-US"/>
              </w:rPr>
              <w:t>ACTION_VIEW</w:t>
            </w:r>
            <w:proofErr w:type="spellEnd"/>
            <w:r w:rsidRPr="00876924">
              <w:rPr>
                <w:rFonts w:ascii="Courier New" w:hAnsi="Courier New" w:cs="Courier New"/>
                <w:color w:val="333333"/>
                <w:lang w:val="en-US"/>
              </w:rPr>
              <w:t>);</w:t>
            </w:r>
          </w:p>
          <w:p w14:paraId="2D1DFFBD"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876924">
              <w:rPr>
                <w:rFonts w:ascii="Courier New" w:hAnsi="Courier New" w:cs="Courier New"/>
                <w:color w:val="333333"/>
                <w:lang w:val="en-US"/>
              </w:rPr>
              <w:t xml:space="preserve">  </w:t>
            </w:r>
            <w:proofErr w:type="spellStart"/>
            <w:r w:rsidRPr="00876924">
              <w:rPr>
                <w:rFonts w:ascii="Courier New" w:hAnsi="Courier New" w:cs="Courier New"/>
                <w:color w:val="333333"/>
              </w:rPr>
              <w:t>storeIntent.</w:t>
            </w:r>
            <w:r w:rsidRPr="00876924">
              <w:rPr>
                <w:rFonts w:ascii="Courier New" w:hAnsi="Courier New" w:cs="Courier New"/>
                <w:color w:val="0000CC"/>
              </w:rPr>
              <w:t>setData</w:t>
            </w:r>
            <w:proofErr w:type="spellEnd"/>
            <w:r w:rsidRPr="00876924">
              <w:rPr>
                <w:rFonts w:ascii="Courier New" w:hAnsi="Courier New" w:cs="Courier New"/>
                <w:color w:val="333333"/>
              </w:rPr>
              <w:t>(</w:t>
            </w:r>
            <w:proofErr w:type="spellStart"/>
            <w:r w:rsidRPr="00876924">
              <w:rPr>
                <w:rFonts w:ascii="Courier New" w:hAnsi="Courier New" w:cs="Courier New"/>
                <w:color w:val="333333"/>
              </w:rPr>
              <w:t>Uri.</w:t>
            </w:r>
            <w:r w:rsidRPr="00876924">
              <w:rPr>
                <w:rFonts w:ascii="Courier New" w:hAnsi="Courier New" w:cs="Courier New"/>
                <w:color w:val="0000CC"/>
              </w:rPr>
              <w:t>parse</w:t>
            </w:r>
            <w:proofErr w:type="spellEnd"/>
            <w:r w:rsidRPr="00876924">
              <w:rPr>
                <w:rFonts w:ascii="Courier New" w:hAnsi="Courier New" w:cs="Courier New"/>
                <w:color w:val="333333"/>
              </w:rPr>
              <w:t>(url));</w:t>
            </w:r>
          </w:p>
          <w:p w14:paraId="72E8B319"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876924">
              <w:rPr>
                <w:rFonts w:ascii="Courier New" w:hAnsi="Courier New" w:cs="Courier New"/>
                <w:color w:val="333333"/>
              </w:rPr>
              <w:t xml:space="preserve">  </w:t>
            </w:r>
            <w:proofErr w:type="spellStart"/>
            <w:r w:rsidRPr="00876924">
              <w:rPr>
                <w:rFonts w:ascii="Courier New" w:hAnsi="Courier New" w:cs="Courier New"/>
                <w:color w:val="333333"/>
              </w:rPr>
              <w:t>startActivity</w:t>
            </w:r>
            <w:proofErr w:type="spellEnd"/>
            <w:r w:rsidRPr="00876924">
              <w:rPr>
                <w:rFonts w:ascii="Courier New" w:hAnsi="Courier New" w:cs="Courier New"/>
                <w:color w:val="333333"/>
              </w:rPr>
              <w:t>(</w:t>
            </w:r>
            <w:proofErr w:type="spellStart"/>
            <w:r w:rsidRPr="00876924">
              <w:rPr>
                <w:rFonts w:ascii="Courier New" w:hAnsi="Courier New" w:cs="Courier New"/>
                <w:color w:val="333333"/>
              </w:rPr>
              <w:t>storeIntent</w:t>
            </w:r>
            <w:proofErr w:type="spellEnd"/>
            <w:r w:rsidRPr="00876924">
              <w:rPr>
                <w:rFonts w:ascii="Courier New" w:hAnsi="Courier New" w:cs="Courier New"/>
                <w:color w:val="333333"/>
              </w:rPr>
              <w:t>);</w:t>
            </w:r>
          </w:p>
          <w:p w14:paraId="642BC42F"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876924">
              <w:rPr>
                <w:rFonts w:ascii="Courier New" w:hAnsi="Courier New" w:cs="Courier New"/>
                <w:color w:val="333333"/>
              </w:rPr>
              <w:t>}</w:t>
            </w:r>
          </w:p>
          <w:p w14:paraId="7E1233E2" w14:textId="77777777" w:rsidR="0000623E" w:rsidRDefault="0000623E" w:rsidP="007F70B5">
            <w:pPr>
              <w:rPr>
                <w:lang w:val="en-US"/>
              </w:rPr>
            </w:pPr>
          </w:p>
        </w:tc>
      </w:tr>
    </w:tbl>
    <w:p w14:paraId="6A09C763" w14:textId="77777777" w:rsidR="0000623E" w:rsidRDefault="0000623E" w:rsidP="0000623E">
      <w:pPr>
        <w:rPr>
          <w:lang w:val="en-US"/>
        </w:rPr>
      </w:pPr>
    </w:p>
    <w:p w14:paraId="143310E9" w14:textId="77777777" w:rsidR="0000623E" w:rsidRPr="00862C2E" w:rsidRDefault="0000623E" w:rsidP="0000623E">
      <w:pPr>
        <w:rPr>
          <w:lang w:val="en-US"/>
        </w:rPr>
      </w:pPr>
    </w:p>
    <w:p w14:paraId="061C7C5C" w14:textId="77777777" w:rsidR="0000623E" w:rsidRDefault="0000623E" w:rsidP="0000623E">
      <w:pPr>
        <w:pStyle w:val="Overskrift5"/>
        <w:rPr>
          <w:u w:val="single"/>
          <w:lang w:val="en-US"/>
        </w:rPr>
      </w:pPr>
      <w:bookmarkStart w:id="157" w:name="_Toc483323226"/>
      <w:r w:rsidRPr="007365BB">
        <w:rPr>
          <w:u w:val="single"/>
          <w:lang w:val="en-US"/>
        </w:rPr>
        <w:t>Android URL Scheme</w:t>
      </w:r>
      <w:bookmarkEnd w:id="157"/>
    </w:p>
    <w:p w14:paraId="0DDB945D" w14:textId="77777777" w:rsidR="0000623E" w:rsidRPr="007365BB" w:rsidRDefault="0000623E" w:rsidP="0000623E">
      <w:pPr>
        <w:rPr>
          <w:lang w:val="en-US"/>
        </w:rPr>
      </w:pPr>
      <w:r>
        <w:rPr>
          <w:lang w:val="en-US"/>
        </w:rPr>
        <w:t>Following is the code sample for Android URL scheme approach.</w:t>
      </w:r>
    </w:p>
    <w:p w14:paraId="3BD77D71" w14:textId="77777777" w:rsidR="0000623E" w:rsidRDefault="0000623E" w:rsidP="0000623E">
      <w:pPr>
        <w:rPr>
          <w:lang w:val="en-US"/>
        </w:rPr>
      </w:pPr>
    </w:p>
    <w:tbl>
      <w:tblPr>
        <w:tblStyle w:val="Tabellrutenett"/>
        <w:tblW w:w="0" w:type="auto"/>
        <w:tblLook w:val="04A0" w:firstRow="1" w:lastRow="0" w:firstColumn="1" w:lastColumn="0" w:noHBand="0" w:noVBand="1"/>
      </w:tblPr>
      <w:tblGrid>
        <w:gridCol w:w="9063"/>
      </w:tblGrid>
      <w:tr w:rsidR="0000623E" w14:paraId="298C5D46" w14:textId="77777777" w:rsidTr="007F70B5">
        <w:tc>
          <w:tcPr>
            <w:tcW w:w="9213" w:type="dxa"/>
          </w:tcPr>
          <w:p w14:paraId="54F420BB"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b/>
                <w:bCs/>
                <w:color w:val="008800"/>
                <w:lang w:val="en-US"/>
              </w:rPr>
              <w:t>try</w:t>
            </w:r>
            <w:r w:rsidRPr="00876924">
              <w:rPr>
                <w:rFonts w:ascii="Courier New" w:hAnsi="Courier New" w:cs="Courier New"/>
                <w:color w:val="333333"/>
                <w:lang w:val="en-US"/>
              </w:rPr>
              <w:t xml:space="preserve"> {</w:t>
            </w:r>
          </w:p>
          <w:p w14:paraId="3498871E"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proofErr w:type="spellStart"/>
            <w:r w:rsidRPr="00876924">
              <w:rPr>
                <w:rFonts w:ascii="Courier New" w:hAnsi="Courier New" w:cs="Courier New"/>
                <w:color w:val="333333"/>
                <w:lang w:val="en-US"/>
              </w:rPr>
              <w:t>PackageManager</w:t>
            </w:r>
            <w:proofErr w:type="spellEnd"/>
            <w:r w:rsidRPr="00876924">
              <w:rPr>
                <w:rFonts w:ascii="Courier New" w:hAnsi="Courier New" w:cs="Courier New"/>
                <w:color w:val="333333"/>
                <w:lang w:val="en-US"/>
              </w:rPr>
              <w:t xml:space="preserve"> pm = </w:t>
            </w:r>
            <w:proofErr w:type="spellStart"/>
            <w:r w:rsidRPr="00876924">
              <w:rPr>
                <w:rFonts w:ascii="Courier New" w:hAnsi="Courier New" w:cs="Courier New"/>
                <w:color w:val="333333"/>
                <w:lang w:val="en-US"/>
              </w:rPr>
              <w:t>context.</w:t>
            </w:r>
            <w:r w:rsidRPr="00876924">
              <w:rPr>
                <w:rFonts w:ascii="Courier New" w:hAnsi="Courier New" w:cs="Courier New"/>
                <w:color w:val="0000CC"/>
                <w:lang w:val="en-US"/>
              </w:rPr>
              <w:t>getPackageManager</w:t>
            </w:r>
            <w:proofErr w:type="spellEnd"/>
            <w:r w:rsidRPr="00876924">
              <w:rPr>
                <w:rFonts w:ascii="Courier New" w:hAnsi="Courier New" w:cs="Courier New"/>
                <w:color w:val="333333"/>
                <w:lang w:val="en-US"/>
              </w:rPr>
              <w:t>();</w:t>
            </w:r>
          </w:p>
          <w:p w14:paraId="5A8453ED"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proofErr w:type="spellStart"/>
            <w:r w:rsidRPr="00876924">
              <w:rPr>
                <w:rFonts w:ascii="Courier New" w:hAnsi="Courier New" w:cs="Courier New"/>
                <w:color w:val="333333"/>
                <w:lang w:val="en-US"/>
              </w:rPr>
              <w:t>PackageInfo</w:t>
            </w:r>
            <w:proofErr w:type="spellEnd"/>
            <w:r w:rsidRPr="00876924">
              <w:rPr>
                <w:rFonts w:ascii="Courier New" w:hAnsi="Courier New" w:cs="Courier New"/>
                <w:color w:val="333333"/>
                <w:lang w:val="en-US"/>
              </w:rPr>
              <w:t xml:space="preserve"> info = </w:t>
            </w:r>
            <w:proofErr w:type="spellStart"/>
            <w:r w:rsidRPr="00876924">
              <w:rPr>
                <w:rFonts w:ascii="Courier New" w:hAnsi="Courier New" w:cs="Courier New"/>
                <w:color w:val="333333"/>
                <w:lang w:val="en-US"/>
              </w:rPr>
              <w:t>pm.</w:t>
            </w:r>
            <w:r w:rsidRPr="00876924">
              <w:rPr>
                <w:rFonts w:ascii="Courier New" w:hAnsi="Courier New" w:cs="Courier New"/>
                <w:color w:val="0000CC"/>
                <w:lang w:val="en-US"/>
              </w:rPr>
              <w:t>getPackageInfo</w:t>
            </w:r>
            <w:proofErr w:type="spellEnd"/>
            <w:r w:rsidRPr="00876924">
              <w:rPr>
                <w:rFonts w:ascii="Courier New" w:hAnsi="Courier New" w:cs="Courier New"/>
                <w:color w:val="333333"/>
                <w:lang w:val="en-US"/>
              </w:rPr>
              <w:t>(</w:t>
            </w:r>
            <w:r w:rsidRPr="00876924">
              <w:rPr>
                <w:rFonts w:ascii="Courier New" w:hAnsi="Courier New" w:cs="Courier New"/>
                <w:color w:val="333333"/>
                <w:shd w:val="clear" w:color="auto" w:fill="FFF0F0"/>
                <w:lang w:val="en-US"/>
              </w:rPr>
              <w:t>"</w:t>
            </w:r>
            <w:proofErr w:type="spellStart"/>
            <w:r w:rsidRPr="00876924">
              <w:rPr>
                <w:rFonts w:ascii="Courier New" w:hAnsi="Courier New" w:cs="Courier New"/>
                <w:color w:val="333333"/>
                <w:shd w:val="clear" w:color="auto" w:fill="FFF0F0"/>
                <w:lang w:val="en-US"/>
              </w:rPr>
              <w:t>no.dnb.Vipps</w:t>
            </w:r>
            <w:proofErr w:type="spellEnd"/>
            <w:r w:rsidRPr="00876924">
              <w:rPr>
                <w:rFonts w:ascii="Courier New" w:hAnsi="Courier New" w:cs="Courier New"/>
                <w:color w:val="333333"/>
                <w:shd w:val="clear" w:color="auto" w:fill="FFF0F0"/>
                <w:lang w:val="en-US"/>
              </w:rPr>
              <w:t>"</w:t>
            </w:r>
            <w:r w:rsidRPr="00876924">
              <w:rPr>
                <w:rFonts w:ascii="Courier New" w:hAnsi="Courier New" w:cs="Courier New"/>
                <w:color w:val="333333"/>
                <w:lang w:val="en-US"/>
              </w:rPr>
              <w:t xml:space="preserve">, </w:t>
            </w:r>
            <w:proofErr w:type="spellStart"/>
            <w:r w:rsidRPr="00876924">
              <w:rPr>
                <w:rFonts w:ascii="Courier New" w:hAnsi="Courier New" w:cs="Courier New"/>
                <w:color w:val="333333"/>
                <w:lang w:val="en-US"/>
              </w:rPr>
              <w:t>PackageManager.</w:t>
            </w:r>
            <w:r w:rsidRPr="00876924">
              <w:rPr>
                <w:rFonts w:ascii="Courier New" w:hAnsi="Courier New" w:cs="Courier New"/>
                <w:color w:val="0000CC"/>
                <w:lang w:val="en-US"/>
              </w:rPr>
              <w:t>GET_ACTIVITIES</w:t>
            </w:r>
            <w:proofErr w:type="spellEnd"/>
            <w:r w:rsidRPr="00876924">
              <w:rPr>
                <w:rFonts w:ascii="Courier New" w:hAnsi="Courier New" w:cs="Courier New"/>
                <w:color w:val="333333"/>
                <w:lang w:val="en-US"/>
              </w:rPr>
              <w:t>);</w:t>
            </w:r>
          </w:p>
          <w:p w14:paraId="2194969F"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r w:rsidRPr="00876924">
              <w:rPr>
                <w:rFonts w:ascii="Courier New" w:hAnsi="Courier New" w:cs="Courier New"/>
                <w:b/>
                <w:bCs/>
                <w:color w:val="008800"/>
                <w:lang w:val="en-US"/>
              </w:rPr>
              <w:t>if</w:t>
            </w:r>
            <w:r w:rsidRPr="00876924">
              <w:rPr>
                <w:rFonts w:ascii="Courier New" w:hAnsi="Courier New" w:cs="Courier New"/>
                <w:color w:val="333333"/>
                <w:lang w:val="en-US"/>
              </w:rPr>
              <w:t xml:space="preserve"> (</w:t>
            </w:r>
            <w:proofErr w:type="spellStart"/>
            <w:r w:rsidRPr="00876924">
              <w:rPr>
                <w:rFonts w:ascii="Courier New" w:hAnsi="Courier New" w:cs="Courier New"/>
                <w:color w:val="333333"/>
                <w:lang w:val="en-US"/>
              </w:rPr>
              <w:t>versionCompare</w:t>
            </w:r>
            <w:proofErr w:type="spellEnd"/>
            <w:r w:rsidRPr="00876924">
              <w:rPr>
                <w:rFonts w:ascii="Courier New" w:hAnsi="Courier New" w:cs="Courier New"/>
                <w:color w:val="333333"/>
                <w:lang w:val="en-US"/>
              </w:rPr>
              <w:t>(</w:t>
            </w:r>
            <w:proofErr w:type="spellStart"/>
            <w:r w:rsidRPr="00876924">
              <w:rPr>
                <w:rFonts w:ascii="Courier New" w:hAnsi="Courier New" w:cs="Courier New"/>
                <w:color w:val="333333"/>
                <w:lang w:val="en-US"/>
              </w:rPr>
              <w:t>info.</w:t>
            </w:r>
            <w:r w:rsidRPr="00876924">
              <w:rPr>
                <w:rFonts w:ascii="Courier New" w:hAnsi="Courier New" w:cs="Courier New"/>
                <w:color w:val="0000CC"/>
                <w:lang w:val="en-US"/>
              </w:rPr>
              <w:t>versionName</w:t>
            </w:r>
            <w:proofErr w:type="spellEnd"/>
            <w:r w:rsidRPr="00876924">
              <w:rPr>
                <w:rFonts w:ascii="Courier New" w:hAnsi="Courier New" w:cs="Courier New"/>
                <w:color w:val="333333"/>
                <w:lang w:val="en-US"/>
              </w:rPr>
              <w:t xml:space="preserve">, </w:t>
            </w:r>
            <w:r w:rsidRPr="00876924">
              <w:rPr>
                <w:rFonts w:ascii="Courier New" w:hAnsi="Courier New" w:cs="Courier New"/>
                <w:color w:val="333333"/>
                <w:shd w:val="clear" w:color="auto" w:fill="FFF0F0"/>
                <w:lang w:val="en-US"/>
              </w:rPr>
              <w:t>"1.4.0"</w:t>
            </w:r>
            <w:r w:rsidRPr="00876924">
              <w:rPr>
                <w:rFonts w:ascii="Courier New" w:hAnsi="Courier New" w:cs="Courier New"/>
                <w:color w:val="333333"/>
                <w:lang w:val="en-US"/>
              </w:rPr>
              <w:t xml:space="preserve">) &gt;= </w:t>
            </w:r>
            <w:r w:rsidRPr="00876924">
              <w:rPr>
                <w:rFonts w:ascii="Courier New" w:hAnsi="Courier New" w:cs="Courier New"/>
                <w:b/>
                <w:bCs/>
                <w:color w:val="0000DD"/>
                <w:lang w:val="en-US"/>
              </w:rPr>
              <w:t>0</w:t>
            </w:r>
            <w:r w:rsidRPr="00876924">
              <w:rPr>
                <w:rFonts w:ascii="Courier New" w:hAnsi="Courier New" w:cs="Courier New"/>
                <w:color w:val="333333"/>
                <w:lang w:val="en-US"/>
              </w:rPr>
              <w:t>) {</w:t>
            </w:r>
          </w:p>
          <w:p w14:paraId="5C631E56"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String </w:t>
            </w:r>
            <w:proofErr w:type="spellStart"/>
            <w:r w:rsidRPr="00876924">
              <w:rPr>
                <w:rFonts w:ascii="Courier New" w:hAnsi="Courier New" w:cs="Courier New"/>
                <w:color w:val="333333"/>
                <w:lang w:val="en-US"/>
              </w:rPr>
              <w:t>uri</w:t>
            </w:r>
            <w:proofErr w:type="spellEnd"/>
            <w:r w:rsidRPr="00876924">
              <w:rPr>
                <w:rFonts w:ascii="Courier New" w:hAnsi="Courier New" w:cs="Courier New"/>
                <w:color w:val="333333"/>
                <w:lang w:val="en-US"/>
              </w:rPr>
              <w:t xml:space="preserve"> = </w:t>
            </w:r>
            <w:proofErr w:type="spellStart"/>
            <w:r w:rsidRPr="00876924">
              <w:rPr>
                <w:rFonts w:ascii="Courier New" w:hAnsi="Courier New" w:cs="Courier New"/>
                <w:color w:val="333333"/>
                <w:lang w:val="en-US"/>
              </w:rPr>
              <w:t>deeplinkURL</w:t>
            </w:r>
            <w:proofErr w:type="spellEnd"/>
            <w:r w:rsidRPr="00876924">
              <w:rPr>
                <w:rFonts w:ascii="Courier New" w:hAnsi="Courier New" w:cs="Courier New"/>
                <w:color w:val="333333"/>
                <w:lang w:val="en-US"/>
              </w:rPr>
              <w:t xml:space="preserve">; </w:t>
            </w:r>
            <w:r w:rsidRPr="00876924">
              <w:rPr>
                <w:rFonts w:ascii="Courier New" w:hAnsi="Courier New" w:cs="Courier New"/>
                <w:color w:val="888888"/>
                <w:lang w:val="en-US"/>
              </w:rPr>
              <w:t xml:space="preserve">//Use </w:t>
            </w:r>
            <w:proofErr w:type="spellStart"/>
            <w:r w:rsidRPr="00876924">
              <w:rPr>
                <w:rFonts w:ascii="Courier New" w:hAnsi="Courier New" w:cs="Courier New"/>
                <w:color w:val="888888"/>
                <w:lang w:val="en-US"/>
              </w:rPr>
              <w:t>deeplink</w:t>
            </w:r>
            <w:proofErr w:type="spellEnd"/>
            <w:r w:rsidRPr="00876924">
              <w:rPr>
                <w:rFonts w:ascii="Courier New" w:hAnsi="Courier New" w:cs="Courier New"/>
                <w:color w:val="888888"/>
                <w:lang w:val="en-US"/>
              </w:rPr>
              <w:t xml:space="preserve"> </w:t>
            </w:r>
            <w:proofErr w:type="spellStart"/>
            <w:r w:rsidRPr="00876924">
              <w:rPr>
                <w:rFonts w:ascii="Courier New" w:hAnsi="Courier New" w:cs="Courier New"/>
                <w:color w:val="888888"/>
                <w:lang w:val="en-US"/>
              </w:rPr>
              <w:t>url</w:t>
            </w:r>
            <w:proofErr w:type="spellEnd"/>
            <w:r w:rsidRPr="00876924">
              <w:rPr>
                <w:rFonts w:ascii="Courier New" w:hAnsi="Courier New" w:cs="Courier New"/>
                <w:color w:val="888888"/>
                <w:lang w:val="en-US"/>
              </w:rPr>
              <w:t xml:space="preserve"> provided in API response</w:t>
            </w:r>
          </w:p>
          <w:p w14:paraId="618FBB82"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Intent </w:t>
            </w:r>
            <w:proofErr w:type="spellStart"/>
            <w:r w:rsidRPr="00876924">
              <w:rPr>
                <w:rFonts w:ascii="Courier New" w:hAnsi="Courier New" w:cs="Courier New"/>
                <w:color w:val="333333"/>
                <w:lang w:val="en-US"/>
              </w:rPr>
              <w:t>intent</w:t>
            </w:r>
            <w:proofErr w:type="spellEnd"/>
            <w:r w:rsidRPr="00876924">
              <w:rPr>
                <w:rFonts w:ascii="Courier New" w:hAnsi="Courier New" w:cs="Courier New"/>
                <w:color w:val="333333"/>
                <w:lang w:val="en-US"/>
              </w:rPr>
              <w:t xml:space="preserve"> = </w:t>
            </w:r>
            <w:r w:rsidRPr="00876924">
              <w:rPr>
                <w:rFonts w:ascii="Courier New" w:hAnsi="Courier New" w:cs="Courier New"/>
                <w:b/>
                <w:bCs/>
                <w:color w:val="008800"/>
                <w:lang w:val="en-US"/>
              </w:rPr>
              <w:t>new</w:t>
            </w:r>
            <w:r w:rsidRPr="00876924">
              <w:rPr>
                <w:rFonts w:ascii="Courier New" w:hAnsi="Courier New" w:cs="Courier New"/>
                <w:color w:val="333333"/>
                <w:lang w:val="en-US"/>
              </w:rPr>
              <w:t xml:space="preserve"> Intent(</w:t>
            </w:r>
            <w:proofErr w:type="spellStart"/>
            <w:r w:rsidRPr="00876924">
              <w:rPr>
                <w:rFonts w:ascii="Courier New" w:hAnsi="Courier New" w:cs="Courier New"/>
                <w:color w:val="333333"/>
                <w:lang w:val="en-US"/>
              </w:rPr>
              <w:t>Intent.</w:t>
            </w:r>
            <w:r w:rsidRPr="00876924">
              <w:rPr>
                <w:rFonts w:ascii="Courier New" w:hAnsi="Courier New" w:cs="Courier New"/>
                <w:color w:val="0000CC"/>
                <w:lang w:val="en-US"/>
              </w:rPr>
              <w:t>ACTION_VIEW</w:t>
            </w:r>
            <w:proofErr w:type="spellEnd"/>
            <w:r w:rsidRPr="00876924">
              <w:rPr>
                <w:rFonts w:ascii="Courier New" w:hAnsi="Courier New" w:cs="Courier New"/>
                <w:color w:val="333333"/>
                <w:lang w:val="en-US"/>
              </w:rPr>
              <w:t>);</w:t>
            </w:r>
          </w:p>
          <w:p w14:paraId="62194424"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sv-SE"/>
              </w:rPr>
            </w:pPr>
            <w:r w:rsidRPr="00876924">
              <w:rPr>
                <w:rFonts w:ascii="Courier New" w:hAnsi="Courier New" w:cs="Courier New"/>
                <w:color w:val="333333"/>
                <w:lang w:val="en-US"/>
              </w:rPr>
              <w:t xml:space="preserve">  </w:t>
            </w:r>
            <w:r w:rsidRPr="00876924">
              <w:rPr>
                <w:rFonts w:ascii="Courier New" w:hAnsi="Courier New" w:cs="Courier New"/>
                <w:color w:val="333333"/>
                <w:lang w:val="sv-SE"/>
              </w:rPr>
              <w:t>intent.</w:t>
            </w:r>
            <w:r w:rsidRPr="00876924">
              <w:rPr>
                <w:rFonts w:ascii="Courier New" w:hAnsi="Courier New" w:cs="Courier New"/>
                <w:color w:val="0000CC"/>
                <w:lang w:val="sv-SE"/>
              </w:rPr>
              <w:t>setData</w:t>
            </w:r>
            <w:r w:rsidRPr="00876924">
              <w:rPr>
                <w:rFonts w:ascii="Courier New" w:hAnsi="Courier New" w:cs="Courier New"/>
                <w:color w:val="333333"/>
                <w:lang w:val="sv-SE"/>
              </w:rPr>
              <w:t>(Uri.</w:t>
            </w:r>
            <w:r w:rsidRPr="00876924">
              <w:rPr>
                <w:rFonts w:ascii="Courier New" w:hAnsi="Courier New" w:cs="Courier New"/>
                <w:color w:val="0000CC"/>
                <w:lang w:val="sv-SE"/>
              </w:rPr>
              <w:t>parse</w:t>
            </w:r>
            <w:r w:rsidRPr="00876924">
              <w:rPr>
                <w:rFonts w:ascii="Courier New" w:hAnsi="Courier New" w:cs="Courier New"/>
                <w:color w:val="333333"/>
                <w:lang w:val="sv-SE"/>
              </w:rPr>
              <w:t>(uri));</w:t>
            </w:r>
          </w:p>
          <w:p w14:paraId="7E57F1B7"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sv-SE"/>
              </w:rPr>
              <w:t xml:space="preserve">  </w:t>
            </w:r>
            <w:proofErr w:type="spellStart"/>
            <w:r w:rsidRPr="001A70A5">
              <w:rPr>
                <w:rFonts w:ascii="Courier New" w:hAnsi="Courier New" w:cs="Courier New"/>
                <w:color w:val="333333"/>
                <w:highlight w:val="cyan"/>
                <w:lang w:val="en-US"/>
              </w:rPr>
              <w:t>startActivity</w:t>
            </w:r>
            <w:proofErr w:type="spellEnd"/>
            <w:r w:rsidRPr="00876924">
              <w:rPr>
                <w:rFonts w:ascii="Courier New" w:hAnsi="Courier New" w:cs="Courier New"/>
                <w:color w:val="333333"/>
                <w:lang w:val="en-US"/>
              </w:rPr>
              <w:t>(intent);</w:t>
            </w:r>
          </w:p>
          <w:p w14:paraId="0EE0F51E"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lastRenderedPageBreak/>
              <w:t xml:space="preserve"> } </w:t>
            </w:r>
            <w:r w:rsidRPr="00876924">
              <w:rPr>
                <w:rFonts w:ascii="Courier New" w:hAnsi="Courier New" w:cs="Courier New"/>
                <w:b/>
                <w:bCs/>
                <w:color w:val="008800"/>
                <w:lang w:val="en-US"/>
              </w:rPr>
              <w:t>else</w:t>
            </w:r>
            <w:r w:rsidRPr="00876924">
              <w:rPr>
                <w:rFonts w:ascii="Courier New" w:hAnsi="Courier New" w:cs="Courier New"/>
                <w:color w:val="333333"/>
                <w:lang w:val="en-US"/>
              </w:rPr>
              <w:t xml:space="preserve"> {</w:t>
            </w:r>
          </w:p>
          <w:p w14:paraId="67282848"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r w:rsidRPr="00876924">
              <w:rPr>
                <w:rFonts w:ascii="Courier New" w:hAnsi="Courier New" w:cs="Courier New"/>
                <w:color w:val="888888"/>
                <w:lang w:val="en-US"/>
              </w:rPr>
              <w:t>// Notify user to download the latest version of Vipps application.</w:t>
            </w:r>
          </w:p>
          <w:p w14:paraId="0A9E4EB1"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p>
          <w:p w14:paraId="763D8B6D"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p>
          <w:p w14:paraId="321ADE78"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r w:rsidRPr="00876924">
              <w:rPr>
                <w:rFonts w:ascii="Courier New" w:hAnsi="Courier New" w:cs="Courier New"/>
                <w:b/>
                <w:bCs/>
                <w:color w:val="008800"/>
                <w:lang w:val="en-US"/>
              </w:rPr>
              <w:t>catch</w:t>
            </w:r>
            <w:r w:rsidRPr="00876924">
              <w:rPr>
                <w:rFonts w:ascii="Courier New" w:hAnsi="Courier New" w:cs="Courier New"/>
                <w:color w:val="333333"/>
                <w:lang w:val="en-US"/>
              </w:rPr>
              <w:t xml:space="preserve"> (</w:t>
            </w:r>
            <w:proofErr w:type="spellStart"/>
            <w:r w:rsidRPr="00876924">
              <w:rPr>
                <w:rFonts w:ascii="Courier New" w:hAnsi="Courier New" w:cs="Courier New"/>
                <w:color w:val="333333"/>
                <w:lang w:val="en-US"/>
              </w:rPr>
              <w:t>PackageManager.</w:t>
            </w:r>
            <w:r w:rsidRPr="00876924">
              <w:rPr>
                <w:rFonts w:ascii="Courier New" w:hAnsi="Courier New" w:cs="Courier New"/>
                <w:color w:val="0000CC"/>
                <w:lang w:val="en-US"/>
              </w:rPr>
              <w:t>NameNotFoundException</w:t>
            </w:r>
            <w:proofErr w:type="spellEnd"/>
            <w:r w:rsidRPr="00876924">
              <w:rPr>
                <w:rFonts w:ascii="Courier New" w:hAnsi="Courier New" w:cs="Courier New"/>
                <w:color w:val="333333"/>
                <w:lang w:val="en-US"/>
              </w:rPr>
              <w:t xml:space="preserve"> e) {</w:t>
            </w:r>
          </w:p>
          <w:p w14:paraId="4BD55D76"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r w:rsidRPr="00876924">
              <w:rPr>
                <w:rFonts w:ascii="Courier New" w:hAnsi="Courier New" w:cs="Courier New"/>
                <w:color w:val="888888"/>
                <w:lang w:val="en-US"/>
              </w:rPr>
              <w:t>// No Vipps app! Open play store page.</w:t>
            </w:r>
          </w:p>
          <w:p w14:paraId="536F56BA"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String </w:t>
            </w:r>
            <w:proofErr w:type="spellStart"/>
            <w:r w:rsidRPr="00876924">
              <w:rPr>
                <w:rFonts w:ascii="Courier New" w:hAnsi="Courier New" w:cs="Courier New"/>
                <w:color w:val="333333"/>
                <w:lang w:val="en-US"/>
              </w:rPr>
              <w:t>url</w:t>
            </w:r>
            <w:proofErr w:type="spellEnd"/>
            <w:r w:rsidRPr="00876924">
              <w:rPr>
                <w:rFonts w:ascii="Courier New" w:hAnsi="Courier New" w:cs="Courier New"/>
                <w:color w:val="333333"/>
                <w:lang w:val="en-US"/>
              </w:rPr>
              <w:t xml:space="preserve"> = </w:t>
            </w:r>
            <w:r w:rsidRPr="00876924">
              <w:rPr>
                <w:rFonts w:ascii="Courier New" w:hAnsi="Courier New" w:cs="Courier New"/>
                <w:color w:val="333333"/>
                <w:shd w:val="clear" w:color="auto" w:fill="FFF0F0"/>
                <w:lang w:val="en-US"/>
              </w:rPr>
              <w:t>" https://play.google.com/store/apps/details?id=no.dnb.Vipps"</w:t>
            </w:r>
            <w:r w:rsidRPr="00876924">
              <w:rPr>
                <w:rFonts w:ascii="Courier New" w:hAnsi="Courier New" w:cs="Courier New"/>
                <w:color w:val="333333"/>
                <w:lang w:val="en-US"/>
              </w:rPr>
              <w:t>;</w:t>
            </w:r>
          </w:p>
          <w:p w14:paraId="715EF5C2"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Intent </w:t>
            </w:r>
            <w:proofErr w:type="spellStart"/>
            <w:r w:rsidRPr="00876924">
              <w:rPr>
                <w:rFonts w:ascii="Courier New" w:hAnsi="Courier New" w:cs="Courier New"/>
                <w:color w:val="333333"/>
                <w:lang w:val="en-US"/>
              </w:rPr>
              <w:t>storeIntent</w:t>
            </w:r>
            <w:proofErr w:type="spellEnd"/>
            <w:r w:rsidRPr="00876924">
              <w:rPr>
                <w:rFonts w:ascii="Courier New" w:hAnsi="Courier New" w:cs="Courier New"/>
                <w:color w:val="333333"/>
                <w:lang w:val="en-US"/>
              </w:rPr>
              <w:t xml:space="preserve"> = </w:t>
            </w:r>
            <w:r w:rsidRPr="00876924">
              <w:rPr>
                <w:rFonts w:ascii="Courier New" w:hAnsi="Courier New" w:cs="Courier New"/>
                <w:b/>
                <w:bCs/>
                <w:color w:val="008800"/>
                <w:lang w:val="en-US"/>
              </w:rPr>
              <w:t>new</w:t>
            </w:r>
            <w:r w:rsidRPr="00876924">
              <w:rPr>
                <w:rFonts w:ascii="Courier New" w:hAnsi="Courier New" w:cs="Courier New"/>
                <w:color w:val="333333"/>
                <w:lang w:val="en-US"/>
              </w:rPr>
              <w:t xml:space="preserve"> Intent(</w:t>
            </w:r>
            <w:proofErr w:type="spellStart"/>
            <w:r w:rsidRPr="00876924">
              <w:rPr>
                <w:rFonts w:ascii="Courier New" w:hAnsi="Courier New" w:cs="Courier New"/>
                <w:color w:val="333333"/>
                <w:lang w:val="en-US"/>
              </w:rPr>
              <w:t>Intent.</w:t>
            </w:r>
            <w:r w:rsidRPr="00876924">
              <w:rPr>
                <w:rFonts w:ascii="Courier New" w:hAnsi="Courier New" w:cs="Courier New"/>
                <w:color w:val="0000CC"/>
                <w:lang w:val="en-US"/>
              </w:rPr>
              <w:t>ACTION_VIEW</w:t>
            </w:r>
            <w:proofErr w:type="spellEnd"/>
            <w:r w:rsidRPr="00876924">
              <w:rPr>
                <w:rFonts w:ascii="Courier New" w:hAnsi="Courier New" w:cs="Courier New"/>
                <w:color w:val="333333"/>
                <w:lang w:val="en-US"/>
              </w:rPr>
              <w:t>);</w:t>
            </w:r>
          </w:p>
          <w:p w14:paraId="63070BA9"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876924">
              <w:rPr>
                <w:rFonts w:ascii="Courier New" w:hAnsi="Courier New" w:cs="Courier New"/>
                <w:color w:val="333333"/>
                <w:lang w:val="en-US"/>
              </w:rPr>
              <w:t xml:space="preserve"> </w:t>
            </w:r>
            <w:proofErr w:type="spellStart"/>
            <w:r w:rsidRPr="00876924">
              <w:rPr>
                <w:rFonts w:ascii="Courier New" w:hAnsi="Courier New" w:cs="Courier New"/>
                <w:color w:val="333333"/>
              </w:rPr>
              <w:t>storeIntent.</w:t>
            </w:r>
            <w:r w:rsidRPr="00876924">
              <w:rPr>
                <w:rFonts w:ascii="Courier New" w:hAnsi="Courier New" w:cs="Courier New"/>
                <w:color w:val="0000CC"/>
              </w:rPr>
              <w:t>setData</w:t>
            </w:r>
            <w:proofErr w:type="spellEnd"/>
            <w:r w:rsidRPr="00876924">
              <w:rPr>
                <w:rFonts w:ascii="Courier New" w:hAnsi="Courier New" w:cs="Courier New"/>
                <w:color w:val="333333"/>
              </w:rPr>
              <w:t>(</w:t>
            </w:r>
            <w:proofErr w:type="spellStart"/>
            <w:r w:rsidRPr="00876924">
              <w:rPr>
                <w:rFonts w:ascii="Courier New" w:hAnsi="Courier New" w:cs="Courier New"/>
                <w:color w:val="333333"/>
              </w:rPr>
              <w:t>Uri.</w:t>
            </w:r>
            <w:r w:rsidRPr="00876924">
              <w:rPr>
                <w:rFonts w:ascii="Courier New" w:hAnsi="Courier New" w:cs="Courier New"/>
                <w:color w:val="0000CC"/>
              </w:rPr>
              <w:t>parse</w:t>
            </w:r>
            <w:proofErr w:type="spellEnd"/>
            <w:r w:rsidRPr="00876924">
              <w:rPr>
                <w:rFonts w:ascii="Courier New" w:hAnsi="Courier New" w:cs="Courier New"/>
                <w:color w:val="333333"/>
              </w:rPr>
              <w:t>(url));</w:t>
            </w:r>
          </w:p>
          <w:p w14:paraId="205739B9"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876924">
              <w:rPr>
                <w:rFonts w:ascii="Courier New" w:hAnsi="Courier New" w:cs="Courier New"/>
                <w:color w:val="333333"/>
              </w:rPr>
              <w:t xml:space="preserve"> </w:t>
            </w:r>
            <w:proofErr w:type="spellStart"/>
            <w:r w:rsidRPr="00876924">
              <w:rPr>
                <w:rFonts w:ascii="Courier New" w:hAnsi="Courier New" w:cs="Courier New"/>
                <w:color w:val="333333"/>
              </w:rPr>
              <w:t>startActivity</w:t>
            </w:r>
            <w:proofErr w:type="spellEnd"/>
            <w:r w:rsidRPr="00876924">
              <w:rPr>
                <w:rFonts w:ascii="Courier New" w:hAnsi="Courier New" w:cs="Courier New"/>
                <w:color w:val="333333"/>
              </w:rPr>
              <w:t>(</w:t>
            </w:r>
            <w:proofErr w:type="spellStart"/>
            <w:r w:rsidRPr="00876924">
              <w:rPr>
                <w:rFonts w:ascii="Courier New" w:hAnsi="Courier New" w:cs="Courier New"/>
                <w:color w:val="333333"/>
              </w:rPr>
              <w:t>storeIntent</w:t>
            </w:r>
            <w:proofErr w:type="spellEnd"/>
            <w:r w:rsidRPr="00876924">
              <w:rPr>
                <w:rFonts w:ascii="Courier New" w:hAnsi="Courier New" w:cs="Courier New"/>
                <w:color w:val="333333"/>
              </w:rPr>
              <w:t>);</w:t>
            </w:r>
          </w:p>
          <w:p w14:paraId="4D4E3431" w14:textId="77777777" w:rsidR="0000623E" w:rsidRPr="00876924" w:rsidRDefault="0000623E" w:rsidP="007F70B5">
            <w:pPr>
              <w:tabs>
                <w:tab w:val="left" w:pos="720"/>
                <w:tab w:val="left" w:pos="1440"/>
                <w:tab w:val="left" w:pos="2160"/>
                <w:tab w:val="left" w:pos="2880"/>
              </w:tabs>
              <w:spacing w:line="244" w:lineRule="atLeast"/>
              <w:rPr>
                <w:rFonts w:ascii="Courier New" w:hAnsi="Courier New" w:cs="Courier New"/>
                <w:color w:val="333333"/>
              </w:rPr>
            </w:pPr>
            <w:r w:rsidRPr="00876924">
              <w:rPr>
                <w:rFonts w:ascii="Courier New" w:hAnsi="Courier New" w:cs="Courier New"/>
                <w:color w:val="333333"/>
              </w:rPr>
              <w:t>}</w:t>
            </w:r>
            <w:r>
              <w:rPr>
                <w:rFonts w:ascii="Courier New" w:hAnsi="Courier New" w:cs="Courier New"/>
                <w:color w:val="333333"/>
              </w:rPr>
              <w:tab/>
            </w:r>
            <w:r>
              <w:rPr>
                <w:rFonts w:ascii="Courier New" w:hAnsi="Courier New" w:cs="Courier New"/>
                <w:color w:val="333333"/>
              </w:rPr>
              <w:tab/>
            </w:r>
            <w:r>
              <w:rPr>
                <w:rFonts w:ascii="Courier New" w:hAnsi="Courier New" w:cs="Courier New"/>
                <w:color w:val="333333"/>
              </w:rPr>
              <w:tab/>
            </w:r>
            <w:r>
              <w:rPr>
                <w:rFonts w:ascii="Courier New" w:hAnsi="Courier New" w:cs="Courier New"/>
                <w:color w:val="333333"/>
              </w:rPr>
              <w:tab/>
            </w:r>
            <w:r>
              <w:rPr>
                <w:rFonts w:ascii="Courier New" w:hAnsi="Courier New" w:cs="Courier New"/>
                <w:color w:val="333333"/>
              </w:rPr>
              <w:tab/>
            </w:r>
          </w:p>
          <w:p w14:paraId="4C35084D" w14:textId="77777777" w:rsidR="0000623E" w:rsidRDefault="0000623E" w:rsidP="007F70B5">
            <w:pPr>
              <w:rPr>
                <w:lang w:val="en-US"/>
              </w:rPr>
            </w:pPr>
          </w:p>
        </w:tc>
      </w:tr>
    </w:tbl>
    <w:p w14:paraId="08E2FE1B" w14:textId="77777777" w:rsidR="0000623E" w:rsidRDefault="0000623E" w:rsidP="0000623E">
      <w:pPr>
        <w:rPr>
          <w:lang w:val="en-US"/>
        </w:rPr>
      </w:pPr>
    </w:p>
    <w:p w14:paraId="073B03B7" w14:textId="77777777" w:rsidR="0000623E" w:rsidRDefault="0000623E" w:rsidP="0000623E">
      <w:pPr>
        <w:pStyle w:val="Overskrift4"/>
        <w:numPr>
          <w:ilvl w:val="3"/>
          <w:numId w:val="6"/>
        </w:numPr>
        <w:tabs>
          <w:tab w:val="clear" w:pos="0"/>
          <w:tab w:val="num" w:pos="1135"/>
        </w:tabs>
        <w:ind w:left="1135"/>
        <w:rPr>
          <w:sz w:val="20"/>
          <w:lang w:val="en-US"/>
        </w:rPr>
      </w:pPr>
      <w:bookmarkStart w:id="158" w:name="_Toc499127670"/>
      <w:bookmarkStart w:id="159" w:name="_Toc483323229"/>
      <w:r w:rsidRPr="00DF45BA">
        <w:rPr>
          <w:sz w:val="20"/>
          <w:lang w:val="en-US"/>
        </w:rPr>
        <w:t xml:space="preserve">Redirect Back to Source App from </w:t>
      </w:r>
      <w:r>
        <w:rPr>
          <w:sz w:val="20"/>
          <w:lang w:val="en-US"/>
        </w:rPr>
        <w:t>Android</w:t>
      </w:r>
      <w:r w:rsidRPr="00DF45BA">
        <w:rPr>
          <w:sz w:val="20"/>
          <w:lang w:val="en-US"/>
        </w:rPr>
        <w:t xml:space="preserve"> Vipps App</w:t>
      </w:r>
      <w:bookmarkEnd w:id="158"/>
    </w:p>
    <w:p w14:paraId="7E0A35E7" w14:textId="77777777" w:rsidR="0000623E" w:rsidRDefault="0000623E" w:rsidP="0000623E">
      <w:pPr>
        <w:rPr>
          <w:lang w:val="en-US"/>
        </w:rPr>
      </w:pPr>
    </w:p>
    <w:p w14:paraId="68C2E87C" w14:textId="3693D851" w:rsidR="0000623E" w:rsidRDefault="0000623E" w:rsidP="0000623E">
      <w:pPr>
        <w:rPr>
          <w:lang w:val="en-US"/>
        </w:rPr>
      </w:pPr>
      <w:r>
        <w:rPr>
          <w:lang w:val="en-US"/>
        </w:rPr>
        <w:t xml:space="preserve">Android supports two ways of redirecting back to source app and merchant should use the correct method to open Vipps and get redirected back to merchant’s source app. </w:t>
      </w:r>
    </w:p>
    <w:p w14:paraId="185DC9C5" w14:textId="77777777" w:rsidR="0000623E" w:rsidRDefault="0000623E" w:rsidP="0000623E">
      <w:pPr>
        <w:rPr>
          <w:lang w:val="en-US"/>
        </w:rPr>
      </w:pPr>
    </w:p>
    <w:p w14:paraId="6112538B" w14:textId="77777777" w:rsidR="0000623E" w:rsidRPr="007365BB" w:rsidRDefault="0000623E" w:rsidP="0000623E">
      <w:pPr>
        <w:rPr>
          <w:lang w:val="en-US"/>
        </w:rPr>
      </w:pPr>
      <w:r>
        <w:rPr>
          <w:lang w:val="en-US"/>
        </w:rPr>
        <w:t>Below are two ways of redirecting back to source app from Android Vipps app:</w:t>
      </w:r>
    </w:p>
    <w:p w14:paraId="171BF88E" w14:textId="77777777" w:rsidR="0000623E" w:rsidRPr="007365BB" w:rsidRDefault="0000623E" w:rsidP="0000623E">
      <w:pPr>
        <w:pStyle w:val="Overskrift5"/>
        <w:rPr>
          <w:u w:val="single"/>
          <w:lang w:val="en-US"/>
        </w:rPr>
      </w:pPr>
      <w:r>
        <w:rPr>
          <w:lang w:val="en-US"/>
        </w:rPr>
        <w:t xml:space="preserve"> </w:t>
      </w:r>
      <w:r w:rsidRPr="007365BB">
        <w:rPr>
          <w:u w:val="single"/>
          <w:lang w:val="en-US"/>
        </w:rPr>
        <w:t>Android Intent</w:t>
      </w:r>
      <w:bookmarkEnd w:id="159"/>
    </w:p>
    <w:p w14:paraId="271B1922" w14:textId="77777777" w:rsidR="0000623E" w:rsidRDefault="0000623E" w:rsidP="0000623E">
      <w:pPr>
        <w:rPr>
          <w:lang w:val="en-US"/>
        </w:rPr>
      </w:pPr>
    </w:p>
    <w:p w14:paraId="559FF402" w14:textId="77777777" w:rsidR="0000623E" w:rsidRPr="00547631" w:rsidRDefault="0000623E" w:rsidP="0000623E">
      <w:pPr>
        <w:rPr>
          <w:lang w:val="en-US"/>
        </w:rPr>
      </w:pPr>
      <w:r w:rsidRPr="00547631">
        <w:rPr>
          <w:lang w:val="en-US"/>
        </w:rPr>
        <w:t>Register the activity in manifest file which will handle result of Vipps response.</w:t>
      </w:r>
    </w:p>
    <w:p w14:paraId="7460D594" w14:textId="77777777" w:rsidR="0000623E" w:rsidRPr="00B03EFF" w:rsidRDefault="0000623E" w:rsidP="0000623E">
      <w:pPr>
        <w:rPr>
          <w:rFonts w:ascii="Helvetica" w:hAnsi="Helvetica" w:cs="Helvetica"/>
          <w:color w:val="222231"/>
          <w:sz w:val="21"/>
          <w:szCs w:val="21"/>
          <w:lang w:val="en-US"/>
        </w:rPr>
      </w:pPr>
    </w:p>
    <w:p w14:paraId="41EE7B56" w14:textId="77777777" w:rsidR="0000623E" w:rsidRPr="00547631" w:rsidRDefault="0000623E" w:rsidP="0000623E">
      <w:pPr>
        <w:rPr>
          <w:lang w:val="en-US"/>
        </w:rPr>
      </w:pPr>
      <w:r w:rsidRPr="00547631">
        <w:rPr>
          <w:lang w:val="en-US"/>
        </w:rPr>
        <w:t>For Example :</w:t>
      </w:r>
    </w:p>
    <w:p w14:paraId="74FE73B9" w14:textId="77777777" w:rsidR="0000623E" w:rsidRPr="004A7489" w:rsidRDefault="0000623E" w:rsidP="0000623E">
      <w:pPr>
        <w:rPr>
          <w:rFonts w:ascii="Helvetica" w:hAnsi="Helvetica" w:cs="Helvetica"/>
          <w:color w:val="222231"/>
          <w:sz w:val="21"/>
          <w:szCs w:val="21"/>
          <w:lang w:val="en-US"/>
        </w:rPr>
      </w:pPr>
    </w:p>
    <w:tbl>
      <w:tblPr>
        <w:tblStyle w:val="Tabellrutenett"/>
        <w:tblW w:w="0" w:type="auto"/>
        <w:tblLook w:val="04A0" w:firstRow="1" w:lastRow="0" w:firstColumn="1" w:lastColumn="0" w:noHBand="0" w:noVBand="1"/>
      </w:tblPr>
      <w:tblGrid>
        <w:gridCol w:w="9063"/>
      </w:tblGrid>
      <w:tr w:rsidR="0000623E" w14:paraId="008F0504" w14:textId="77777777" w:rsidTr="007F70B5">
        <w:tc>
          <w:tcPr>
            <w:tcW w:w="9213" w:type="dxa"/>
          </w:tcPr>
          <w:p w14:paraId="60AA661C" w14:textId="77777777" w:rsidR="0000623E" w:rsidRDefault="0000623E" w:rsidP="007F70B5">
            <w:pPr>
              <w:rPr>
                <w:lang w:val="en-US"/>
              </w:rPr>
            </w:pPr>
          </w:p>
          <w:p w14:paraId="041C1B37" w14:textId="77777777" w:rsidR="0000623E" w:rsidRPr="004A7489" w:rsidRDefault="0000623E" w:rsidP="007F70B5">
            <w:pPr>
              <w:rPr>
                <w:rFonts w:ascii="Consolas" w:hAnsi="Consolas" w:cs="Consolas"/>
                <w:color w:val="4F81BD" w:themeColor="accent1"/>
                <w:sz w:val="19"/>
                <w:szCs w:val="19"/>
                <w:lang w:val="en-US"/>
              </w:rPr>
            </w:pPr>
            <w:r w:rsidRPr="004A7489">
              <w:rPr>
                <w:rFonts w:ascii="Consolas" w:hAnsi="Consolas" w:cs="Consolas"/>
                <w:color w:val="4F81BD" w:themeColor="accent1"/>
                <w:sz w:val="19"/>
                <w:szCs w:val="19"/>
                <w:lang w:val="en-US"/>
              </w:rPr>
              <w:t>&lt;activity</w:t>
            </w:r>
          </w:p>
          <w:p w14:paraId="454CB4B1" w14:textId="77777777" w:rsidR="0000623E" w:rsidRPr="004A7489" w:rsidRDefault="0000623E" w:rsidP="007F70B5">
            <w:pPr>
              <w:rPr>
                <w:rFonts w:ascii="Consolas" w:hAnsi="Consolas" w:cs="Consolas"/>
                <w:color w:val="4F81BD" w:themeColor="accent1"/>
                <w:sz w:val="19"/>
                <w:szCs w:val="19"/>
                <w:lang w:val="en-US"/>
              </w:rPr>
            </w:pPr>
            <w:r w:rsidRPr="004A7489">
              <w:rPr>
                <w:rStyle w:val="apple-tab-span"/>
                <w:rFonts w:ascii="Consolas" w:hAnsi="Consolas" w:cs="Consolas"/>
                <w:color w:val="4F81BD" w:themeColor="accent1"/>
                <w:sz w:val="19"/>
                <w:szCs w:val="19"/>
                <w:lang w:val="en-US"/>
              </w:rPr>
              <w:tab/>
            </w:r>
            <w:proofErr w:type="spellStart"/>
            <w:r w:rsidRPr="004A7489">
              <w:rPr>
                <w:rFonts w:ascii="Consolas" w:hAnsi="Consolas" w:cs="Consolas"/>
                <w:color w:val="4F81BD" w:themeColor="accent1"/>
                <w:sz w:val="19"/>
                <w:szCs w:val="19"/>
                <w:lang w:val="en-US"/>
              </w:rPr>
              <w:t>android:name</w:t>
            </w:r>
            <w:proofErr w:type="spellEnd"/>
            <w:r w:rsidRPr="004A7489">
              <w:rPr>
                <w:rFonts w:ascii="Consolas" w:hAnsi="Consolas" w:cs="Consolas"/>
                <w:color w:val="4F81BD" w:themeColor="accent1"/>
                <w:sz w:val="19"/>
                <w:szCs w:val="19"/>
                <w:lang w:val="en-US"/>
              </w:rPr>
              <w:t>=".</w:t>
            </w:r>
            <w:proofErr w:type="spellStart"/>
            <w:r w:rsidRPr="004A7489">
              <w:rPr>
                <w:rFonts w:ascii="Consolas" w:hAnsi="Consolas" w:cs="Consolas"/>
                <w:color w:val="4F81BD" w:themeColor="accent1"/>
                <w:sz w:val="19"/>
                <w:szCs w:val="19"/>
                <w:lang w:val="en-US"/>
              </w:rPr>
              <w:t>MainActivity</w:t>
            </w:r>
            <w:proofErr w:type="spellEnd"/>
            <w:r w:rsidRPr="004A7489">
              <w:rPr>
                <w:rFonts w:ascii="Consolas" w:hAnsi="Consolas" w:cs="Consolas"/>
                <w:color w:val="4F81BD" w:themeColor="accent1"/>
                <w:sz w:val="19"/>
                <w:szCs w:val="19"/>
                <w:lang w:val="en-US"/>
              </w:rPr>
              <w:t>"</w:t>
            </w:r>
          </w:p>
          <w:p w14:paraId="2ABCCE7B" w14:textId="77777777" w:rsidR="0000623E" w:rsidRPr="004A7489" w:rsidRDefault="0000623E" w:rsidP="007F70B5">
            <w:pPr>
              <w:rPr>
                <w:rFonts w:ascii="Consolas" w:hAnsi="Consolas" w:cs="Consolas"/>
                <w:color w:val="4F81BD" w:themeColor="accent1"/>
                <w:sz w:val="19"/>
                <w:szCs w:val="19"/>
                <w:lang w:val="en-US"/>
              </w:rPr>
            </w:pPr>
            <w:r w:rsidRPr="004A7489">
              <w:rPr>
                <w:rStyle w:val="apple-tab-span"/>
                <w:rFonts w:ascii="Consolas" w:hAnsi="Consolas" w:cs="Consolas"/>
                <w:color w:val="4F81BD" w:themeColor="accent1"/>
                <w:sz w:val="19"/>
                <w:szCs w:val="19"/>
                <w:lang w:val="en-US"/>
              </w:rPr>
              <w:tab/>
            </w:r>
            <w:proofErr w:type="spellStart"/>
            <w:r w:rsidRPr="004A7489">
              <w:rPr>
                <w:rFonts w:ascii="Consolas" w:hAnsi="Consolas" w:cs="Consolas"/>
                <w:color w:val="4F81BD" w:themeColor="accent1"/>
                <w:sz w:val="19"/>
                <w:szCs w:val="19"/>
                <w:lang w:val="en-US"/>
              </w:rPr>
              <w:t>android:label</w:t>
            </w:r>
            <w:proofErr w:type="spellEnd"/>
            <w:r w:rsidRPr="004A7489">
              <w:rPr>
                <w:rFonts w:ascii="Consolas" w:hAnsi="Consolas" w:cs="Consolas"/>
                <w:color w:val="4F81BD" w:themeColor="accent1"/>
                <w:sz w:val="19"/>
                <w:szCs w:val="19"/>
                <w:lang w:val="en-US"/>
              </w:rPr>
              <w:t>="@string/</w:t>
            </w:r>
            <w:proofErr w:type="spellStart"/>
            <w:r w:rsidRPr="004A7489">
              <w:rPr>
                <w:rFonts w:ascii="Consolas" w:hAnsi="Consolas" w:cs="Consolas"/>
                <w:color w:val="4F81BD" w:themeColor="accent1"/>
                <w:sz w:val="19"/>
                <w:szCs w:val="19"/>
                <w:lang w:val="en-US"/>
              </w:rPr>
              <w:t>app_name</w:t>
            </w:r>
            <w:proofErr w:type="spellEnd"/>
            <w:r w:rsidRPr="004A7489">
              <w:rPr>
                <w:rFonts w:ascii="Consolas" w:hAnsi="Consolas" w:cs="Consolas"/>
                <w:color w:val="4F81BD" w:themeColor="accent1"/>
                <w:sz w:val="19"/>
                <w:szCs w:val="19"/>
                <w:lang w:val="en-US"/>
              </w:rPr>
              <w:t>"&gt;</w:t>
            </w:r>
          </w:p>
          <w:p w14:paraId="284A18E8" w14:textId="77777777" w:rsidR="0000623E" w:rsidRPr="004A7489" w:rsidRDefault="0000623E" w:rsidP="007F70B5">
            <w:pPr>
              <w:rPr>
                <w:rFonts w:ascii="Consolas" w:hAnsi="Consolas" w:cs="Consolas"/>
                <w:sz w:val="19"/>
                <w:szCs w:val="19"/>
                <w:lang w:val="en-US"/>
              </w:rPr>
            </w:pPr>
            <w:r w:rsidRPr="004A7489">
              <w:rPr>
                <w:rFonts w:ascii="Consolas" w:hAnsi="Consolas" w:cs="Consolas"/>
                <w:color w:val="4F81BD" w:themeColor="accent1"/>
                <w:sz w:val="19"/>
                <w:szCs w:val="19"/>
                <w:lang w:val="en-US"/>
              </w:rPr>
              <w:t>&lt;/activity&gt;</w:t>
            </w:r>
          </w:p>
          <w:p w14:paraId="3DAA360D" w14:textId="77777777" w:rsidR="0000623E" w:rsidRDefault="0000623E" w:rsidP="007F70B5">
            <w:pPr>
              <w:rPr>
                <w:lang w:val="en-US"/>
              </w:rPr>
            </w:pPr>
          </w:p>
          <w:p w14:paraId="45E86C49" w14:textId="77777777" w:rsidR="0000623E" w:rsidRDefault="0000623E" w:rsidP="007F70B5">
            <w:pPr>
              <w:rPr>
                <w:lang w:val="en-US"/>
              </w:rPr>
            </w:pPr>
          </w:p>
        </w:tc>
      </w:tr>
    </w:tbl>
    <w:p w14:paraId="09C00B6D" w14:textId="77777777" w:rsidR="0000623E" w:rsidRDefault="0000623E" w:rsidP="0000623E">
      <w:pPr>
        <w:rPr>
          <w:lang w:val="en-US"/>
        </w:rPr>
      </w:pPr>
    </w:p>
    <w:p w14:paraId="27830514" w14:textId="77777777" w:rsidR="0000623E" w:rsidRDefault="0000623E" w:rsidP="0000623E">
      <w:pPr>
        <w:rPr>
          <w:lang w:val="en-US"/>
        </w:rPr>
      </w:pPr>
    </w:p>
    <w:p w14:paraId="6866A33F" w14:textId="77777777" w:rsidR="0000623E" w:rsidRPr="00AD628E" w:rsidRDefault="0000623E" w:rsidP="0000623E">
      <w:pPr>
        <w:rPr>
          <w:lang w:val="en-US"/>
        </w:rPr>
      </w:pPr>
      <w:r>
        <w:rPr>
          <w:lang w:val="en-US"/>
        </w:rPr>
        <w:t xml:space="preserve">Receiving activity has to override </w:t>
      </w:r>
      <w:proofErr w:type="spellStart"/>
      <w:r>
        <w:rPr>
          <w:lang w:val="en-US"/>
        </w:rPr>
        <w:t>onActivityResult</w:t>
      </w:r>
      <w:proofErr w:type="spellEnd"/>
      <w:r>
        <w:rPr>
          <w:lang w:val="en-US"/>
        </w:rPr>
        <w:t xml:space="preserve"> method to handle result sent by Vipps application.</w:t>
      </w:r>
    </w:p>
    <w:p w14:paraId="44919B50" w14:textId="77777777" w:rsidR="0000623E" w:rsidRPr="0001794E" w:rsidRDefault="0000623E" w:rsidP="0000623E">
      <w:pPr>
        <w:rPr>
          <w:lang w:val="en-US"/>
        </w:rPr>
      </w:pPr>
    </w:p>
    <w:p w14:paraId="2100321E" w14:textId="77777777" w:rsidR="0000623E" w:rsidRDefault="0000623E" w:rsidP="0000623E">
      <w:pPr>
        <w:rPr>
          <w:color w:val="000000" w:themeColor="text1"/>
          <w:lang w:val="en-US"/>
        </w:rPr>
      </w:pPr>
      <w:r w:rsidRPr="00A51168">
        <w:rPr>
          <w:color w:val="000000" w:themeColor="text1"/>
          <w:lang w:val="en-US"/>
        </w:rPr>
        <w:t>For Example:</w:t>
      </w:r>
    </w:p>
    <w:tbl>
      <w:tblPr>
        <w:tblStyle w:val="Tabellrutenett"/>
        <w:tblW w:w="0" w:type="auto"/>
        <w:tblLook w:val="04A0" w:firstRow="1" w:lastRow="0" w:firstColumn="1" w:lastColumn="0" w:noHBand="0" w:noVBand="1"/>
      </w:tblPr>
      <w:tblGrid>
        <w:gridCol w:w="9063"/>
      </w:tblGrid>
      <w:tr w:rsidR="0000623E" w14:paraId="3D2F5CA2" w14:textId="77777777" w:rsidTr="007F70B5">
        <w:tc>
          <w:tcPr>
            <w:tcW w:w="9213" w:type="dxa"/>
          </w:tcPr>
          <w:p w14:paraId="1F8F6B83"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b/>
                <w:bCs/>
                <w:color w:val="555555"/>
                <w:lang w:val="en-US"/>
              </w:rPr>
              <w:t>@Override</w:t>
            </w:r>
          </w:p>
          <w:p w14:paraId="5C1C466C"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b/>
                <w:bCs/>
                <w:color w:val="008800"/>
                <w:lang w:val="en-US"/>
              </w:rPr>
              <w:t>protected</w:t>
            </w:r>
            <w:r w:rsidRPr="00876924">
              <w:rPr>
                <w:rFonts w:ascii="Courier New" w:hAnsi="Courier New" w:cs="Courier New"/>
                <w:color w:val="333333"/>
                <w:lang w:val="en-US"/>
              </w:rPr>
              <w:t xml:space="preserve"> </w:t>
            </w:r>
            <w:r w:rsidRPr="00876924">
              <w:rPr>
                <w:rFonts w:ascii="Courier New" w:hAnsi="Courier New" w:cs="Courier New"/>
                <w:b/>
                <w:bCs/>
                <w:color w:val="333399"/>
                <w:lang w:val="en-US"/>
              </w:rPr>
              <w:t>void</w:t>
            </w:r>
            <w:r w:rsidRPr="00876924">
              <w:rPr>
                <w:rFonts w:ascii="Courier New" w:hAnsi="Courier New" w:cs="Courier New"/>
                <w:color w:val="333333"/>
                <w:lang w:val="en-US"/>
              </w:rPr>
              <w:t xml:space="preserve"> </w:t>
            </w:r>
            <w:proofErr w:type="spellStart"/>
            <w:r w:rsidRPr="00876924">
              <w:rPr>
                <w:rFonts w:ascii="Courier New" w:hAnsi="Courier New" w:cs="Courier New"/>
                <w:b/>
                <w:bCs/>
                <w:color w:val="0066BB"/>
                <w:lang w:val="en-US"/>
              </w:rPr>
              <w:t>onActivityResult</w:t>
            </w:r>
            <w:proofErr w:type="spellEnd"/>
            <w:r w:rsidRPr="00876924">
              <w:rPr>
                <w:rFonts w:ascii="Courier New" w:hAnsi="Courier New" w:cs="Courier New"/>
                <w:color w:val="333333"/>
                <w:lang w:val="en-US"/>
              </w:rPr>
              <w:t>(</w:t>
            </w:r>
            <w:proofErr w:type="spellStart"/>
            <w:r w:rsidRPr="00876924">
              <w:rPr>
                <w:rFonts w:ascii="Courier New" w:hAnsi="Courier New" w:cs="Courier New"/>
                <w:b/>
                <w:bCs/>
                <w:color w:val="333399"/>
                <w:lang w:val="en-US"/>
              </w:rPr>
              <w:t>int</w:t>
            </w:r>
            <w:proofErr w:type="spellEnd"/>
            <w:r w:rsidRPr="00876924">
              <w:rPr>
                <w:rFonts w:ascii="Courier New" w:hAnsi="Courier New" w:cs="Courier New"/>
                <w:color w:val="333333"/>
                <w:lang w:val="en-US"/>
              </w:rPr>
              <w:t xml:space="preserve"> </w:t>
            </w:r>
            <w:proofErr w:type="spellStart"/>
            <w:r w:rsidRPr="00876924">
              <w:rPr>
                <w:rFonts w:ascii="Courier New" w:hAnsi="Courier New" w:cs="Courier New"/>
                <w:color w:val="333333"/>
                <w:lang w:val="en-US"/>
              </w:rPr>
              <w:t>requestCode</w:t>
            </w:r>
            <w:proofErr w:type="spellEnd"/>
            <w:r w:rsidRPr="00876924">
              <w:rPr>
                <w:rFonts w:ascii="Courier New" w:hAnsi="Courier New" w:cs="Courier New"/>
                <w:color w:val="333333"/>
                <w:lang w:val="en-US"/>
              </w:rPr>
              <w:t xml:space="preserve">, </w:t>
            </w:r>
            <w:proofErr w:type="spellStart"/>
            <w:r w:rsidRPr="00876924">
              <w:rPr>
                <w:rFonts w:ascii="Courier New" w:hAnsi="Courier New" w:cs="Courier New"/>
                <w:b/>
                <w:bCs/>
                <w:color w:val="333399"/>
                <w:lang w:val="en-US"/>
              </w:rPr>
              <w:t>int</w:t>
            </w:r>
            <w:proofErr w:type="spellEnd"/>
            <w:r w:rsidRPr="00876924">
              <w:rPr>
                <w:rFonts w:ascii="Courier New" w:hAnsi="Courier New" w:cs="Courier New"/>
                <w:color w:val="333333"/>
                <w:lang w:val="en-US"/>
              </w:rPr>
              <w:t xml:space="preserve"> </w:t>
            </w:r>
            <w:proofErr w:type="spellStart"/>
            <w:r w:rsidRPr="00876924">
              <w:rPr>
                <w:rFonts w:ascii="Courier New" w:hAnsi="Courier New" w:cs="Courier New"/>
                <w:color w:val="333333"/>
                <w:lang w:val="en-US"/>
              </w:rPr>
              <w:t>resultCode</w:t>
            </w:r>
            <w:proofErr w:type="spellEnd"/>
            <w:r w:rsidRPr="00876924">
              <w:rPr>
                <w:rFonts w:ascii="Courier New" w:hAnsi="Courier New" w:cs="Courier New"/>
                <w:color w:val="333333"/>
                <w:lang w:val="en-US"/>
              </w:rPr>
              <w:t>, Intent data) {</w:t>
            </w:r>
          </w:p>
          <w:p w14:paraId="43C6822A"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p>
          <w:p w14:paraId="317C526F"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r w:rsidRPr="00876924">
              <w:rPr>
                <w:rFonts w:ascii="Courier New" w:hAnsi="Courier New" w:cs="Courier New"/>
                <w:b/>
                <w:bCs/>
                <w:color w:val="008800"/>
                <w:lang w:val="en-US"/>
              </w:rPr>
              <w:t>if</w:t>
            </w:r>
            <w:r w:rsidRPr="00876924">
              <w:rPr>
                <w:rFonts w:ascii="Courier New" w:hAnsi="Courier New" w:cs="Courier New"/>
                <w:color w:val="333333"/>
                <w:lang w:val="en-US"/>
              </w:rPr>
              <w:t xml:space="preserve"> (</w:t>
            </w:r>
            <w:proofErr w:type="spellStart"/>
            <w:r w:rsidRPr="00876924">
              <w:rPr>
                <w:rFonts w:ascii="Courier New" w:hAnsi="Courier New" w:cs="Courier New"/>
                <w:color w:val="333333"/>
                <w:lang w:val="en-US"/>
              </w:rPr>
              <w:t>resultCode</w:t>
            </w:r>
            <w:proofErr w:type="spellEnd"/>
            <w:r w:rsidRPr="00876924">
              <w:rPr>
                <w:rFonts w:ascii="Courier New" w:hAnsi="Courier New" w:cs="Courier New"/>
                <w:color w:val="333333"/>
                <w:lang w:val="en-US"/>
              </w:rPr>
              <w:t xml:space="preserve"> == RESULT_OK) {</w:t>
            </w:r>
          </w:p>
          <w:p w14:paraId="0973499D"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r w:rsidRPr="00876924">
              <w:rPr>
                <w:rFonts w:ascii="Courier New" w:hAnsi="Courier New" w:cs="Courier New"/>
                <w:b/>
                <w:bCs/>
                <w:color w:val="008800"/>
                <w:lang w:val="en-US"/>
              </w:rPr>
              <w:t>if</w:t>
            </w:r>
            <w:r w:rsidRPr="00876924">
              <w:rPr>
                <w:rFonts w:ascii="Courier New" w:hAnsi="Courier New" w:cs="Courier New"/>
                <w:color w:val="333333"/>
                <w:lang w:val="en-US"/>
              </w:rPr>
              <w:t xml:space="preserve"> (</w:t>
            </w:r>
            <w:proofErr w:type="spellStart"/>
            <w:r w:rsidRPr="00876924">
              <w:rPr>
                <w:rFonts w:ascii="Courier New" w:hAnsi="Courier New" w:cs="Courier New"/>
                <w:color w:val="333333"/>
                <w:lang w:val="en-US"/>
              </w:rPr>
              <w:t>requestCode</w:t>
            </w:r>
            <w:proofErr w:type="spellEnd"/>
            <w:r w:rsidRPr="00876924">
              <w:rPr>
                <w:rFonts w:ascii="Courier New" w:hAnsi="Courier New" w:cs="Courier New"/>
                <w:color w:val="333333"/>
                <w:lang w:val="en-US"/>
              </w:rPr>
              <w:t xml:space="preserve"> == </w:t>
            </w:r>
            <w:r w:rsidRPr="00876924">
              <w:rPr>
                <w:rFonts w:ascii="Courier New" w:hAnsi="Courier New" w:cs="Courier New"/>
                <w:b/>
                <w:bCs/>
                <w:color w:val="0000DD"/>
                <w:lang w:val="en-US"/>
              </w:rPr>
              <w:t>1</w:t>
            </w:r>
            <w:r w:rsidRPr="00876924">
              <w:rPr>
                <w:rFonts w:ascii="Courier New" w:hAnsi="Courier New" w:cs="Courier New"/>
                <w:color w:val="333333"/>
                <w:lang w:val="en-US"/>
              </w:rPr>
              <w:t>) {</w:t>
            </w:r>
          </w:p>
          <w:p w14:paraId="26DBC4FC"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sv-SE"/>
              </w:rPr>
            </w:pPr>
            <w:r w:rsidRPr="00876924">
              <w:rPr>
                <w:rFonts w:ascii="Courier New" w:hAnsi="Courier New" w:cs="Courier New"/>
                <w:color w:val="333333"/>
                <w:lang w:val="en-US"/>
              </w:rPr>
              <w:t xml:space="preserve">            </w:t>
            </w:r>
            <w:r w:rsidRPr="00876924">
              <w:rPr>
                <w:rFonts w:ascii="Courier New" w:hAnsi="Courier New" w:cs="Courier New"/>
                <w:color w:val="333333"/>
                <w:lang w:val="sv-SE"/>
              </w:rPr>
              <w:t xml:space="preserve">String url = </w:t>
            </w:r>
            <w:r w:rsidRPr="00876924">
              <w:rPr>
                <w:rFonts w:ascii="Courier New" w:hAnsi="Courier New" w:cs="Courier New"/>
                <w:b/>
                <w:bCs/>
                <w:color w:val="008800"/>
                <w:lang w:val="sv-SE"/>
              </w:rPr>
              <w:t>null</w:t>
            </w:r>
            <w:r w:rsidRPr="00876924">
              <w:rPr>
                <w:rFonts w:ascii="Courier New" w:hAnsi="Courier New" w:cs="Courier New"/>
                <w:color w:val="333333"/>
                <w:lang w:val="sv-SE"/>
              </w:rPr>
              <w:t>;</w:t>
            </w:r>
          </w:p>
          <w:p w14:paraId="5820ACD2"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sv-SE"/>
              </w:rPr>
            </w:pPr>
            <w:r w:rsidRPr="00876924">
              <w:rPr>
                <w:rFonts w:ascii="Courier New" w:hAnsi="Courier New" w:cs="Courier New"/>
                <w:color w:val="333333"/>
                <w:lang w:val="sv-SE"/>
              </w:rPr>
              <w:t xml:space="preserve">            </w:t>
            </w:r>
            <w:r w:rsidRPr="00876924">
              <w:rPr>
                <w:rFonts w:ascii="Courier New" w:hAnsi="Courier New" w:cs="Courier New"/>
                <w:b/>
                <w:bCs/>
                <w:color w:val="008800"/>
                <w:lang w:val="sv-SE"/>
              </w:rPr>
              <w:t>if</w:t>
            </w:r>
            <w:r w:rsidRPr="00876924">
              <w:rPr>
                <w:rFonts w:ascii="Courier New" w:hAnsi="Courier New" w:cs="Courier New"/>
                <w:color w:val="333333"/>
                <w:lang w:val="sv-SE"/>
              </w:rPr>
              <w:t xml:space="preserve"> (data != </w:t>
            </w:r>
            <w:r w:rsidRPr="00876924">
              <w:rPr>
                <w:rFonts w:ascii="Courier New" w:hAnsi="Courier New" w:cs="Courier New"/>
                <w:b/>
                <w:bCs/>
                <w:color w:val="008800"/>
                <w:lang w:val="sv-SE"/>
              </w:rPr>
              <w:t>null</w:t>
            </w:r>
            <w:r w:rsidRPr="00876924">
              <w:rPr>
                <w:rFonts w:ascii="Courier New" w:hAnsi="Courier New" w:cs="Courier New"/>
                <w:color w:val="333333"/>
                <w:lang w:val="sv-SE"/>
              </w:rPr>
              <w:t xml:space="preserve"> &amp;&amp; data.</w:t>
            </w:r>
            <w:r w:rsidRPr="00876924">
              <w:rPr>
                <w:rFonts w:ascii="Courier New" w:hAnsi="Courier New" w:cs="Courier New"/>
                <w:color w:val="0000CC"/>
                <w:lang w:val="sv-SE"/>
              </w:rPr>
              <w:t>getExtras</w:t>
            </w:r>
            <w:r w:rsidRPr="00876924">
              <w:rPr>
                <w:rFonts w:ascii="Courier New" w:hAnsi="Courier New" w:cs="Courier New"/>
                <w:color w:val="333333"/>
                <w:lang w:val="sv-SE"/>
              </w:rPr>
              <w:t xml:space="preserve">() != </w:t>
            </w:r>
            <w:r w:rsidRPr="00876924">
              <w:rPr>
                <w:rFonts w:ascii="Courier New" w:hAnsi="Courier New" w:cs="Courier New"/>
                <w:b/>
                <w:bCs/>
                <w:color w:val="008800"/>
                <w:lang w:val="sv-SE"/>
              </w:rPr>
              <w:t>null</w:t>
            </w:r>
            <w:r w:rsidRPr="00876924">
              <w:rPr>
                <w:rFonts w:ascii="Courier New" w:hAnsi="Courier New" w:cs="Courier New"/>
                <w:color w:val="333333"/>
                <w:lang w:val="sv-SE"/>
              </w:rPr>
              <w:t>) {</w:t>
            </w:r>
          </w:p>
          <w:p w14:paraId="7892D3BF"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sv-SE"/>
              </w:rPr>
            </w:pPr>
          </w:p>
          <w:p w14:paraId="33D22FF6"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sv-SE"/>
              </w:rPr>
            </w:pPr>
            <w:r w:rsidRPr="00876924">
              <w:rPr>
                <w:rFonts w:ascii="Courier New" w:hAnsi="Courier New" w:cs="Courier New"/>
                <w:color w:val="333333"/>
                <w:lang w:val="sv-SE"/>
              </w:rPr>
              <w:t xml:space="preserve">                Bundle mBundle = data.</w:t>
            </w:r>
            <w:r w:rsidRPr="00876924">
              <w:rPr>
                <w:rFonts w:ascii="Courier New" w:hAnsi="Courier New" w:cs="Courier New"/>
                <w:color w:val="0000CC"/>
                <w:lang w:val="sv-SE"/>
              </w:rPr>
              <w:t>getExtras</w:t>
            </w:r>
            <w:r w:rsidRPr="00876924">
              <w:rPr>
                <w:rFonts w:ascii="Courier New" w:hAnsi="Courier New" w:cs="Courier New"/>
                <w:color w:val="333333"/>
                <w:lang w:val="sv-SE"/>
              </w:rPr>
              <w:t>();</w:t>
            </w:r>
          </w:p>
          <w:p w14:paraId="2186C7A9"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sv-SE"/>
              </w:rPr>
              <w:t xml:space="preserve">                </w:t>
            </w:r>
            <w:r w:rsidRPr="00876924">
              <w:rPr>
                <w:rFonts w:ascii="Courier New" w:hAnsi="Courier New" w:cs="Courier New"/>
                <w:b/>
                <w:bCs/>
                <w:color w:val="008800"/>
                <w:lang w:val="en-US"/>
              </w:rPr>
              <w:t>if</w:t>
            </w:r>
            <w:r w:rsidRPr="00876924">
              <w:rPr>
                <w:rFonts w:ascii="Courier New" w:hAnsi="Courier New" w:cs="Courier New"/>
                <w:color w:val="333333"/>
                <w:lang w:val="en-US"/>
              </w:rPr>
              <w:t xml:space="preserve"> (</w:t>
            </w:r>
            <w:proofErr w:type="spellStart"/>
            <w:r w:rsidRPr="00876924">
              <w:rPr>
                <w:rFonts w:ascii="Courier New" w:hAnsi="Courier New" w:cs="Courier New"/>
                <w:color w:val="333333"/>
                <w:lang w:val="en-US"/>
              </w:rPr>
              <w:t>mBundle.</w:t>
            </w:r>
            <w:r w:rsidRPr="00876924">
              <w:rPr>
                <w:rFonts w:ascii="Courier New" w:hAnsi="Courier New" w:cs="Courier New"/>
                <w:color w:val="0000CC"/>
                <w:lang w:val="en-US"/>
              </w:rPr>
              <w:t>get</w:t>
            </w:r>
            <w:proofErr w:type="spellEnd"/>
            <w:r w:rsidRPr="00876924">
              <w:rPr>
                <w:rFonts w:ascii="Courier New" w:hAnsi="Courier New" w:cs="Courier New"/>
                <w:color w:val="333333"/>
                <w:lang w:val="en-US"/>
              </w:rPr>
              <w:t>(</w:t>
            </w:r>
            <w:r w:rsidRPr="00876924">
              <w:rPr>
                <w:rFonts w:ascii="Courier New" w:hAnsi="Courier New" w:cs="Courier New"/>
                <w:color w:val="333333"/>
                <w:shd w:val="clear" w:color="auto" w:fill="FFF0F0"/>
                <w:lang w:val="en-US"/>
              </w:rPr>
              <w:t>"data"</w:t>
            </w:r>
            <w:r w:rsidRPr="00876924">
              <w:rPr>
                <w:rFonts w:ascii="Courier New" w:hAnsi="Courier New" w:cs="Courier New"/>
                <w:color w:val="333333"/>
                <w:lang w:val="en-US"/>
              </w:rPr>
              <w:t xml:space="preserve">) != </w:t>
            </w:r>
            <w:r w:rsidRPr="00876924">
              <w:rPr>
                <w:rFonts w:ascii="Courier New" w:hAnsi="Courier New" w:cs="Courier New"/>
                <w:b/>
                <w:bCs/>
                <w:color w:val="008800"/>
                <w:lang w:val="en-US"/>
              </w:rPr>
              <w:t>null</w:t>
            </w:r>
            <w:r w:rsidRPr="00876924">
              <w:rPr>
                <w:rFonts w:ascii="Courier New" w:hAnsi="Courier New" w:cs="Courier New"/>
                <w:color w:val="333333"/>
                <w:lang w:val="en-US"/>
              </w:rPr>
              <w:t>) {</w:t>
            </w:r>
          </w:p>
          <w:p w14:paraId="4AA66953"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r w:rsidRPr="00876924">
              <w:rPr>
                <w:rFonts w:ascii="Courier New" w:hAnsi="Courier New" w:cs="Courier New"/>
                <w:b/>
                <w:bCs/>
                <w:color w:val="008800"/>
                <w:lang w:val="en-US"/>
              </w:rPr>
              <w:t>try</w:t>
            </w:r>
            <w:r w:rsidRPr="00876924">
              <w:rPr>
                <w:rFonts w:ascii="Courier New" w:hAnsi="Courier New" w:cs="Courier New"/>
                <w:color w:val="333333"/>
                <w:lang w:val="en-US"/>
              </w:rPr>
              <w:t xml:space="preserve"> {</w:t>
            </w:r>
          </w:p>
          <w:p w14:paraId="6D236134" w14:textId="77777777" w:rsidR="0000623E" w:rsidRPr="00224D10"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876924">
              <w:rPr>
                <w:rFonts w:ascii="Courier New" w:hAnsi="Courier New" w:cs="Courier New"/>
                <w:color w:val="333333"/>
                <w:lang w:val="en-US"/>
              </w:rPr>
              <w:t xml:space="preserve">                        </w:t>
            </w:r>
            <w:r w:rsidRPr="00224D10">
              <w:rPr>
                <w:rFonts w:ascii="Courier New" w:hAnsi="Courier New" w:cs="Courier New"/>
                <w:color w:val="333333"/>
              </w:rPr>
              <w:t xml:space="preserve">url = </w:t>
            </w:r>
            <w:proofErr w:type="spellStart"/>
            <w:r w:rsidRPr="00224D10">
              <w:rPr>
                <w:rFonts w:ascii="Courier New" w:hAnsi="Courier New" w:cs="Courier New"/>
                <w:color w:val="333333"/>
              </w:rPr>
              <w:t>URLDecoder.</w:t>
            </w:r>
            <w:r w:rsidRPr="00224D10">
              <w:rPr>
                <w:rFonts w:ascii="Courier New" w:hAnsi="Courier New" w:cs="Courier New"/>
                <w:color w:val="0000CC"/>
              </w:rPr>
              <w:t>decode</w:t>
            </w:r>
            <w:proofErr w:type="spellEnd"/>
            <w:r w:rsidRPr="00224D10">
              <w:rPr>
                <w:rFonts w:ascii="Courier New" w:hAnsi="Courier New" w:cs="Courier New"/>
                <w:color w:val="333333"/>
              </w:rPr>
              <w:t>(</w:t>
            </w:r>
            <w:proofErr w:type="spellStart"/>
            <w:r w:rsidRPr="00224D10">
              <w:rPr>
                <w:rFonts w:ascii="Courier New" w:hAnsi="Courier New" w:cs="Courier New"/>
                <w:color w:val="333333"/>
              </w:rPr>
              <w:t>mBundle.</w:t>
            </w:r>
            <w:r w:rsidRPr="00224D10">
              <w:rPr>
                <w:rFonts w:ascii="Courier New" w:hAnsi="Courier New" w:cs="Courier New"/>
                <w:color w:val="0000CC"/>
              </w:rPr>
              <w:t>get</w:t>
            </w:r>
            <w:proofErr w:type="spellEnd"/>
            <w:r w:rsidRPr="00224D10">
              <w:rPr>
                <w:rFonts w:ascii="Courier New" w:hAnsi="Courier New" w:cs="Courier New"/>
                <w:color w:val="333333"/>
              </w:rPr>
              <w:t>(</w:t>
            </w:r>
            <w:r w:rsidRPr="00224D10">
              <w:rPr>
                <w:rFonts w:ascii="Courier New" w:hAnsi="Courier New" w:cs="Courier New"/>
                <w:color w:val="333333"/>
                <w:shd w:val="clear" w:color="auto" w:fill="FFF0F0"/>
              </w:rPr>
              <w:t>"data"</w:t>
            </w:r>
            <w:r w:rsidRPr="00224D10">
              <w:rPr>
                <w:rFonts w:ascii="Courier New" w:hAnsi="Courier New" w:cs="Courier New"/>
                <w:color w:val="333333"/>
              </w:rPr>
              <w:t>).</w:t>
            </w:r>
            <w:proofErr w:type="spellStart"/>
            <w:r w:rsidRPr="00224D10">
              <w:rPr>
                <w:rFonts w:ascii="Courier New" w:hAnsi="Courier New" w:cs="Courier New"/>
                <w:color w:val="0000CC"/>
              </w:rPr>
              <w:t>toString</w:t>
            </w:r>
            <w:proofErr w:type="spellEnd"/>
            <w:r w:rsidRPr="00224D10">
              <w:rPr>
                <w:rFonts w:ascii="Courier New" w:hAnsi="Courier New" w:cs="Courier New"/>
                <w:color w:val="333333"/>
              </w:rPr>
              <w:t xml:space="preserve">(), </w:t>
            </w:r>
            <w:r w:rsidRPr="00224D10">
              <w:rPr>
                <w:rFonts w:ascii="Courier New" w:hAnsi="Courier New" w:cs="Courier New"/>
                <w:color w:val="333333"/>
                <w:shd w:val="clear" w:color="auto" w:fill="FFF0F0"/>
              </w:rPr>
              <w:t>"UTF-8"</w:t>
            </w:r>
            <w:r w:rsidRPr="00224D10">
              <w:rPr>
                <w:rFonts w:ascii="Courier New" w:hAnsi="Courier New" w:cs="Courier New"/>
                <w:color w:val="333333"/>
              </w:rPr>
              <w:t>);</w:t>
            </w:r>
          </w:p>
          <w:p w14:paraId="0154EFBF" w14:textId="77777777" w:rsidR="0000623E" w:rsidRPr="00224D10"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224D10">
              <w:rPr>
                <w:rFonts w:ascii="Courier New" w:hAnsi="Courier New" w:cs="Courier New"/>
                <w:color w:val="333333"/>
              </w:rPr>
              <w:t xml:space="preserve">                        Uri </w:t>
            </w:r>
            <w:proofErr w:type="spellStart"/>
            <w:r w:rsidRPr="00224D10">
              <w:rPr>
                <w:rFonts w:ascii="Courier New" w:hAnsi="Courier New" w:cs="Courier New"/>
                <w:color w:val="333333"/>
              </w:rPr>
              <w:t>parseUri</w:t>
            </w:r>
            <w:proofErr w:type="spellEnd"/>
            <w:r w:rsidRPr="00224D10">
              <w:rPr>
                <w:rFonts w:ascii="Courier New" w:hAnsi="Courier New" w:cs="Courier New"/>
                <w:color w:val="333333"/>
              </w:rPr>
              <w:t xml:space="preserve"> = </w:t>
            </w:r>
            <w:proofErr w:type="spellStart"/>
            <w:r w:rsidRPr="00224D10">
              <w:rPr>
                <w:rFonts w:ascii="Courier New" w:hAnsi="Courier New" w:cs="Courier New"/>
                <w:color w:val="333333"/>
              </w:rPr>
              <w:t>Uri.</w:t>
            </w:r>
            <w:r w:rsidRPr="00224D10">
              <w:rPr>
                <w:rFonts w:ascii="Courier New" w:hAnsi="Courier New" w:cs="Courier New"/>
                <w:color w:val="0000CC"/>
              </w:rPr>
              <w:t>parse</w:t>
            </w:r>
            <w:proofErr w:type="spellEnd"/>
            <w:r w:rsidRPr="00224D10">
              <w:rPr>
                <w:rFonts w:ascii="Courier New" w:hAnsi="Courier New" w:cs="Courier New"/>
                <w:color w:val="333333"/>
              </w:rPr>
              <w:t>(url);</w:t>
            </w:r>
          </w:p>
          <w:p w14:paraId="327E1C93"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224D10">
              <w:rPr>
                <w:rFonts w:ascii="Courier New" w:hAnsi="Courier New" w:cs="Courier New"/>
                <w:color w:val="333333"/>
              </w:rPr>
              <w:lastRenderedPageBreak/>
              <w:t xml:space="preserve">                        </w:t>
            </w:r>
            <w:r w:rsidRPr="00876924">
              <w:rPr>
                <w:rFonts w:ascii="Courier New" w:hAnsi="Courier New" w:cs="Courier New"/>
                <w:color w:val="333333"/>
                <w:lang w:val="en-US"/>
              </w:rPr>
              <w:t xml:space="preserve">String status = </w:t>
            </w:r>
            <w:proofErr w:type="spellStart"/>
            <w:r w:rsidRPr="00876924">
              <w:rPr>
                <w:rFonts w:ascii="Courier New" w:hAnsi="Courier New" w:cs="Courier New"/>
                <w:color w:val="333333"/>
                <w:lang w:val="en-US"/>
              </w:rPr>
              <w:t>parseUri.</w:t>
            </w:r>
            <w:r w:rsidRPr="00876924">
              <w:rPr>
                <w:rFonts w:ascii="Courier New" w:hAnsi="Courier New" w:cs="Courier New"/>
                <w:color w:val="0000CC"/>
                <w:lang w:val="en-US"/>
              </w:rPr>
              <w:t>getQueryParameter</w:t>
            </w:r>
            <w:proofErr w:type="spellEnd"/>
            <w:r w:rsidRPr="00876924">
              <w:rPr>
                <w:rFonts w:ascii="Courier New" w:hAnsi="Courier New" w:cs="Courier New"/>
                <w:color w:val="333333"/>
                <w:lang w:val="en-US"/>
              </w:rPr>
              <w:t>(</w:t>
            </w:r>
            <w:r w:rsidRPr="00876924">
              <w:rPr>
                <w:rFonts w:ascii="Courier New" w:hAnsi="Courier New" w:cs="Courier New"/>
                <w:color w:val="333333"/>
                <w:shd w:val="clear" w:color="auto" w:fill="FFF0F0"/>
                <w:lang w:val="en-US"/>
              </w:rPr>
              <w:t>"status"</w:t>
            </w:r>
            <w:r w:rsidRPr="00876924">
              <w:rPr>
                <w:rFonts w:ascii="Courier New" w:hAnsi="Courier New" w:cs="Courier New"/>
                <w:color w:val="333333"/>
                <w:lang w:val="en-US"/>
              </w:rPr>
              <w:t>);</w:t>
            </w:r>
          </w:p>
          <w:p w14:paraId="2B1AF0FF"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p>
          <w:p w14:paraId="439C3174"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w:t>
            </w:r>
            <w:r w:rsidRPr="00876924">
              <w:rPr>
                <w:rFonts w:ascii="Courier New" w:hAnsi="Courier New" w:cs="Courier New"/>
                <w:color w:val="888888"/>
                <w:lang w:val="en-US"/>
              </w:rPr>
              <w:t>//TODO Handle status</w:t>
            </w:r>
          </w:p>
          <w:p w14:paraId="5A2203EC"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p>
          <w:p w14:paraId="65FD4F8C"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876924">
              <w:rPr>
                <w:rFonts w:ascii="Courier New" w:hAnsi="Courier New" w:cs="Courier New"/>
                <w:color w:val="333333"/>
                <w:lang w:val="en-US"/>
              </w:rPr>
              <w:t xml:space="preserve">                    } </w:t>
            </w:r>
            <w:r w:rsidRPr="00876924">
              <w:rPr>
                <w:rFonts w:ascii="Courier New" w:hAnsi="Courier New" w:cs="Courier New"/>
                <w:b/>
                <w:bCs/>
                <w:color w:val="008800"/>
                <w:lang w:val="en-US"/>
              </w:rPr>
              <w:t>catch</w:t>
            </w:r>
            <w:r w:rsidRPr="00876924">
              <w:rPr>
                <w:rFonts w:ascii="Courier New" w:hAnsi="Courier New" w:cs="Courier New"/>
                <w:color w:val="333333"/>
                <w:lang w:val="en-US"/>
              </w:rPr>
              <w:t xml:space="preserve"> (</w:t>
            </w:r>
            <w:proofErr w:type="spellStart"/>
            <w:r w:rsidRPr="00876924">
              <w:rPr>
                <w:rFonts w:ascii="Courier New" w:hAnsi="Courier New" w:cs="Courier New"/>
                <w:color w:val="333333"/>
                <w:lang w:val="en-US"/>
              </w:rPr>
              <w:t>UnsupportedEncodingException</w:t>
            </w:r>
            <w:proofErr w:type="spellEnd"/>
            <w:r w:rsidRPr="00876924">
              <w:rPr>
                <w:rFonts w:ascii="Courier New" w:hAnsi="Courier New" w:cs="Courier New"/>
                <w:color w:val="333333"/>
                <w:lang w:val="en-US"/>
              </w:rPr>
              <w:t xml:space="preserve"> e) {</w:t>
            </w:r>
          </w:p>
          <w:p w14:paraId="41E18D65"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876924">
              <w:rPr>
                <w:rFonts w:ascii="Courier New" w:hAnsi="Courier New" w:cs="Courier New"/>
                <w:color w:val="333333"/>
                <w:lang w:val="en-US"/>
              </w:rPr>
              <w:t xml:space="preserve">                        </w:t>
            </w:r>
            <w:proofErr w:type="spellStart"/>
            <w:r w:rsidRPr="00876924">
              <w:rPr>
                <w:rFonts w:ascii="Courier New" w:hAnsi="Courier New" w:cs="Courier New"/>
                <w:color w:val="333333"/>
              </w:rPr>
              <w:t>e.</w:t>
            </w:r>
            <w:r w:rsidRPr="00876924">
              <w:rPr>
                <w:rFonts w:ascii="Courier New" w:hAnsi="Courier New" w:cs="Courier New"/>
                <w:color w:val="0000CC"/>
              </w:rPr>
              <w:t>printStackTrace</w:t>
            </w:r>
            <w:proofErr w:type="spellEnd"/>
            <w:r w:rsidRPr="00876924">
              <w:rPr>
                <w:rFonts w:ascii="Courier New" w:hAnsi="Courier New" w:cs="Courier New"/>
                <w:color w:val="333333"/>
              </w:rPr>
              <w:t>();</w:t>
            </w:r>
          </w:p>
          <w:p w14:paraId="04FA25E0"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876924">
              <w:rPr>
                <w:rFonts w:ascii="Courier New" w:hAnsi="Courier New" w:cs="Courier New"/>
                <w:color w:val="333333"/>
              </w:rPr>
              <w:t xml:space="preserve">                    }</w:t>
            </w:r>
          </w:p>
          <w:p w14:paraId="0B8BAF1C"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876924">
              <w:rPr>
                <w:rFonts w:ascii="Courier New" w:hAnsi="Courier New" w:cs="Courier New"/>
                <w:color w:val="333333"/>
              </w:rPr>
              <w:t xml:space="preserve">                }</w:t>
            </w:r>
          </w:p>
          <w:p w14:paraId="08C98983"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876924">
              <w:rPr>
                <w:rFonts w:ascii="Courier New" w:hAnsi="Courier New" w:cs="Courier New"/>
                <w:color w:val="333333"/>
              </w:rPr>
              <w:t xml:space="preserve">            }</w:t>
            </w:r>
          </w:p>
          <w:p w14:paraId="36AD0CE1"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876924">
              <w:rPr>
                <w:rFonts w:ascii="Courier New" w:hAnsi="Courier New" w:cs="Courier New"/>
                <w:color w:val="333333"/>
              </w:rPr>
              <w:t xml:space="preserve">        }</w:t>
            </w:r>
          </w:p>
          <w:p w14:paraId="27D3E69C"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876924">
              <w:rPr>
                <w:rFonts w:ascii="Courier New" w:hAnsi="Courier New" w:cs="Courier New"/>
                <w:color w:val="333333"/>
              </w:rPr>
              <w:t xml:space="preserve">    }</w:t>
            </w:r>
          </w:p>
          <w:p w14:paraId="0742C478" w14:textId="77777777" w:rsidR="0000623E" w:rsidRPr="00876924"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876924">
              <w:rPr>
                <w:rFonts w:ascii="Courier New" w:hAnsi="Courier New" w:cs="Courier New"/>
                <w:color w:val="333333"/>
              </w:rPr>
              <w:t>}</w:t>
            </w:r>
          </w:p>
          <w:p w14:paraId="2777E23F" w14:textId="77777777" w:rsidR="0000623E" w:rsidRDefault="0000623E" w:rsidP="007F70B5">
            <w:pPr>
              <w:rPr>
                <w:lang w:val="en-US"/>
              </w:rPr>
            </w:pPr>
          </w:p>
        </w:tc>
      </w:tr>
    </w:tbl>
    <w:p w14:paraId="5D019335" w14:textId="77777777" w:rsidR="0000623E" w:rsidRPr="00F1560E" w:rsidRDefault="0000623E" w:rsidP="0000623E">
      <w:pPr>
        <w:rPr>
          <w:lang w:val="en-US"/>
        </w:rPr>
      </w:pPr>
    </w:p>
    <w:p w14:paraId="207948B9" w14:textId="77777777" w:rsidR="0000623E" w:rsidRPr="007365BB" w:rsidRDefault="0000623E" w:rsidP="0000623E">
      <w:pPr>
        <w:pStyle w:val="Overskrift5"/>
        <w:rPr>
          <w:u w:val="single"/>
          <w:lang w:val="en-US"/>
        </w:rPr>
      </w:pPr>
      <w:bookmarkStart w:id="160" w:name="_Toc483323230"/>
      <w:r w:rsidRPr="007365BB">
        <w:rPr>
          <w:u w:val="single"/>
          <w:lang w:val="en-US"/>
        </w:rPr>
        <w:t>Android URL Scheme</w:t>
      </w:r>
      <w:bookmarkEnd w:id="160"/>
    </w:p>
    <w:p w14:paraId="67E7AD55" w14:textId="77777777" w:rsidR="0000623E" w:rsidRDefault="0000623E" w:rsidP="0000623E">
      <w:pPr>
        <w:rPr>
          <w:lang w:val="en-US"/>
        </w:rPr>
      </w:pPr>
      <w:r>
        <w:rPr>
          <w:lang w:val="en-US"/>
        </w:rPr>
        <w:t>Vipps provides a custom URL scheme to interact with Vipps. If 3</w:t>
      </w:r>
      <w:r w:rsidRPr="00C24420">
        <w:rPr>
          <w:vertAlign w:val="superscript"/>
          <w:lang w:val="en-US"/>
        </w:rPr>
        <w:t>rd</w:t>
      </w:r>
      <w:r>
        <w:rPr>
          <w:lang w:val="en-US"/>
        </w:rPr>
        <w:t xml:space="preserve"> party application wants to open Vipps application with custom URL scheme then they can implement this approach.</w:t>
      </w:r>
    </w:p>
    <w:p w14:paraId="3DF184B3" w14:textId="77777777" w:rsidR="0000623E" w:rsidRPr="00C24420" w:rsidRDefault="0000623E" w:rsidP="0000623E">
      <w:pPr>
        <w:rPr>
          <w:lang w:val="en-US"/>
        </w:rPr>
      </w:pPr>
    </w:p>
    <w:p w14:paraId="757C934D" w14:textId="77777777" w:rsidR="0000623E" w:rsidRPr="00BB3BA0" w:rsidRDefault="0000623E" w:rsidP="0000623E">
      <w:pPr>
        <w:rPr>
          <w:b/>
          <w:lang w:val="en-GB"/>
        </w:rPr>
      </w:pPr>
      <w:r w:rsidRPr="00BB3BA0">
        <w:rPr>
          <w:b/>
          <w:u w:val="single"/>
          <w:lang w:val="en-GB"/>
        </w:rPr>
        <w:t>Set filter in Manifest file</w:t>
      </w:r>
      <w:r w:rsidRPr="00BB3BA0">
        <w:rPr>
          <w:b/>
          <w:lang w:val="en-GB"/>
        </w:rPr>
        <w:t>:</w:t>
      </w:r>
    </w:p>
    <w:p w14:paraId="472BEDBA" w14:textId="77777777" w:rsidR="0000623E" w:rsidRPr="009E18BD" w:rsidRDefault="0000623E" w:rsidP="0000623E">
      <w:pPr>
        <w:rPr>
          <w:lang w:val="en-US"/>
        </w:rPr>
      </w:pPr>
      <w:r w:rsidRPr="009E18BD">
        <w:rPr>
          <w:lang w:val="en-US"/>
        </w:rPr>
        <w:t>To receive</w:t>
      </w:r>
      <w:r>
        <w:rPr>
          <w:lang w:val="en-US"/>
        </w:rPr>
        <w:t xml:space="preserve"> a</w:t>
      </w:r>
      <w:r w:rsidRPr="009E18BD">
        <w:rPr>
          <w:lang w:val="en-US"/>
        </w:rPr>
        <w:t xml:space="preserve"> call back from</w:t>
      </w:r>
      <w:r>
        <w:rPr>
          <w:lang w:val="en-US"/>
        </w:rPr>
        <w:t xml:space="preserve"> the</w:t>
      </w:r>
      <w:r w:rsidRPr="009E18BD">
        <w:rPr>
          <w:lang w:val="en-US"/>
        </w:rPr>
        <w:t xml:space="preserve"> Vipps application to</w:t>
      </w:r>
      <w:r>
        <w:rPr>
          <w:lang w:val="en-US"/>
        </w:rPr>
        <w:t xml:space="preserve"> an</w:t>
      </w:r>
      <w:r w:rsidRPr="009E18BD">
        <w:rPr>
          <w:lang w:val="en-US"/>
        </w:rPr>
        <w:t xml:space="preserve"> activity</w:t>
      </w:r>
      <w:r>
        <w:rPr>
          <w:lang w:val="en-US"/>
        </w:rPr>
        <w:t xml:space="preserve"> there has to be </w:t>
      </w:r>
      <w:r w:rsidRPr="009E18BD">
        <w:rPr>
          <w:lang w:val="en-US"/>
        </w:rPr>
        <w:t>set</w:t>
      </w:r>
      <w:r>
        <w:rPr>
          <w:lang w:val="en-US"/>
        </w:rPr>
        <w:t xml:space="preserve"> a</w:t>
      </w:r>
      <w:r w:rsidRPr="009E18BD">
        <w:rPr>
          <w:lang w:val="en-US"/>
        </w:rPr>
        <w:t xml:space="preserve"> filter to that activity. In</w:t>
      </w:r>
      <w:r>
        <w:rPr>
          <w:lang w:val="en-US"/>
        </w:rPr>
        <w:t xml:space="preserve"> the example</w:t>
      </w:r>
      <w:r w:rsidRPr="009E18BD">
        <w:rPr>
          <w:lang w:val="en-US"/>
        </w:rPr>
        <w:t xml:space="preserve"> below  </w:t>
      </w:r>
      <w:proofErr w:type="spellStart"/>
      <w:r w:rsidRPr="009E18BD">
        <w:rPr>
          <w:lang w:val="en-US"/>
        </w:rPr>
        <w:t>MainActivity</w:t>
      </w:r>
      <w:proofErr w:type="spellEnd"/>
      <w:r w:rsidRPr="009E18BD">
        <w:rPr>
          <w:lang w:val="en-US"/>
        </w:rPr>
        <w:t xml:space="preserve"> is the receiving activity</w:t>
      </w:r>
      <w:r>
        <w:rPr>
          <w:lang w:val="en-US"/>
        </w:rPr>
        <w:t xml:space="preserve"> and</w:t>
      </w:r>
      <w:r w:rsidRPr="009E18BD">
        <w:rPr>
          <w:lang w:val="en-US"/>
        </w:rPr>
        <w:t xml:space="preserve"> Vipps application send</w:t>
      </w:r>
      <w:r>
        <w:rPr>
          <w:lang w:val="en-US"/>
        </w:rPr>
        <w:t>s a</w:t>
      </w:r>
      <w:r w:rsidRPr="009E18BD">
        <w:rPr>
          <w:lang w:val="en-US"/>
        </w:rPr>
        <w:t xml:space="preserve"> response to </w:t>
      </w:r>
      <w:r>
        <w:rPr>
          <w:lang w:val="en-US"/>
        </w:rPr>
        <w:t>the</w:t>
      </w:r>
      <w:r w:rsidRPr="009E18BD">
        <w:rPr>
          <w:lang w:val="en-US"/>
        </w:rPr>
        <w:t xml:space="preserve"> activity. For this ac</w:t>
      </w:r>
      <w:r>
        <w:rPr>
          <w:lang w:val="en-US"/>
        </w:rPr>
        <w:t>tivity one can set a custom URL scheme</w:t>
      </w:r>
      <w:r w:rsidRPr="009E18BD">
        <w:rPr>
          <w:lang w:val="en-US"/>
        </w:rPr>
        <w:t xml:space="preserve"> inside </w:t>
      </w:r>
      <w:r>
        <w:rPr>
          <w:lang w:val="en-US"/>
        </w:rPr>
        <w:t xml:space="preserve">the </w:t>
      </w:r>
      <w:r w:rsidRPr="009E18BD">
        <w:rPr>
          <w:lang w:val="en-US"/>
        </w:rPr>
        <w:t>intent filter.</w:t>
      </w:r>
    </w:p>
    <w:p w14:paraId="7B4BE30A" w14:textId="77777777" w:rsidR="0000623E" w:rsidRPr="009E18BD" w:rsidRDefault="0000623E" w:rsidP="0000623E">
      <w:pPr>
        <w:rPr>
          <w:lang w:val="en-US"/>
        </w:rPr>
      </w:pPr>
      <w:r w:rsidRPr="009E18BD">
        <w:rPr>
          <w:lang w:val="en-US"/>
        </w:rPr>
        <w:t xml:space="preserve">For Example: </w:t>
      </w:r>
    </w:p>
    <w:p w14:paraId="2951FB1C" w14:textId="77777777" w:rsidR="0000623E" w:rsidRDefault="0000623E" w:rsidP="0000623E">
      <w:pPr>
        <w:shd w:val="clear" w:color="auto" w:fill="FFFFFF"/>
        <w:spacing w:line="360" w:lineRule="atLeast"/>
        <w:rPr>
          <w:rFonts w:ascii="Helvetica" w:hAnsi="Helvetica" w:cs="Helvetica"/>
          <w:color w:val="222231"/>
          <w:sz w:val="21"/>
          <w:szCs w:val="21"/>
          <w:lang w:val="en-US"/>
        </w:rPr>
      </w:pPr>
      <w:r>
        <w:rPr>
          <w:rFonts w:ascii="Helvetica" w:hAnsi="Helvetica" w:cs="Helvetica"/>
          <w:noProof/>
          <w:color w:val="222231"/>
          <w:sz w:val="21"/>
          <w:szCs w:val="21"/>
        </w:rPr>
        <mc:AlternateContent>
          <mc:Choice Requires="wps">
            <w:drawing>
              <wp:anchor distT="0" distB="0" distL="114300" distR="114300" simplePos="0" relativeHeight="251657216" behindDoc="0" locked="0" layoutInCell="1" allowOverlap="1" wp14:anchorId="50CEB40A" wp14:editId="24DDC318">
                <wp:simplePos x="0" y="0"/>
                <wp:positionH relativeFrom="column">
                  <wp:posOffset>750</wp:posOffset>
                </wp:positionH>
                <wp:positionV relativeFrom="paragraph">
                  <wp:posOffset>105121</wp:posOffset>
                </wp:positionV>
                <wp:extent cx="5645150" cy="1503103"/>
                <wp:effectExtent l="0" t="0" r="12700" b="20955"/>
                <wp:wrapNone/>
                <wp:docPr id="6" name="Rectangle 6"/>
                <wp:cNvGraphicFramePr/>
                <a:graphic xmlns:a="http://schemas.openxmlformats.org/drawingml/2006/main">
                  <a:graphicData uri="http://schemas.microsoft.com/office/word/2010/wordprocessingShape">
                    <wps:wsp>
                      <wps:cNvSpPr/>
                      <wps:spPr>
                        <a:xfrm>
                          <a:off x="0" y="0"/>
                          <a:ext cx="5645150" cy="150310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2B89E95" w14:textId="77777777" w:rsidR="00590B22" w:rsidRPr="009E18BD" w:rsidRDefault="00590B22" w:rsidP="0000623E">
                            <w:pPr>
                              <w:rPr>
                                <w:rFonts w:ascii="Consolas" w:hAnsi="Consolas" w:cs="Consolas"/>
                                <w:color w:val="000000" w:themeColor="text1"/>
                                <w:sz w:val="19"/>
                                <w:szCs w:val="19"/>
                                <w:lang w:val="en-US"/>
                              </w:rPr>
                            </w:pPr>
                            <w:r w:rsidRPr="009E18BD">
                              <w:rPr>
                                <w:rFonts w:ascii="Consolas" w:hAnsi="Consolas" w:cs="Consolas"/>
                                <w:color w:val="000000" w:themeColor="text1"/>
                                <w:sz w:val="19"/>
                                <w:szCs w:val="19"/>
                                <w:lang w:val="en-US"/>
                              </w:rPr>
                              <w:t xml:space="preserve">&lt;activity </w:t>
                            </w:r>
                            <w:proofErr w:type="spellStart"/>
                            <w:r w:rsidRPr="009E18BD">
                              <w:rPr>
                                <w:rFonts w:ascii="Consolas" w:hAnsi="Consolas" w:cs="Consolas"/>
                                <w:color w:val="000000" w:themeColor="text1"/>
                                <w:sz w:val="19"/>
                                <w:szCs w:val="19"/>
                                <w:lang w:val="en-US"/>
                              </w:rPr>
                              <w:t>android:name</w:t>
                            </w:r>
                            <w:proofErr w:type="spellEnd"/>
                            <w:r w:rsidRPr="009E18BD">
                              <w:rPr>
                                <w:rFonts w:ascii="Consolas" w:hAnsi="Consolas" w:cs="Consolas"/>
                                <w:color w:val="000000" w:themeColor="text1"/>
                                <w:sz w:val="19"/>
                                <w:szCs w:val="19"/>
                                <w:lang w:val="en-US"/>
                              </w:rPr>
                              <w:t>=</w:t>
                            </w:r>
                            <w:proofErr w:type="gramStart"/>
                            <w:r w:rsidRPr="009E18BD">
                              <w:rPr>
                                <w:rFonts w:ascii="Consolas" w:hAnsi="Consolas" w:cs="Consolas"/>
                                <w:color w:val="000000" w:themeColor="text1"/>
                                <w:sz w:val="19"/>
                                <w:szCs w:val="19"/>
                                <w:lang w:val="en-US"/>
                              </w:rPr>
                              <w:t>".</w:t>
                            </w:r>
                            <w:proofErr w:type="spellStart"/>
                            <w:r w:rsidRPr="009E18BD">
                              <w:rPr>
                                <w:rFonts w:ascii="Consolas" w:hAnsi="Consolas" w:cs="Consolas"/>
                                <w:color w:val="000000" w:themeColor="text1"/>
                                <w:sz w:val="19"/>
                                <w:szCs w:val="19"/>
                                <w:lang w:val="en-US"/>
                              </w:rPr>
                              <w:t>MainActivity</w:t>
                            </w:r>
                            <w:proofErr w:type="spellEnd"/>
                            <w:proofErr w:type="gramEnd"/>
                            <w:r w:rsidRPr="009E18BD">
                              <w:rPr>
                                <w:rFonts w:ascii="Consolas" w:hAnsi="Consolas" w:cs="Consolas"/>
                                <w:color w:val="000000" w:themeColor="text1"/>
                                <w:sz w:val="19"/>
                                <w:szCs w:val="19"/>
                                <w:lang w:val="en-US"/>
                              </w:rPr>
                              <w:t>"  </w:t>
                            </w:r>
                            <w:proofErr w:type="spellStart"/>
                            <w:r w:rsidRPr="009E18BD">
                              <w:rPr>
                                <w:rFonts w:ascii="Consolas" w:hAnsi="Consolas" w:cs="Consolas"/>
                                <w:color w:val="000000" w:themeColor="text1"/>
                                <w:sz w:val="19"/>
                                <w:szCs w:val="19"/>
                                <w:lang w:val="en-US"/>
                              </w:rPr>
                              <w:t>android:label</w:t>
                            </w:r>
                            <w:proofErr w:type="spellEnd"/>
                            <w:r w:rsidRPr="009E18BD">
                              <w:rPr>
                                <w:rFonts w:ascii="Consolas" w:hAnsi="Consolas" w:cs="Consolas"/>
                                <w:color w:val="000000" w:themeColor="text1"/>
                                <w:sz w:val="19"/>
                                <w:szCs w:val="19"/>
                                <w:lang w:val="en-US"/>
                              </w:rPr>
                              <w:t>="@string/</w:t>
                            </w:r>
                            <w:proofErr w:type="spellStart"/>
                            <w:r w:rsidRPr="009E18BD">
                              <w:rPr>
                                <w:rFonts w:ascii="Consolas" w:hAnsi="Consolas" w:cs="Consolas"/>
                                <w:color w:val="000000" w:themeColor="text1"/>
                                <w:sz w:val="19"/>
                                <w:szCs w:val="19"/>
                                <w:lang w:val="en-US"/>
                              </w:rPr>
                              <w:t>app_name</w:t>
                            </w:r>
                            <w:proofErr w:type="spellEnd"/>
                            <w:r w:rsidRPr="009E18BD">
                              <w:rPr>
                                <w:rFonts w:ascii="Consolas" w:hAnsi="Consolas" w:cs="Consolas"/>
                                <w:color w:val="000000" w:themeColor="text1"/>
                                <w:sz w:val="19"/>
                                <w:szCs w:val="19"/>
                                <w:lang w:val="en-US"/>
                              </w:rPr>
                              <w:t>"</w:t>
                            </w:r>
                          </w:p>
                          <w:p w14:paraId="4FA86EA7" w14:textId="77777777" w:rsidR="00590B22" w:rsidRPr="009E18BD" w:rsidRDefault="00590B22" w:rsidP="0000623E">
                            <w:pPr>
                              <w:rPr>
                                <w:rFonts w:ascii="Consolas" w:hAnsi="Consolas" w:cs="Consolas"/>
                                <w:color w:val="000000" w:themeColor="text1"/>
                                <w:sz w:val="19"/>
                                <w:szCs w:val="19"/>
                                <w:lang w:val="en-US"/>
                              </w:rPr>
                            </w:pPr>
                            <w:r w:rsidRPr="009E18BD">
                              <w:rPr>
                                <w:rStyle w:val="apple-tab-span"/>
                                <w:rFonts w:ascii="Consolas" w:hAnsi="Consolas" w:cs="Consolas"/>
                                <w:color w:val="000000" w:themeColor="text1"/>
                                <w:sz w:val="19"/>
                                <w:szCs w:val="19"/>
                                <w:lang w:val="en-US"/>
                              </w:rPr>
                              <w:tab/>
                            </w:r>
                            <w:proofErr w:type="spellStart"/>
                            <w:proofErr w:type="gramStart"/>
                            <w:r w:rsidRPr="009E18BD">
                              <w:rPr>
                                <w:rFonts w:ascii="Consolas" w:hAnsi="Consolas" w:cs="Consolas"/>
                                <w:color w:val="000000" w:themeColor="text1"/>
                                <w:sz w:val="19"/>
                                <w:szCs w:val="19"/>
                                <w:lang w:val="en-US"/>
                              </w:rPr>
                              <w:t>android:launchMode</w:t>
                            </w:r>
                            <w:proofErr w:type="spellEnd"/>
                            <w:proofErr w:type="gramEnd"/>
                            <w:r w:rsidRPr="009E18BD">
                              <w:rPr>
                                <w:rFonts w:ascii="Consolas" w:hAnsi="Consolas" w:cs="Consolas"/>
                                <w:color w:val="000000" w:themeColor="text1"/>
                                <w:sz w:val="19"/>
                                <w:szCs w:val="19"/>
                                <w:lang w:val="en-US"/>
                              </w:rPr>
                              <w:t>="</w:t>
                            </w:r>
                            <w:proofErr w:type="spellStart"/>
                            <w:r w:rsidRPr="009E18BD">
                              <w:rPr>
                                <w:rFonts w:ascii="Consolas" w:hAnsi="Consolas" w:cs="Consolas"/>
                                <w:color w:val="000000" w:themeColor="text1"/>
                                <w:sz w:val="19"/>
                                <w:szCs w:val="19"/>
                                <w:lang w:val="en-US"/>
                              </w:rPr>
                              <w:t>singleInstance</w:t>
                            </w:r>
                            <w:proofErr w:type="spellEnd"/>
                            <w:r w:rsidRPr="009E18BD">
                              <w:rPr>
                                <w:rFonts w:ascii="Consolas" w:hAnsi="Consolas" w:cs="Consolas"/>
                                <w:color w:val="000000" w:themeColor="text1"/>
                                <w:sz w:val="19"/>
                                <w:szCs w:val="19"/>
                                <w:lang w:val="en-US"/>
                              </w:rPr>
                              <w:t>"&gt;</w:t>
                            </w:r>
                          </w:p>
                          <w:p w14:paraId="0BA9E32C" w14:textId="77777777" w:rsidR="00590B22" w:rsidRPr="009E18BD" w:rsidRDefault="00590B22" w:rsidP="0000623E">
                            <w:pPr>
                              <w:rPr>
                                <w:rFonts w:ascii="Consolas" w:hAnsi="Consolas" w:cs="Consolas"/>
                                <w:color w:val="000000" w:themeColor="text1"/>
                                <w:sz w:val="19"/>
                                <w:szCs w:val="19"/>
                                <w:lang w:val="en-US"/>
                              </w:rPr>
                            </w:pPr>
                            <w:r w:rsidRPr="009E18BD">
                              <w:rPr>
                                <w:rStyle w:val="apple-tab-span"/>
                                <w:rFonts w:ascii="Consolas" w:hAnsi="Consolas" w:cs="Consolas"/>
                                <w:color w:val="000000" w:themeColor="text1"/>
                                <w:sz w:val="19"/>
                                <w:szCs w:val="19"/>
                                <w:lang w:val="en-US"/>
                              </w:rPr>
                              <w:tab/>
                            </w:r>
                            <w:r w:rsidRPr="009E18BD">
                              <w:rPr>
                                <w:rFonts w:ascii="Consolas" w:hAnsi="Consolas" w:cs="Consolas"/>
                                <w:color w:val="000000" w:themeColor="text1"/>
                                <w:sz w:val="19"/>
                                <w:szCs w:val="19"/>
                                <w:lang w:val="en-US"/>
                              </w:rPr>
                              <w:t>&lt;intent-filter&gt;</w:t>
                            </w:r>
                          </w:p>
                          <w:p w14:paraId="0F7CD50C" w14:textId="77777777" w:rsidR="00590B22" w:rsidRPr="009E18BD" w:rsidRDefault="00590B22" w:rsidP="0000623E">
                            <w:pPr>
                              <w:rPr>
                                <w:rFonts w:ascii="Consolas" w:hAnsi="Consolas" w:cs="Consolas"/>
                                <w:color w:val="000000" w:themeColor="text1"/>
                                <w:sz w:val="19"/>
                                <w:szCs w:val="19"/>
                                <w:lang w:val="en-US"/>
                              </w:rPr>
                            </w:pPr>
                            <w:r w:rsidRPr="009E18BD">
                              <w:rPr>
                                <w:rStyle w:val="apple-tab-span"/>
                                <w:rFonts w:ascii="Consolas" w:hAnsi="Consolas" w:cs="Consolas"/>
                                <w:color w:val="000000" w:themeColor="text1"/>
                                <w:sz w:val="19"/>
                                <w:szCs w:val="19"/>
                                <w:lang w:val="en-US"/>
                              </w:rPr>
                              <w:tab/>
                            </w:r>
                            <w:r w:rsidRPr="009E18BD">
                              <w:rPr>
                                <w:rStyle w:val="apple-tab-span"/>
                                <w:rFonts w:ascii="Consolas" w:hAnsi="Consolas" w:cs="Consolas"/>
                                <w:color w:val="000000" w:themeColor="text1"/>
                                <w:sz w:val="19"/>
                                <w:szCs w:val="19"/>
                                <w:lang w:val="en-US"/>
                              </w:rPr>
                              <w:tab/>
                            </w:r>
                            <w:r w:rsidRPr="009E18BD">
                              <w:rPr>
                                <w:rFonts w:ascii="Consolas" w:hAnsi="Consolas" w:cs="Consolas"/>
                                <w:color w:val="000000" w:themeColor="text1"/>
                                <w:sz w:val="19"/>
                                <w:szCs w:val="19"/>
                                <w:lang w:val="en-US"/>
                              </w:rPr>
                              <w:t xml:space="preserve">&lt;action </w:t>
                            </w:r>
                            <w:proofErr w:type="spellStart"/>
                            <w:r w:rsidRPr="009E18BD">
                              <w:rPr>
                                <w:rFonts w:ascii="Consolas" w:hAnsi="Consolas" w:cs="Consolas"/>
                                <w:color w:val="000000" w:themeColor="text1"/>
                                <w:sz w:val="19"/>
                                <w:szCs w:val="19"/>
                                <w:lang w:val="en-US"/>
                              </w:rPr>
                              <w:t>android:name</w:t>
                            </w:r>
                            <w:proofErr w:type="spellEnd"/>
                            <w:r w:rsidRPr="009E18BD">
                              <w:rPr>
                                <w:rFonts w:ascii="Consolas" w:hAnsi="Consolas" w:cs="Consolas"/>
                                <w:color w:val="000000" w:themeColor="text1"/>
                                <w:sz w:val="19"/>
                                <w:szCs w:val="19"/>
                                <w:lang w:val="en-US"/>
                              </w:rPr>
                              <w:t>="</w:t>
                            </w:r>
                            <w:proofErr w:type="spellStart"/>
                            <w:proofErr w:type="gramStart"/>
                            <w:r w:rsidRPr="009E18BD">
                              <w:rPr>
                                <w:rFonts w:ascii="Consolas" w:hAnsi="Consolas" w:cs="Consolas"/>
                                <w:color w:val="000000" w:themeColor="text1"/>
                                <w:sz w:val="19"/>
                                <w:szCs w:val="19"/>
                                <w:lang w:val="en-US"/>
                              </w:rPr>
                              <w:t>android.intent</w:t>
                            </w:r>
                            <w:proofErr w:type="gramEnd"/>
                            <w:r w:rsidRPr="009E18BD">
                              <w:rPr>
                                <w:rFonts w:ascii="Consolas" w:hAnsi="Consolas" w:cs="Consolas"/>
                                <w:color w:val="000000" w:themeColor="text1"/>
                                <w:sz w:val="19"/>
                                <w:szCs w:val="19"/>
                                <w:lang w:val="en-US"/>
                              </w:rPr>
                              <w:t>.action.VIEW</w:t>
                            </w:r>
                            <w:proofErr w:type="spellEnd"/>
                            <w:r w:rsidRPr="009E18BD">
                              <w:rPr>
                                <w:rFonts w:ascii="Consolas" w:hAnsi="Consolas" w:cs="Consolas"/>
                                <w:color w:val="000000" w:themeColor="text1"/>
                                <w:sz w:val="19"/>
                                <w:szCs w:val="19"/>
                                <w:lang w:val="en-US"/>
                              </w:rPr>
                              <w:t>" /&gt;</w:t>
                            </w:r>
                          </w:p>
                          <w:p w14:paraId="4305DA77" w14:textId="77777777" w:rsidR="00590B22" w:rsidRPr="009E18BD" w:rsidRDefault="00590B22" w:rsidP="0000623E">
                            <w:pPr>
                              <w:rPr>
                                <w:rFonts w:ascii="Consolas" w:hAnsi="Consolas" w:cs="Consolas"/>
                                <w:color w:val="000000" w:themeColor="text1"/>
                                <w:sz w:val="19"/>
                                <w:szCs w:val="19"/>
                                <w:lang w:val="en-US"/>
                              </w:rPr>
                            </w:pPr>
                            <w:r w:rsidRPr="009E18BD">
                              <w:rPr>
                                <w:rStyle w:val="apple-tab-span"/>
                                <w:rFonts w:ascii="Consolas" w:hAnsi="Consolas" w:cs="Consolas"/>
                                <w:color w:val="000000" w:themeColor="text1"/>
                                <w:sz w:val="19"/>
                                <w:szCs w:val="19"/>
                                <w:lang w:val="en-US"/>
                              </w:rPr>
                              <w:tab/>
                            </w:r>
                            <w:r w:rsidRPr="009E18BD">
                              <w:rPr>
                                <w:rStyle w:val="apple-tab-span"/>
                                <w:rFonts w:ascii="Consolas" w:hAnsi="Consolas" w:cs="Consolas"/>
                                <w:color w:val="000000" w:themeColor="text1"/>
                                <w:sz w:val="19"/>
                                <w:szCs w:val="19"/>
                                <w:lang w:val="en-US"/>
                              </w:rPr>
                              <w:tab/>
                            </w:r>
                            <w:r w:rsidRPr="009E18BD">
                              <w:rPr>
                                <w:rFonts w:ascii="Consolas" w:hAnsi="Consolas" w:cs="Consolas"/>
                                <w:color w:val="000000" w:themeColor="text1"/>
                                <w:sz w:val="19"/>
                                <w:szCs w:val="19"/>
                                <w:lang w:val="en-US"/>
                              </w:rPr>
                              <w:t xml:space="preserve">&lt;category </w:t>
                            </w:r>
                            <w:proofErr w:type="spellStart"/>
                            <w:r w:rsidRPr="009E18BD">
                              <w:rPr>
                                <w:rFonts w:ascii="Consolas" w:hAnsi="Consolas" w:cs="Consolas"/>
                                <w:color w:val="000000" w:themeColor="text1"/>
                                <w:sz w:val="19"/>
                                <w:szCs w:val="19"/>
                                <w:lang w:val="en-US"/>
                              </w:rPr>
                              <w:t>android:name</w:t>
                            </w:r>
                            <w:proofErr w:type="spellEnd"/>
                            <w:r w:rsidRPr="009E18BD">
                              <w:rPr>
                                <w:rFonts w:ascii="Consolas" w:hAnsi="Consolas" w:cs="Consolas"/>
                                <w:color w:val="000000" w:themeColor="text1"/>
                                <w:sz w:val="19"/>
                                <w:szCs w:val="19"/>
                                <w:lang w:val="en-US"/>
                              </w:rPr>
                              <w:t>="</w:t>
                            </w:r>
                            <w:proofErr w:type="spellStart"/>
                            <w:proofErr w:type="gramStart"/>
                            <w:r w:rsidRPr="009E18BD">
                              <w:rPr>
                                <w:rFonts w:ascii="Consolas" w:hAnsi="Consolas" w:cs="Consolas"/>
                                <w:color w:val="000000" w:themeColor="text1"/>
                                <w:sz w:val="19"/>
                                <w:szCs w:val="19"/>
                                <w:lang w:val="en-US"/>
                              </w:rPr>
                              <w:t>android.intent</w:t>
                            </w:r>
                            <w:proofErr w:type="gramEnd"/>
                            <w:r w:rsidRPr="009E18BD">
                              <w:rPr>
                                <w:rFonts w:ascii="Consolas" w:hAnsi="Consolas" w:cs="Consolas"/>
                                <w:color w:val="000000" w:themeColor="text1"/>
                                <w:sz w:val="19"/>
                                <w:szCs w:val="19"/>
                                <w:lang w:val="en-US"/>
                              </w:rPr>
                              <w:t>.category.DEFAULT</w:t>
                            </w:r>
                            <w:proofErr w:type="spellEnd"/>
                            <w:r w:rsidRPr="009E18BD">
                              <w:rPr>
                                <w:rFonts w:ascii="Consolas" w:hAnsi="Consolas" w:cs="Consolas"/>
                                <w:color w:val="000000" w:themeColor="text1"/>
                                <w:sz w:val="19"/>
                                <w:szCs w:val="19"/>
                                <w:lang w:val="en-US"/>
                              </w:rPr>
                              <w:t>" /&gt;</w:t>
                            </w:r>
                          </w:p>
                          <w:p w14:paraId="529AEE68" w14:textId="77777777" w:rsidR="00590B22" w:rsidRPr="009E18BD" w:rsidRDefault="00590B22" w:rsidP="0000623E">
                            <w:pPr>
                              <w:rPr>
                                <w:rFonts w:ascii="Consolas" w:hAnsi="Consolas" w:cs="Consolas"/>
                                <w:color w:val="000000" w:themeColor="text1"/>
                                <w:sz w:val="19"/>
                                <w:szCs w:val="19"/>
                                <w:lang w:val="en-US"/>
                              </w:rPr>
                            </w:pPr>
                            <w:r w:rsidRPr="009E18BD">
                              <w:rPr>
                                <w:rStyle w:val="apple-tab-span"/>
                                <w:rFonts w:ascii="Consolas" w:hAnsi="Consolas" w:cs="Consolas"/>
                                <w:color w:val="000000" w:themeColor="text1"/>
                                <w:sz w:val="19"/>
                                <w:szCs w:val="19"/>
                                <w:lang w:val="en-US"/>
                              </w:rPr>
                              <w:tab/>
                            </w:r>
                            <w:r w:rsidRPr="009E18BD">
                              <w:rPr>
                                <w:rStyle w:val="apple-tab-span"/>
                                <w:rFonts w:ascii="Consolas" w:hAnsi="Consolas" w:cs="Consolas"/>
                                <w:color w:val="000000" w:themeColor="text1"/>
                                <w:sz w:val="19"/>
                                <w:szCs w:val="19"/>
                                <w:lang w:val="en-US"/>
                              </w:rPr>
                              <w:tab/>
                            </w:r>
                            <w:r w:rsidRPr="009E18BD">
                              <w:rPr>
                                <w:rFonts w:ascii="Consolas" w:hAnsi="Consolas" w:cs="Consolas"/>
                                <w:color w:val="000000" w:themeColor="text1"/>
                                <w:sz w:val="19"/>
                                <w:szCs w:val="19"/>
                                <w:lang w:val="en-US"/>
                              </w:rPr>
                              <w:t xml:space="preserve">&lt;category </w:t>
                            </w:r>
                            <w:proofErr w:type="spellStart"/>
                            <w:r w:rsidRPr="009E18BD">
                              <w:rPr>
                                <w:rFonts w:ascii="Consolas" w:hAnsi="Consolas" w:cs="Consolas"/>
                                <w:color w:val="000000" w:themeColor="text1"/>
                                <w:sz w:val="19"/>
                                <w:szCs w:val="19"/>
                                <w:lang w:val="en-US"/>
                              </w:rPr>
                              <w:t>android:name</w:t>
                            </w:r>
                            <w:proofErr w:type="spellEnd"/>
                            <w:r w:rsidRPr="009E18BD">
                              <w:rPr>
                                <w:rFonts w:ascii="Consolas" w:hAnsi="Consolas" w:cs="Consolas"/>
                                <w:color w:val="000000" w:themeColor="text1"/>
                                <w:sz w:val="19"/>
                                <w:szCs w:val="19"/>
                                <w:lang w:val="en-US"/>
                              </w:rPr>
                              <w:t>="</w:t>
                            </w:r>
                            <w:proofErr w:type="spellStart"/>
                            <w:proofErr w:type="gramStart"/>
                            <w:r w:rsidRPr="009E18BD">
                              <w:rPr>
                                <w:rFonts w:ascii="Consolas" w:hAnsi="Consolas" w:cs="Consolas"/>
                                <w:color w:val="000000" w:themeColor="text1"/>
                                <w:sz w:val="19"/>
                                <w:szCs w:val="19"/>
                                <w:lang w:val="en-US"/>
                              </w:rPr>
                              <w:t>android.intent</w:t>
                            </w:r>
                            <w:proofErr w:type="gramEnd"/>
                            <w:r w:rsidRPr="009E18BD">
                              <w:rPr>
                                <w:rFonts w:ascii="Consolas" w:hAnsi="Consolas" w:cs="Consolas"/>
                                <w:color w:val="000000" w:themeColor="text1"/>
                                <w:sz w:val="19"/>
                                <w:szCs w:val="19"/>
                                <w:lang w:val="en-US"/>
                              </w:rPr>
                              <w:t>.category.BROWSABLE</w:t>
                            </w:r>
                            <w:proofErr w:type="spellEnd"/>
                            <w:r w:rsidRPr="009E18BD">
                              <w:rPr>
                                <w:rFonts w:ascii="Consolas" w:hAnsi="Consolas" w:cs="Consolas"/>
                                <w:color w:val="000000" w:themeColor="text1"/>
                                <w:sz w:val="19"/>
                                <w:szCs w:val="19"/>
                                <w:lang w:val="en-US"/>
                              </w:rPr>
                              <w:t>" /&gt;</w:t>
                            </w:r>
                          </w:p>
                          <w:p w14:paraId="1CB8EA32" w14:textId="77777777" w:rsidR="00590B22" w:rsidRPr="009E18BD" w:rsidRDefault="00590B22" w:rsidP="0000623E">
                            <w:pPr>
                              <w:rPr>
                                <w:rFonts w:ascii="Consolas" w:hAnsi="Consolas" w:cs="Consolas"/>
                                <w:color w:val="000000" w:themeColor="text1"/>
                                <w:sz w:val="19"/>
                                <w:szCs w:val="19"/>
                                <w:lang w:val="en-US"/>
                              </w:rPr>
                            </w:pPr>
                            <w:r w:rsidRPr="009E18BD">
                              <w:rPr>
                                <w:rStyle w:val="apple-tab-span"/>
                                <w:rFonts w:ascii="Consolas" w:hAnsi="Consolas" w:cs="Consolas"/>
                                <w:color w:val="000000" w:themeColor="text1"/>
                                <w:sz w:val="19"/>
                                <w:szCs w:val="19"/>
                                <w:lang w:val="en-US"/>
                              </w:rPr>
                              <w:tab/>
                            </w:r>
                            <w:r w:rsidRPr="009E18BD">
                              <w:rPr>
                                <w:rStyle w:val="apple-tab-span"/>
                                <w:rFonts w:ascii="Consolas" w:hAnsi="Consolas" w:cs="Consolas"/>
                                <w:color w:val="000000" w:themeColor="text1"/>
                                <w:sz w:val="19"/>
                                <w:szCs w:val="19"/>
                                <w:lang w:val="en-US"/>
                              </w:rPr>
                              <w:tab/>
                            </w:r>
                            <w:r w:rsidRPr="009E18BD">
                              <w:rPr>
                                <w:rFonts w:ascii="Consolas" w:hAnsi="Consolas" w:cs="Consolas"/>
                                <w:color w:val="000000" w:themeColor="text1"/>
                                <w:sz w:val="19"/>
                                <w:szCs w:val="19"/>
                                <w:lang w:val="en-US"/>
                              </w:rPr>
                              <w:t xml:space="preserve">&lt;data </w:t>
                            </w:r>
                            <w:proofErr w:type="spellStart"/>
                            <w:proofErr w:type="gramStart"/>
                            <w:r w:rsidRPr="009E18BD">
                              <w:rPr>
                                <w:rFonts w:ascii="Consolas" w:hAnsi="Consolas" w:cs="Consolas"/>
                                <w:color w:val="000000" w:themeColor="text1"/>
                                <w:sz w:val="19"/>
                                <w:szCs w:val="19"/>
                                <w:lang w:val="en-US"/>
                              </w:rPr>
                              <w:t>android:scheme</w:t>
                            </w:r>
                            <w:proofErr w:type="spellEnd"/>
                            <w:proofErr w:type="gramEnd"/>
                            <w:r w:rsidRPr="004E23F7">
                              <w:rPr>
                                <w:rFonts w:ascii="Consolas" w:hAnsi="Consolas" w:cs="Consolas"/>
                                <w:color w:val="000000" w:themeColor="text1"/>
                                <w:sz w:val="19"/>
                                <w:szCs w:val="19"/>
                                <w:lang w:val="en-US"/>
                              </w:rPr>
                              <w:t>="</w:t>
                            </w:r>
                            <w:proofErr w:type="spellStart"/>
                            <w:r w:rsidRPr="004E23F7">
                              <w:rPr>
                                <w:rFonts w:ascii="Consolas" w:hAnsi="Consolas" w:cs="Consolas"/>
                                <w:color w:val="000000" w:themeColor="text1"/>
                                <w:sz w:val="19"/>
                                <w:szCs w:val="19"/>
                                <w:lang w:val="en-US"/>
                              </w:rPr>
                              <w:t>sampleApps</w:t>
                            </w:r>
                            <w:proofErr w:type="spellEnd"/>
                            <w:r w:rsidRPr="004E23F7">
                              <w:rPr>
                                <w:rFonts w:ascii="Consolas" w:hAnsi="Consolas" w:cs="Consolas"/>
                                <w:color w:val="000000" w:themeColor="text1"/>
                                <w:sz w:val="19"/>
                                <w:szCs w:val="19"/>
                                <w:lang w:val="en-US"/>
                              </w:rPr>
                              <w:t>"</w:t>
                            </w:r>
                            <w:r w:rsidRPr="009E18BD">
                              <w:rPr>
                                <w:rFonts w:ascii="Consolas" w:hAnsi="Consolas" w:cs="Consolas"/>
                                <w:color w:val="000000" w:themeColor="text1"/>
                                <w:sz w:val="19"/>
                                <w:szCs w:val="19"/>
                                <w:lang w:val="en-US"/>
                              </w:rPr>
                              <w:t xml:space="preserve"> /&gt;</w:t>
                            </w:r>
                          </w:p>
                          <w:p w14:paraId="7CFD2E8B" w14:textId="77777777" w:rsidR="00590B22" w:rsidRPr="009E18BD" w:rsidRDefault="00590B22" w:rsidP="0000623E">
                            <w:pPr>
                              <w:rPr>
                                <w:rFonts w:ascii="Consolas" w:hAnsi="Consolas" w:cs="Consolas"/>
                                <w:color w:val="000000" w:themeColor="text1"/>
                                <w:sz w:val="19"/>
                                <w:szCs w:val="19"/>
                                <w:lang w:val="en-US"/>
                              </w:rPr>
                            </w:pPr>
                            <w:r w:rsidRPr="009E18BD">
                              <w:rPr>
                                <w:rStyle w:val="apple-tab-span"/>
                                <w:rFonts w:ascii="Consolas" w:hAnsi="Consolas" w:cs="Consolas"/>
                                <w:color w:val="000000" w:themeColor="text1"/>
                                <w:sz w:val="19"/>
                                <w:szCs w:val="19"/>
                                <w:lang w:val="en-US"/>
                              </w:rPr>
                              <w:tab/>
                            </w:r>
                            <w:r w:rsidRPr="009E18BD">
                              <w:rPr>
                                <w:rFonts w:ascii="Consolas" w:hAnsi="Consolas" w:cs="Consolas"/>
                                <w:color w:val="000000" w:themeColor="text1"/>
                                <w:sz w:val="19"/>
                                <w:szCs w:val="19"/>
                                <w:lang w:val="en-US"/>
                              </w:rPr>
                              <w:t>&lt;/intent-filter&gt;</w:t>
                            </w:r>
                          </w:p>
                          <w:p w14:paraId="17EF750C" w14:textId="77777777" w:rsidR="00590B22" w:rsidRPr="009E18BD" w:rsidRDefault="00590B22" w:rsidP="0000623E">
                            <w:pPr>
                              <w:rPr>
                                <w:rFonts w:ascii="Consolas" w:hAnsi="Consolas" w:cs="Consolas"/>
                                <w:color w:val="000000" w:themeColor="text1"/>
                                <w:sz w:val="19"/>
                                <w:szCs w:val="19"/>
                                <w:lang w:val="en-US"/>
                              </w:rPr>
                            </w:pPr>
                            <w:r w:rsidRPr="009E18BD">
                              <w:rPr>
                                <w:rFonts w:ascii="Consolas" w:hAnsi="Consolas" w:cs="Consolas"/>
                                <w:color w:val="000000" w:themeColor="text1"/>
                                <w:sz w:val="19"/>
                                <w:szCs w:val="19"/>
                                <w:lang w:val="en-US"/>
                              </w:rPr>
                              <w:t>&lt;/activity&gt;</w:t>
                            </w:r>
                          </w:p>
                          <w:p w14:paraId="586A0C39" w14:textId="77777777" w:rsidR="00590B22" w:rsidRPr="009E18BD" w:rsidRDefault="00590B22" w:rsidP="0000623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CEB40A" id="Rectangle 6" o:spid="_x0000_s1026" style="position:absolute;margin-left:.05pt;margin-top:8.3pt;width:444.5pt;height:118.3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" filled="f" strokecolor="#243f60 [1604]" strokeweight="2pt">
                <v:textbox>
                  <w:txbxContent>
                    <w:p w14:paraId="12B89E95" w14:textId="77777777" w:rsidR="00590B22" w:rsidRPr="009E18BD" w:rsidRDefault="00590B22" w:rsidP="0000623E">
                      <w:pPr>
                        <w:rPr>
                          <w:rFonts w:ascii="Consolas" w:hAnsi="Consolas" w:cs="Consolas"/>
                          <w:color w:val="000000" w:themeColor="text1"/>
                          <w:sz w:val="19"/>
                          <w:szCs w:val="19"/>
                          <w:lang w:val="en-US"/>
                        </w:rPr>
                      </w:pPr>
                      <w:r w:rsidRPr="009E18BD">
                        <w:rPr>
                          <w:rFonts w:ascii="Consolas" w:hAnsi="Consolas" w:cs="Consolas"/>
                          <w:color w:val="000000" w:themeColor="text1"/>
                          <w:sz w:val="19"/>
                          <w:szCs w:val="19"/>
                          <w:lang w:val="en-US"/>
                        </w:rPr>
                        <w:t xml:space="preserve">&lt;activity </w:t>
                      </w:r>
                      <w:proofErr w:type="spellStart"/>
                      <w:r w:rsidRPr="009E18BD">
                        <w:rPr>
                          <w:rFonts w:ascii="Consolas" w:hAnsi="Consolas" w:cs="Consolas"/>
                          <w:color w:val="000000" w:themeColor="text1"/>
                          <w:sz w:val="19"/>
                          <w:szCs w:val="19"/>
                          <w:lang w:val="en-US"/>
                        </w:rPr>
                        <w:t>android:name</w:t>
                      </w:r>
                      <w:proofErr w:type="spellEnd"/>
                      <w:r w:rsidRPr="009E18BD">
                        <w:rPr>
                          <w:rFonts w:ascii="Consolas" w:hAnsi="Consolas" w:cs="Consolas"/>
                          <w:color w:val="000000" w:themeColor="text1"/>
                          <w:sz w:val="19"/>
                          <w:szCs w:val="19"/>
                          <w:lang w:val="en-US"/>
                        </w:rPr>
                        <w:t>=</w:t>
                      </w:r>
                      <w:proofErr w:type="gramStart"/>
                      <w:r w:rsidRPr="009E18BD">
                        <w:rPr>
                          <w:rFonts w:ascii="Consolas" w:hAnsi="Consolas" w:cs="Consolas"/>
                          <w:color w:val="000000" w:themeColor="text1"/>
                          <w:sz w:val="19"/>
                          <w:szCs w:val="19"/>
                          <w:lang w:val="en-US"/>
                        </w:rPr>
                        <w:t>".</w:t>
                      </w:r>
                      <w:proofErr w:type="spellStart"/>
                      <w:r w:rsidRPr="009E18BD">
                        <w:rPr>
                          <w:rFonts w:ascii="Consolas" w:hAnsi="Consolas" w:cs="Consolas"/>
                          <w:color w:val="000000" w:themeColor="text1"/>
                          <w:sz w:val="19"/>
                          <w:szCs w:val="19"/>
                          <w:lang w:val="en-US"/>
                        </w:rPr>
                        <w:t>MainActivity</w:t>
                      </w:r>
                      <w:proofErr w:type="spellEnd"/>
                      <w:proofErr w:type="gramEnd"/>
                      <w:r w:rsidRPr="009E18BD">
                        <w:rPr>
                          <w:rFonts w:ascii="Consolas" w:hAnsi="Consolas" w:cs="Consolas"/>
                          <w:color w:val="000000" w:themeColor="text1"/>
                          <w:sz w:val="19"/>
                          <w:szCs w:val="19"/>
                          <w:lang w:val="en-US"/>
                        </w:rPr>
                        <w:t>"  </w:t>
                      </w:r>
                      <w:proofErr w:type="spellStart"/>
                      <w:r w:rsidRPr="009E18BD">
                        <w:rPr>
                          <w:rFonts w:ascii="Consolas" w:hAnsi="Consolas" w:cs="Consolas"/>
                          <w:color w:val="000000" w:themeColor="text1"/>
                          <w:sz w:val="19"/>
                          <w:szCs w:val="19"/>
                          <w:lang w:val="en-US"/>
                        </w:rPr>
                        <w:t>android:label</w:t>
                      </w:r>
                      <w:proofErr w:type="spellEnd"/>
                      <w:r w:rsidRPr="009E18BD">
                        <w:rPr>
                          <w:rFonts w:ascii="Consolas" w:hAnsi="Consolas" w:cs="Consolas"/>
                          <w:color w:val="000000" w:themeColor="text1"/>
                          <w:sz w:val="19"/>
                          <w:szCs w:val="19"/>
                          <w:lang w:val="en-US"/>
                        </w:rPr>
                        <w:t>="@string/</w:t>
                      </w:r>
                      <w:proofErr w:type="spellStart"/>
                      <w:r w:rsidRPr="009E18BD">
                        <w:rPr>
                          <w:rFonts w:ascii="Consolas" w:hAnsi="Consolas" w:cs="Consolas"/>
                          <w:color w:val="000000" w:themeColor="text1"/>
                          <w:sz w:val="19"/>
                          <w:szCs w:val="19"/>
                          <w:lang w:val="en-US"/>
                        </w:rPr>
                        <w:t>app_name</w:t>
                      </w:r>
                      <w:proofErr w:type="spellEnd"/>
                      <w:r w:rsidRPr="009E18BD">
                        <w:rPr>
                          <w:rFonts w:ascii="Consolas" w:hAnsi="Consolas" w:cs="Consolas"/>
                          <w:color w:val="000000" w:themeColor="text1"/>
                          <w:sz w:val="19"/>
                          <w:szCs w:val="19"/>
                          <w:lang w:val="en-US"/>
                        </w:rPr>
                        <w:t>"</w:t>
                      </w:r>
                    </w:p>
                    <w:p w14:paraId="4FA86EA7" w14:textId="77777777" w:rsidR="00590B22" w:rsidRPr="009E18BD" w:rsidRDefault="00590B22" w:rsidP="0000623E">
                      <w:pPr>
                        <w:rPr>
                          <w:rFonts w:ascii="Consolas" w:hAnsi="Consolas" w:cs="Consolas"/>
                          <w:color w:val="000000" w:themeColor="text1"/>
                          <w:sz w:val="19"/>
                          <w:szCs w:val="19"/>
                          <w:lang w:val="en-US"/>
                        </w:rPr>
                      </w:pPr>
                      <w:r w:rsidRPr="009E18BD">
                        <w:rPr>
                          <w:rStyle w:val="apple-tab-span"/>
                          <w:rFonts w:ascii="Consolas" w:hAnsi="Consolas" w:cs="Consolas"/>
                          <w:color w:val="000000" w:themeColor="text1"/>
                          <w:sz w:val="19"/>
                          <w:szCs w:val="19"/>
                          <w:lang w:val="en-US"/>
                        </w:rPr>
                        <w:tab/>
                      </w:r>
                      <w:proofErr w:type="spellStart"/>
                      <w:proofErr w:type="gramStart"/>
                      <w:r w:rsidRPr="009E18BD">
                        <w:rPr>
                          <w:rFonts w:ascii="Consolas" w:hAnsi="Consolas" w:cs="Consolas"/>
                          <w:color w:val="000000" w:themeColor="text1"/>
                          <w:sz w:val="19"/>
                          <w:szCs w:val="19"/>
                          <w:lang w:val="en-US"/>
                        </w:rPr>
                        <w:t>android:launchMode</w:t>
                      </w:r>
                      <w:proofErr w:type="spellEnd"/>
                      <w:proofErr w:type="gramEnd"/>
                      <w:r w:rsidRPr="009E18BD">
                        <w:rPr>
                          <w:rFonts w:ascii="Consolas" w:hAnsi="Consolas" w:cs="Consolas"/>
                          <w:color w:val="000000" w:themeColor="text1"/>
                          <w:sz w:val="19"/>
                          <w:szCs w:val="19"/>
                          <w:lang w:val="en-US"/>
                        </w:rPr>
                        <w:t>="</w:t>
                      </w:r>
                      <w:proofErr w:type="spellStart"/>
                      <w:r w:rsidRPr="009E18BD">
                        <w:rPr>
                          <w:rFonts w:ascii="Consolas" w:hAnsi="Consolas" w:cs="Consolas"/>
                          <w:color w:val="000000" w:themeColor="text1"/>
                          <w:sz w:val="19"/>
                          <w:szCs w:val="19"/>
                          <w:lang w:val="en-US"/>
                        </w:rPr>
                        <w:t>singleInstance</w:t>
                      </w:r>
                      <w:proofErr w:type="spellEnd"/>
                      <w:r w:rsidRPr="009E18BD">
                        <w:rPr>
                          <w:rFonts w:ascii="Consolas" w:hAnsi="Consolas" w:cs="Consolas"/>
                          <w:color w:val="000000" w:themeColor="text1"/>
                          <w:sz w:val="19"/>
                          <w:szCs w:val="19"/>
                          <w:lang w:val="en-US"/>
                        </w:rPr>
                        <w:t>"&gt;</w:t>
                      </w:r>
                    </w:p>
                    <w:p w14:paraId="0BA9E32C" w14:textId="77777777" w:rsidR="00590B22" w:rsidRPr="009E18BD" w:rsidRDefault="00590B22" w:rsidP="0000623E">
                      <w:pPr>
                        <w:rPr>
                          <w:rFonts w:ascii="Consolas" w:hAnsi="Consolas" w:cs="Consolas"/>
                          <w:color w:val="000000" w:themeColor="text1"/>
                          <w:sz w:val="19"/>
                          <w:szCs w:val="19"/>
                          <w:lang w:val="en-US"/>
                        </w:rPr>
                      </w:pPr>
                      <w:r w:rsidRPr="009E18BD">
                        <w:rPr>
                          <w:rStyle w:val="apple-tab-span"/>
                          <w:rFonts w:ascii="Consolas" w:hAnsi="Consolas" w:cs="Consolas"/>
                          <w:color w:val="000000" w:themeColor="text1"/>
                          <w:sz w:val="19"/>
                          <w:szCs w:val="19"/>
                          <w:lang w:val="en-US"/>
                        </w:rPr>
                        <w:tab/>
                      </w:r>
                      <w:r w:rsidRPr="009E18BD">
                        <w:rPr>
                          <w:rFonts w:ascii="Consolas" w:hAnsi="Consolas" w:cs="Consolas"/>
                          <w:color w:val="000000" w:themeColor="text1"/>
                          <w:sz w:val="19"/>
                          <w:szCs w:val="19"/>
                          <w:lang w:val="en-US"/>
                        </w:rPr>
                        <w:t>&lt;intent-filter&gt;</w:t>
                      </w:r>
                    </w:p>
                    <w:p w14:paraId="0F7CD50C" w14:textId="77777777" w:rsidR="00590B22" w:rsidRPr="009E18BD" w:rsidRDefault="00590B22" w:rsidP="0000623E">
                      <w:pPr>
                        <w:rPr>
                          <w:rFonts w:ascii="Consolas" w:hAnsi="Consolas" w:cs="Consolas"/>
                          <w:color w:val="000000" w:themeColor="text1"/>
                          <w:sz w:val="19"/>
                          <w:szCs w:val="19"/>
                          <w:lang w:val="en-US"/>
                        </w:rPr>
                      </w:pPr>
                      <w:r w:rsidRPr="009E18BD">
                        <w:rPr>
                          <w:rStyle w:val="apple-tab-span"/>
                          <w:rFonts w:ascii="Consolas" w:hAnsi="Consolas" w:cs="Consolas"/>
                          <w:color w:val="000000" w:themeColor="text1"/>
                          <w:sz w:val="19"/>
                          <w:szCs w:val="19"/>
                          <w:lang w:val="en-US"/>
                        </w:rPr>
                        <w:tab/>
                      </w:r>
                      <w:r w:rsidRPr="009E18BD">
                        <w:rPr>
                          <w:rStyle w:val="apple-tab-span"/>
                          <w:rFonts w:ascii="Consolas" w:hAnsi="Consolas" w:cs="Consolas"/>
                          <w:color w:val="000000" w:themeColor="text1"/>
                          <w:sz w:val="19"/>
                          <w:szCs w:val="19"/>
                          <w:lang w:val="en-US"/>
                        </w:rPr>
                        <w:tab/>
                      </w:r>
                      <w:r w:rsidRPr="009E18BD">
                        <w:rPr>
                          <w:rFonts w:ascii="Consolas" w:hAnsi="Consolas" w:cs="Consolas"/>
                          <w:color w:val="000000" w:themeColor="text1"/>
                          <w:sz w:val="19"/>
                          <w:szCs w:val="19"/>
                          <w:lang w:val="en-US"/>
                        </w:rPr>
                        <w:t xml:space="preserve">&lt;action </w:t>
                      </w:r>
                      <w:proofErr w:type="spellStart"/>
                      <w:r w:rsidRPr="009E18BD">
                        <w:rPr>
                          <w:rFonts w:ascii="Consolas" w:hAnsi="Consolas" w:cs="Consolas"/>
                          <w:color w:val="000000" w:themeColor="text1"/>
                          <w:sz w:val="19"/>
                          <w:szCs w:val="19"/>
                          <w:lang w:val="en-US"/>
                        </w:rPr>
                        <w:t>android:name</w:t>
                      </w:r>
                      <w:proofErr w:type="spellEnd"/>
                      <w:r w:rsidRPr="009E18BD">
                        <w:rPr>
                          <w:rFonts w:ascii="Consolas" w:hAnsi="Consolas" w:cs="Consolas"/>
                          <w:color w:val="000000" w:themeColor="text1"/>
                          <w:sz w:val="19"/>
                          <w:szCs w:val="19"/>
                          <w:lang w:val="en-US"/>
                        </w:rPr>
                        <w:t>="</w:t>
                      </w:r>
                      <w:proofErr w:type="spellStart"/>
                      <w:proofErr w:type="gramStart"/>
                      <w:r w:rsidRPr="009E18BD">
                        <w:rPr>
                          <w:rFonts w:ascii="Consolas" w:hAnsi="Consolas" w:cs="Consolas"/>
                          <w:color w:val="000000" w:themeColor="text1"/>
                          <w:sz w:val="19"/>
                          <w:szCs w:val="19"/>
                          <w:lang w:val="en-US"/>
                        </w:rPr>
                        <w:t>android.intent</w:t>
                      </w:r>
                      <w:proofErr w:type="gramEnd"/>
                      <w:r w:rsidRPr="009E18BD">
                        <w:rPr>
                          <w:rFonts w:ascii="Consolas" w:hAnsi="Consolas" w:cs="Consolas"/>
                          <w:color w:val="000000" w:themeColor="text1"/>
                          <w:sz w:val="19"/>
                          <w:szCs w:val="19"/>
                          <w:lang w:val="en-US"/>
                        </w:rPr>
                        <w:t>.action.VIEW</w:t>
                      </w:r>
                      <w:proofErr w:type="spellEnd"/>
                      <w:r w:rsidRPr="009E18BD">
                        <w:rPr>
                          <w:rFonts w:ascii="Consolas" w:hAnsi="Consolas" w:cs="Consolas"/>
                          <w:color w:val="000000" w:themeColor="text1"/>
                          <w:sz w:val="19"/>
                          <w:szCs w:val="19"/>
                          <w:lang w:val="en-US"/>
                        </w:rPr>
                        <w:t>" /&gt;</w:t>
                      </w:r>
                    </w:p>
                    <w:p w14:paraId="4305DA77" w14:textId="77777777" w:rsidR="00590B22" w:rsidRPr="009E18BD" w:rsidRDefault="00590B22" w:rsidP="0000623E">
                      <w:pPr>
                        <w:rPr>
                          <w:rFonts w:ascii="Consolas" w:hAnsi="Consolas" w:cs="Consolas"/>
                          <w:color w:val="000000" w:themeColor="text1"/>
                          <w:sz w:val="19"/>
                          <w:szCs w:val="19"/>
                          <w:lang w:val="en-US"/>
                        </w:rPr>
                      </w:pPr>
                      <w:r w:rsidRPr="009E18BD">
                        <w:rPr>
                          <w:rStyle w:val="apple-tab-span"/>
                          <w:rFonts w:ascii="Consolas" w:hAnsi="Consolas" w:cs="Consolas"/>
                          <w:color w:val="000000" w:themeColor="text1"/>
                          <w:sz w:val="19"/>
                          <w:szCs w:val="19"/>
                          <w:lang w:val="en-US"/>
                        </w:rPr>
                        <w:tab/>
                      </w:r>
                      <w:r w:rsidRPr="009E18BD">
                        <w:rPr>
                          <w:rStyle w:val="apple-tab-span"/>
                          <w:rFonts w:ascii="Consolas" w:hAnsi="Consolas" w:cs="Consolas"/>
                          <w:color w:val="000000" w:themeColor="text1"/>
                          <w:sz w:val="19"/>
                          <w:szCs w:val="19"/>
                          <w:lang w:val="en-US"/>
                        </w:rPr>
                        <w:tab/>
                      </w:r>
                      <w:r w:rsidRPr="009E18BD">
                        <w:rPr>
                          <w:rFonts w:ascii="Consolas" w:hAnsi="Consolas" w:cs="Consolas"/>
                          <w:color w:val="000000" w:themeColor="text1"/>
                          <w:sz w:val="19"/>
                          <w:szCs w:val="19"/>
                          <w:lang w:val="en-US"/>
                        </w:rPr>
                        <w:t xml:space="preserve">&lt;category </w:t>
                      </w:r>
                      <w:proofErr w:type="spellStart"/>
                      <w:r w:rsidRPr="009E18BD">
                        <w:rPr>
                          <w:rFonts w:ascii="Consolas" w:hAnsi="Consolas" w:cs="Consolas"/>
                          <w:color w:val="000000" w:themeColor="text1"/>
                          <w:sz w:val="19"/>
                          <w:szCs w:val="19"/>
                          <w:lang w:val="en-US"/>
                        </w:rPr>
                        <w:t>android:name</w:t>
                      </w:r>
                      <w:proofErr w:type="spellEnd"/>
                      <w:r w:rsidRPr="009E18BD">
                        <w:rPr>
                          <w:rFonts w:ascii="Consolas" w:hAnsi="Consolas" w:cs="Consolas"/>
                          <w:color w:val="000000" w:themeColor="text1"/>
                          <w:sz w:val="19"/>
                          <w:szCs w:val="19"/>
                          <w:lang w:val="en-US"/>
                        </w:rPr>
                        <w:t>="</w:t>
                      </w:r>
                      <w:proofErr w:type="spellStart"/>
                      <w:proofErr w:type="gramStart"/>
                      <w:r w:rsidRPr="009E18BD">
                        <w:rPr>
                          <w:rFonts w:ascii="Consolas" w:hAnsi="Consolas" w:cs="Consolas"/>
                          <w:color w:val="000000" w:themeColor="text1"/>
                          <w:sz w:val="19"/>
                          <w:szCs w:val="19"/>
                          <w:lang w:val="en-US"/>
                        </w:rPr>
                        <w:t>android.intent</w:t>
                      </w:r>
                      <w:proofErr w:type="gramEnd"/>
                      <w:r w:rsidRPr="009E18BD">
                        <w:rPr>
                          <w:rFonts w:ascii="Consolas" w:hAnsi="Consolas" w:cs="Consolas"/>
                          <w:color w:val="000000" w:themeColor="text1"/>
                          <w:sz w:val="19"/>
                          <w:szCs w:val="19"/>
                          <w:lang w:val="en-US"/>
                        </w:rPr>
                        <w:t>.category.DEFAULT</w:t>
                      </w:r>
                      <w:proofErr w:type="spellEnd"/>
                      <w:r w:rsidRPr="009E18BD">
                        <w:rPr>
                          <w:rFonts w:ascii="Consolas" w:hAnsi="Consolas" w:cs="Consolas"/>
                          <w:color w:val="000000" w:themeColor="text1"/>
                          <w:sz w:val="19"/>
                          <w:szCs w:val="19"/>
                          <w:lang w:val="en-US"/>
                        </w:rPr>
                        <w:t>" /&gt;</w:t>
                      </w:r>
                    </w:p>
                    <w:p w14:paraId="529AEE68" w14:textId="77777777" w:rsidR="00590B22" w:rsidRPr="009E18BD" w:rsidRDefault="00590B22" w:rsidP="0000623E">
                      <w:pPr>
                        <w:rPr>
                          <w:rFonts w:ascii="Consolas" w:hAnsi="Consolas" w:cs="Consolas"/>
                          <w:color w:val="000000" w:themeColor="text1"/>
                          <w:sz w:val="19"/>
                          <w:szCs w:val="19"/>
                          <w:lang w:val="en-US"/>
                        </w:rPr>
                      </w:pPr>
                      <w:r w:rsidRPr="009E18BD">
                        <w:rPr>
                          <w:rStyle w:val="apple-tab-span"/>
                          <w:rFonts w:ascii="Consolas" w:hAnsi="Consolas" w:cs="Consolas"/>
                          <w:color w:val="000000" w:themeColor="text1"/>
                          <w:sz w:val="19"/>
                          <w:szCs w:val="19"/>
                          <w:lang w:val="en-US"/>
                        </w:rPr>
                        <w:tab/>
                      </w:r>
                      <w:r w:rsidRPr="009E18BD">
                        <w:rPr>
                          <w:rStyle w:val="apple-tab-span"/>
                          <w:rFonts w:ascii="Consolas" w:hAnsi="Consolas" w:cs="Consolas"/>
                          <w:color w:val="000000" w:themeColor="text1"/>
                          <w:sz w:val="19"/>
                          <w:szCs w:val="19"/>
                          <w:lang w:val="en-US"/>
                        </w:rPr>
                        <w:tab/>
                      </w:r>
                      <w:r w:rsidRPr="009E18BD">
                        <w:rPr>
                          <w:rFonts w:ascii="Consolas" w:hAnsi="Consolas" w:cs="Consolas"/>
                          <w:color w:val="000000" w:themeColor="text1"/>
                          <w:sz w:val="19"/>
                          <w:szCs w:val="19"/>
                          <w:lang w:val="en-US"/>
                        </w:rPr>
                        <w:t xml:space="preserve">&lt;category </w:t>
                      </w:r>
                      <w:proofErr w:type="spellStart"/>
                      <w:r w:rsidRPr="009E18BD">
                        <w:rPr>
                          <w:rFonts w:ascii="Consolas" w:hAnsi="Consolas" w:cs="Consolas"/>
                          <w:color w:val="000000" w:themeColor="text1"/>
                          <w:sz w:val="19"/>
                          <w:szCs w:val="19"/>
                          <w:lang w:val="en-US"/>
                        </w:rPr>
                        <w:t>android:name</w:t>
                      </w:r>
                      <w:proofErr w:type="spellEnd"/>
                      <w:r w:rsidRPr="009E18BD">
                        <w:rPr>
                          <w:rFonts w:ascii="Consolas" w:hAnsi="Consolas" w:cs="Consolas"/>
                          <w:color w:val="000000" w:themeColor="text1"/>
                          <w:sz w:val="19"/>
                          <w:szCs w:val="19"/>
                          <w:lang w:val="en-US"/>
                        </w:rPr>
                        <w:t>="</w:t>
                      </w:r>
                      <w:proofErr w:type="spellStart"/>
                      <w:proofErr w:type="gramStart"/>
                      <w:r w:rsidRPr="009E18BD">
                        <w:rPr>
                          <w:rFonts w:ascii="Consolas" w:hAnsi="Consolas" w:cs="Consolas"/>
                          <w:color w:val="000000" w:themeColor="text1"/>
                          <w:sz w:val="19"/>
                          <w:szCs w:val="19"/>
                          <w:lang w:val="en-US"/>
                        </w:rPr>
                        <w:t>android.intent</w:t>
                      </w:r>
                      <w:proofErr w:type="gramEnd"/>
                      <w:r w:rsidRPr="009E18BD">
                        <w:rPr>
                          <w:rFonts w:ascii="Consolas" w:hAnsi="Consolas" w:cs="Consolas"/>
                          <w:color w:val="000000" w:themeColor="text1"/>
                          <w:sz w:val="19"/>
                          <w:szCs w:val="19"/>
                          <w:lang w:val="en-US"/>
                        </w:rPr>
                        <w:t>.category.BROWSABLE</w:t>
                      </w:r>
                      <w:proofErr w:type="spellEnd"/>
                      <w:r w:rsidRPr="009E18BD">
                        <w:rPr>
                          <w:rFonts w:ascii="Consolas" w:hAnsi="Consolas" w:cs="Consolas"/>
                          <w:color w:val="000000" w:themeColor="text1"/>
                          <w:sz w:val="19"/>
                          <w:szCs w:val="19"/>
                          <w:lang w:val="en-US"/>
                        </w:rPr>
                        <w:t>" /&gt;</w:t>
                      </w:r>
                    </w:p>
                    <w:p w14:paraId="1CB8EA32" w14:textId="77777777" w:rsidR="00590B22" w:rsidRPr="009E18BD" w:rsidRDefault="00590B22" w:rsidP="0000623E">
                      <w:pPr>
                        <w:rPr>
                          <w:rFonts w:ascii="Consolas" w:hAnsi="Consolas" w:cs="Consolas"/>
                          <w:color w:val="000000" w:themeColor="text1"/>
                          <w:sz w:val="19"/>
                          <w:szCs w:val="19"/>
                          <w:lang w:val="en-US"/>
                        </w:rPr>
                      </w:pPr>
                      <w:r w:rsidRPr="009E18BD">
                        <w:rPr>
                          <w:rStyle w:val="apple-tab-span"/>
                          <w:rFonts w:ascii="Consolas" w:hAnsi="Consolas" w:cs="Consolas"/>
                          <w:color w:val="000000" w:themeColor="text1"/>
                          <w:sz w:val="19"/>
                          <w:szCs w:val="19"/>
                          <w:lang w:val="en-US"/>
                        </w:rPr>
                        <w:tab/>
                      </w:r>
                      <w:r w:rsidRPr="009E18BD">
                        <w:rPr>
                          <w:rStyle w:val="apple-tab-span"/>
                          <w:rFonts w:ascii="Consolas" w:hAnsi="Consolas" w:cs="Consolas"/>
                          <w:color w:val="000000" w:themeColor="text1"/>
                          <w:sz w:val="19"/>
                          <w:szCs w:val="19"/>
                          <w:lang w:val="en-US"/>
                        </w:rPr>
                        <w:tab/>
                      </w:r>
                      <w:r w:rsidRPr="009E18BD">
                        <w:rPr>
                          <w:rFonts w:ascii="Consolas" w:hAnsi="Consolas" w:cs="Consolas"/>
                          <w:color w:val="000000" w:themeColor="text1"/>
                          <w:sz w:val="19"/>
                          <w:szCs w:val="19"/>
                          <w:lang w:val="en-US"/>
                        </w:rPr>
                        <w:t xml:space="preserve">&lt;data </w:t>
                      </w:r>
                      <w:proofErr w:type="spellStart"/>
                      <w:proofErr w:type="gramStart"/>
                      <w:r w:rsidRPr="009E18BD">
                        <w:rPr>
                          <w:rFonts w:ascii="Consolas" w:hAnsi="Consolas" w:cs="Consolas"/>
                          <w:color w:val="000000" w:themeColor="text1"/>
                          <w:sz w:val="19"/>
                          <w:szCs w:val="19"/>
                          <w:lang w:val="en-US"/>
                        </w:rPr>
                        <w:t>android:scheme</w:t>
                      </w:r>
                      <w:proofErr w:type="spellEnd"/>
                      <w:proofErr w:type="gramEnd"/>
                      <w:r w:rsidRPr="004E23F7">
                        <w:rPr>
                          <w:rFonts w:ascii="Consolas" w:hAnsi="Consolas" w:cs="Consolas"/>
                          <w:color w:val="000000" w:themeColor="text1"/>
                          <w:sz w:val="19"/>
                          <w:szCs w:val="19"/>
                          <w:lang w:val="en-US"/>
                        </w:rPr>
                        <w:t>="</w:t>
                      </w:r>
                      <w:proofErr w:type="spellStart"/>
                      <w:r w:rsidRPr="004E23F7">
                        <w:rPr>
                          <w:rFonts w:ascii="Consolas" w:hAnsi="Consolas" w:cs="Consolas"/>
                          <w:color w:val="000000" w:themeColor="text1"/>
                          <w:sz w:val="19"/>
                          <w:szCs w:val="19"/>
                          <w:lang w:val="en-US"/>
                        </w:rPr>
                        <w:t>sampleApps</w:t>
                      </w:r>
                      <w:proofErr w:type="spellEnd"/>
                      <w:r w:rsidRPr="004E23F7">
                        <w:rPr>
                          <w:rFonts w:ascii="Consolas" w:hAnsi="Consolas" w:cs="Consolas"/>
                          <w:color w:val="000000" w:themeColor="text1"/>
                          <w:sz w:val="19"/>
                          <w:szCs w:val="19"/>
                          <w:lang w:val="en-US"/>
                        </w:rPr>
                        <w:t>"</w:t>
                      </w:r>
                      <w:r w:rsidRPr="009E18BD">
                        <w:rPr>
                          <w:rFonts w:ascii="Consolas" w:hAnsi="Consolas" w:cs="Consolas"/>
                          <w:color w:val="000000" w:themeColor="text1"/>
                          <w:sz w:val="19"/>
                          <w:szCs w:val="19"/>
                          <w:lang w:val="en-US"/>
                        </w:rPr>
                        <w:t xml:space="preserve"> /&gt;</w:t>
                      </w:r>
                    </w:p>
                    <w:p w14:paraId="7CFD2E8B" w14:textId="77777777" w:rsidR="00590B22" w:rsidRPr="009E18BD" w:rsidRDefault="00590B22" w:rsidP="0000623E">
                      <w:pPr>
                        <w:rPr>
                          <w:rFonts w:ascii="Consolas" w:hAnsi="Consolas" w:cs="Consolas"/>
                          <w:color w:val="000000" w:themeColor="text1"/>
                          <w:sz w:val="19"/>
                          <w:szCs w:val="19"/>
                          <w:lang w:val="en-US"/>
                        </w:rPr>
                      </w:pPr>
                      <w:r w:rsidRPr="009E18BD">
                        <w:rPr>
                          <w:rStyle w:val="apple-tab-span"/>
                          <w:rFonts w:ascii="Consolas" w:hAnsi="Consolas" w:cs="Consolas"/>
                          <w:color w:val="000000" w:themeColor="text1"/>
                          <w:sz w:val="19"/>
                          <w:szCs w:val="19"/>
                          <w:lang w:val="en-US"/>
                        </w:rPr>
                        <w:tab/>
                      </w:r>
                      <w:r w:rsidRPr="009E18BD">
                        <w:rPr>
                          <w:rFonts w:ascii="Consolas" w:hAnsi="Consolas" w:cs="Consolas"/>
                          <w:color w:val="000000" w:themeColor="text1"/>
                          <w:sz w:val="19"/>
                          <w:szCs w:val="19"/>
                          <w:lang w:val="en-US"/>
                        </w:rPr>
                        <w:t>&lt;/intent-filter&gt;</w:t>
                      </w:r>
                    </w:p>
                    <w:p w14:paraId="17EF750C" w14:textId="77777777" w:rsidR="00590B22" w:rsidRPr="009E18BD" w:rsidRDefault="00590B22" w:rsidP="0000623E">
                      <w:pPr>
                        <w:rPr>
                          <w:rFonts w:ascii="Consolas" w:hAnsi="Consolas" w:cs="Consolas"/>
                          <w:color w:val="000000" w:themeColor="text1"/>
                          <w:sz w:val="19"/>
                          <w:szCs w:val="19"/>
                          <w:lang w:val="en-US"/>
                        </w:rPr>
                      </w:pPr>
                      <w:r w:rsidRPr="009E18BD">
                        <w:rPr>
                          <w:rFonts w:ascii="Consolas" w:hAnsi="Consolas" w:cs="Consolas"/>
                          <w:color w:val="000000" w:themeColor="text1"/>
                          <w:sz w:val="19"/>
                          <w:szCs w:val="19"/>
                          <w:lang w:val="en-US"/>
                        </w:rPr>
                        <w:t>&lt;/activity&gt;</w:t>
                      </w:r>
                    </w:p>
                    <w:p w14:paraId="586A0C39" w14:textId="77777777" w:rsidR="00590B22" w:rsidRPr="009E18BD" w:rsidRDefault="00590B22" w:rsidP="0000623E">
                      <w:pPr>
                        <w:jc w:val="center"/>
                        <w:rPr>
                          <w:color w:val="000000" w:themeColor="text1"/>
                        </w:rPr>
                      </w:pPr>
                    </w:p>
                  </w:txbxContent>
                </v:textbox>
              </v:rect>
            </w:pict>
          </mc:Fallback>
        </mc:AlternateContent>
      </w:r>
    </w:p>
    <w:p w14:paraId="491B1A0B" w14:textId="77777777" w:rsidR="0000623E" w:rsidRDefault="0000623E" w:rsidP="0000623E">
      <w:pPr>
        <w:ind w:hanging="240"/>
        <w:rPr>
          <w:rStyle w:val="m1"/>
          <w:rFonts w:ascii="Helvetica" w:hAnsi="Helvetica" w:cs="Helvetica"/>
          <w:lang w:val="en-US"/>
        </w:rPr>
      </w:pPr>
    </w:p>
    <w:p w14:paraId="2FC2ECAB" w14:textId="77777777" w:rsidR="0000623E" w:rsidRDefault="0000623E" w:rsidP="0000623E">
      <w:pPr>
        <w:ind w:hanging="240"/>
        <w:rPr>
          <w:rStyle w:val="m1"/>
          <w:rFonts w:ascii="Helvetica" w:hAnsi="Helvetica" w:cs="Helvetica"/>
          <w:lang w:val="en-US"/>
        </w:rPr>
      </w:pPr>
    </w:p>
    <w:p w14:paraId="63FE1956" w14:textId="77777777" w:rsidR="0000623E" w:rsidRDefault="0000623E" w:rsidP="0000623E">
      <w:pPr>
        <w:ind w:hanging="240"/>
        <w:rPr>
          <w:rStyle w:val="m1"/>
          <w:rFonts w:ascii="Helvetica" w:hAnsi="Helvetica" w:cs="Helvetica"/>
          <w:lang w:val="en-US"/>
        </w:rPr>
      </w:pPr>
    </w:p>
    <w:p w14:paraId="261EE172" w14:textId="77777777" w:rsidR="0000623E" w:rsidRDefault="0000623E" w:rsidP="0000623E">
      <w:pPr>
        <w:ind w:hanging="240"/>
        <w:rPr>
          <w:rStyle w:val="m1"/>
          <w:rFonts w:ascii="Helvetica" w:hAnsi="Helvetica" w:cs="Helvetica"/>
          <w:lang w:val="en-US"/>
        </w:rPr>
      </w:pPr>
    </w:p>
    <w:p w14:paraId="71EC1775" w14:textId="77777777" w:rsidR="0000623E" w:rsidRDefault="0000623E" w:rsidP="0000623E">
      <w:pPr>
        <w:rPr>
          <w:rStyle w:val="m1"/>
          <w:lang w:val="en-US"/>
        </w:rPr>
      </w:pPr>
      <w:r w:rsidRPr="009E18BD">
        <w:rPr>
          <w:rStyle w:val="m1"/>
          <w:b/>
          <w:lang w:val="en-US"/>
        </w:rPr>
        <w:t>Note:</w:t>
      </w:r>
      <w:r w:rsidRPr="009E18BD">
        <w:rPr>
          <w:rStyle w:val="m1"/>
          <w:lang w:val="en-US"/>
        </w:rPr>
        <w:t xml:space="preserve"> scheme should be same as you send in </w:t>
      </w:r>
      <w:proofErr w:type="spellStart"/>
      <w:r w:rsidRPr="009E18BD">
        <w:rPr>
          <w:rStyle w:val="m1"/>
          <w:lang w:val="en-US"/>
        </w:rPr>
        <w:t>fallbackURL</w:t>
      </w:r>
      <w:proofErr w:type="spellEnd"/>
      <w:r w:rsidRPr="009E18BD">
        <w:rPr>
          <w:rStyle w:val="m1"/>
          <w:lang w:val="en-US"/>
        </w:rPr>
        <w:t xml:space="preserve"> parameter in </w:t>
      </w:r>
      <w:r>
        <w:rPr>
          <w:rStyle w:val="m1"/>
          <w:lang w:val="en-US"/>
        </w:rPr>
        <w:t>Vipps API</w:t>
      </w:r>
    </w:p>
    <w:p w14:paraId="094CC7C3" w14:textId="77777777" w:rsidR="0000623E" w:rsidRDefault="0000623E" w:rsidP="0000623E">
      <w:pPr>
        <w:rPr>
          <w:rStyle w:val="m1"/>
          <w:lang w:val="en-US"/>
        </w:rPr>
      </w:pPr>
    </w:p>
    <w:p w14:paraId="619838D0" w14:textId="77777777" w:rsidR="0000623E" w:rsidRPr="006D5842" w:rsidRDefault="0000623E" w:rsidP="0000623E">
      <w:pPr>
        <w:rPr>
          <w:rStyle w:val="m1"/>
          <w:color w:val="000000" w:themeColor="text1"/>
          <w:lang w:val="en-US"/>
        </w:rPr>
      </w:pPr>
      <w:r>
        <w:rPr>
          <w:rStyle w:val="m1"/>
          <w:color w:val="000000" w:themeColor="text1"/>
          <w:lang w:val="en-US"/>
        </w:rPr>
        <w:t>Vipps application will send the result to the 3</w:t>
      </w:r>
      <w:r w:rsidRPr="006D5842">
        <w:rPr>
          <w:rStyle w:val="m1"/>
          <w:color w:val="000000" w:themeColor="text1"/>
          <w:lang w:val="en-US"/>
        </w:rPr>
        <w:t>rd</w:t>
      </w:r>
      <w:r>
        <w:rPr>
          <w:rStyle w:val="m1"/>
          <w:color w:val="000000" w:themeColor="text1"/>
          <w:lang w:val="en-US"/>
        </w:rPr>
        <w:t xml:space="preserve"> party application by starting a new activity with the </w:t>
      </w:r>
      <w:proofErr w:type="spellStart"/>
      <w:r>
        <w:rPr>
          <w:rStyle w:val="m1"/>
          <w:color w:val="000000" w:themeColor="text1"/>
          <w:lang w:val="en-US"/>
        </w:rPr>
        <w:t>fallbackURL</w:t>
      </w:r>
      <w:proofErr w:type="spellEnd"/>
      <w:r>
        <w:rPr>
          <w:rStyle w:val="m1"/>
          <w:color w:val="000000" w:themeColor="text1"/>
          <w:lang w:val="en-US"/>
        </w:rPr>
        <w:t xml:space="preserve"> as a URI parameter in the intent. The 3</w:t>
      </w:r>
      <w:r w:rsidRPr="006D5842">
        <w:rPr>
          <w:rStyle w:val="m1"/>
          <w:color w:val="000000" w:themeColor="text1"/>
          <w:lang w:val="en-US"/>
        </w:rPr>
        <w:t>rd</w:t>
      </w:r>
      <w:r>
        <w:rPr>
          <w:rStyle w:val="m1"/>
          <w:color w:val="000000" w:themeColor="text1"/>
          <w:lang w:val="en-US"/>
        </w:rPr>
        <w:t xml:space="preserve"> party application can make their receiving activity as a </w:t>
      </w:r>
      <w:proofErr w:type="spellStart"/>
      <w:r w:rsidRPr="006D5842">
        <w:rPr>
          <w:rStyle w:val="m1"/>
          <w:i/>
          <w:color w:val="000000" w:themeColor="text1"/>
          <w:lang w:val="en-US"/>
        </w:rPr>
        <w:t>singleInstance</w:t>
      </w:r>
      <w:proofErr w:type="spellEnd"/>
      <w:r w:rsidRPr="006D5842">
        <w:rPr>
          <w:rStyle w:val="m1"/>
          <w:color w:val="000000" w:themeColor="text1"/>
          <w:lang w:val="en-US"/>
        </w:rPr>
        <w:t xml:space="preserve"> to handle</w:t>
      </w:r>
      <w:r>
        <w:rPr>
          <w:rStyle w:val="m1"/>
          <w:color w:val="000000" w:themeColor="text1"/>
          <w:lang w:val="en-US"/>
        </w:rPr>
        <w:t xml:space="preserve"> the</w:t>
      </w:r>
      <w:r w:rsidRPr="006D5842">
        <w:rPr>
          <w:rStyle w:val="m1"/>
          <w:color w:val="000000" w:themeColor="text1"/>
          <w:lang w:val="en-US"/>
        </w:rPr>
        <w:t xml:space="preserve"> response in same activity.</w:t>
      </w:r>
    </w:p>
    <w:p w14:paraId="27C86D83" w14:textId="77777777" w:rsidR="0000623E" w:rsidRPr="0064322E" w:rsidRDefault="0000623E" w:rsidP="0000623E">
      <w:pPr>
        <w:rPr>
          <w:lang w:val="en-US"/>
        </w:rPr>
      </w:pPr>
    </w:p>
    <w:p w14:paraId="4F1E0E49" w14:textId="77777777" w:rsidR="0000623E" w:rsidRDefault="0000623E" w:rsidP="0000623E">
      <w:pPr>
        <w:rPr>
          <w:lang w:val="en-US"/>
        </w:rPr>
      </w:pPr>
      <w:r>
        <w:rPr>
          <w:lang w:val="en-US"/>
        </w:rPr>
        <w:t xml:space="preserve">The receiving activity has to override </w:t>
      </w:r>
      <w:proofErr w:type="spellStart"/>
      <w:r>
        <w:rPr>
          <w:lang w:val="en-US"/>
        </w:rPr>
        <w:t>onNewIntent</w:t>
      </w:r>
      <w:proofErr w:type="spellEnd"/>
      <w:r>
        <w:rPr>
          <w:lang w:val="en-US"/>
        </w:rPr>
        <w:t xml:space="preserve"> method to handle result send by Vipps application.</w:t>
      </w:r>
    </w:p>
    <w:p w14:paraId="4F16DC3D" w14:textId="77777777" w:rsidR="0000623E" w:rsidRDefault="0000623E" w:rsidP="0000623E">
      <w:pPr>
        <w:rPr>
          <w:lang w:val="en-US"/>
        </w:rPr>
      </w:pPr>
    </w:p>
    <w:tbl>
      <w:tblPr>
        <w:tblStyle w:val="Tabellrutenett"/>
        <w:tblW w:w="0" w:type="auto"/>
        <w:tblLook w:val="04A0" w:firstRow="1" w:lastRow="0" w:firstColumn="1" w:lastColumn="0" w:noHBand="0" w:noVBand="1"/>
      </w:tblPr>
      <w:tblGrid>
        <w:gridCol w:w="9063"/>
      </w:tblGrid>
      <w:tr w:rsidR="0000623E" w14:paraId="79B55D58" w14:textId="77777777" w:rsidTr="007F70B5">
        <w:tc>
          <w:tcPr>
            <w:tcW w:w="9213" w:type="dxa"/>
          </w:tcPr>
          <w:p w14:paraId="3B0BE235"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CE6595">
              <w:rPr>
                <w:rFonts w:ascii="Courier New" w:hAnsi="Courier New" w:cs="Courier New"/>
                <w:b/>
                <w:bCs/>
                <w:color w:val="555555"/>
                <w:lang w:val="en-US"/>
              </w:rPr>
              <w:t>@Override</w:t>
            </w:r>
          </w:p>
          <w:p w14:paraId="51F1E11F"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CE6595">
              <w:rPr>
                <w:rFonts w:ascii="Courier New" w:hAnsi="Courier New" w:cs="Courier New"/>
                <w:b/>
                <w:bCs/>
                <w:color w:val="008800"/>
                <w:lang w:val="en-US"/>
              </w:rPr>
              <w:t>protected</w:t>
            </w:r>
            <w:r w:rsidRPr="00CE6595">
              <w:rPr>
                <w:rFonts w:ascii="Courier New" w:hAnsi="Courier New" w:cs="Courier New"/>
                <w:color w:val="333333"/>
                <w:lang w:val="en-US"/>
              </w:rPr>
              <w:t xml:space="preserve"> </w:t>
            </w:r>
            <w:r w:rsidRPr="00CE6595">
              <w:rPr>
                <w:rFonts w:ascii="Courier New" w:hAnsi="Courier New" w:cs="Courier New"/>
                <w:b/>
                <w:bCs/>
                <w:color w:val="333399"/>
                <w:lang w:val="en-US"/>
              </w:rPr>
              <w:t>void</w:t>
            </w:r>
            <w:r w:rsidRPr="00CE6595">
              <w:rPr>
                <w:rFonts w:ascii="Courier New" w:hAnsi="Courier New" w:cs="Courier New"/>
                <w:color w:val="333333"/>
                <w:lang w:val="en-US"/>
              </w:rPr>
              <w:t xml:space="preserve"> </w:t>
            </w:r>
            <w:proofErr w:type="spellStart"/>
            <w:r w:rsidRPr="00CE6595">
              <w:rPr>
                <w:rFonts w:ascii="Courier New" w:hAnsi="Courier New" w:cs="Courier New"/>
                <w:b/>
                <w:bCs/>
                <w:color w:val="0066BB"/>
                <w:lang w:val="en-US"/>
              </w:rPr>
              <w:t>onNewIntent</w:t>
            </w:r>
            <w:proofErr w:type="spellEnd"/>
            <w:r w:rsidRPr="00CE6595">
              <w:rPr>
                <w:rFonts w:ascii="Courier New" w:hAnsi="Courier New" w:cs="Courier New"/>
                <w:color w:val="333333"/>
                <w:lang w:val="en-US"/>
              </w:rPr>
              <w:t>(Intent intent) {</w:t>
            </w:r>
          </w:p>
          <w:p w14:paraId="4756423F"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CE6595">
              <w:rPr>
                <w:rFonts w:ascii="Courier New" w:hAnsi="Courier New" w:cs="Courier New"/>
                <w:color w:val="333333"/>
                <w:lang w:val="en-US"/>
              </w:rPr>
              <w:tab/>
            </w:r>
            <w:proofErr w:type="spellStart"/>
            <w:r w:rsidRPr="00CE6595">
              <w:rPr>
                <w:rFonts w:ascii="Courier New" w:hAnsi="Courier New" w:cs="Courier New"/>
                <w:b/>
                <w:bCs/>
                <w:color w:val="008800"/>
                <w:lang w:val="en-US"/>
              </w:rPr>
              <w:t>super</w:t>
            </w:r>
            <w:r w:rsidRPr="00CE6595">
              <w:rPr>
                <w:rFonts w:ascii="Courier New" w:hAnsi="Courier New" w:cs="Courier New"/>
                <w:color w:val="333333"/>
                <w:lang w:val="en-US"/>
              </w:rPr>
              <w:t>.</w:t>
            </w:r>
            <w:r w:rsidRPr="00CE6595">
              <w:rPr>
                <w:rFonts w:ascii="Courier New" w:hAnsi="Courier New" w:cs="Courier New"/>
                <w:color w:val="0000CC"/>
                <w:lang w:val="en-US"/>
              </w:rPr>
              <w:t>onNewIntent</w:t>
            </w:r>
            <w:proofErr w:type="spellEnd"/>
            <w:r w:rsidRPr="00CE6595">
              <w:rPr>
                <w:rFonts w:ascii="Courier New" w:hAnsi="Courier New" w:cs="Courier New"/>
                <w:color w:val="333333"/>
                <w:lang w:val="en-US"/>
              </w:rPr>
              <w:t>(intent);</w:t>
            </w:r>
          </w:p>
          <w:p w14:paraId="53383883"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p>
          <w:p w14:paraId="2EDCDA53"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CE6595">
              <w:rPr>
                <w:rFonts w:ascii="Courier New" w:hAnsi="Courier New" w:cs="Courier New"/>
                <w:color w:val="333333"/>
                <w:lang w:val="en-US"/>
              </w:rPr>
              <w:tab/>
              <w:t xml:space="preserve">String </w:t>
            </w:r>
            <w:proofErr w:type="spellStart"/>
            <w:r w:rsidRPr="00CE6595">
              <w:rPr>
                <w:rFonts w:ascii="Courier New" w:hAnsi="Courier New" w:cs="Courier New"/>
                <w:color w:val="333333"/>
                <w:lang w:val="en-US"/>
              </w:rPr>
              <w:t>url</w:t>
            </w:r>
            <w:proofErr w:type="spellEnd"/>
            <w:r w:rsidRPr="00CE6595">
              <w:rPr>
                <w:rFonts w:ascii="Courier New" w:hAnsi="Courier New" w:cs="Courier New"/>
                <w:color w:val="333333"/>
                <w:lang w:val="en-US"/>
              </w:rPr>
              <w:t xml:space="preserve"> = </w:t>
            </w:r>
            <w:r w:rsidRPr="00CE6595">
              <w:rPr>
                <w:rFonts w:ascii="Courier New" w:hAnsi="Courier New" w:cs="Courier New"/>
                <w:b/>
                <w:bCs/>
                <w:color w:val="008800"/>
                <w:lang w:val="en-US"/>
              </w:rPr>
              <w:t>null</w:t>
            </w:r>
            <w:r w:rsidRPr="00CE6595">
              <w:rPr>
                <w:rFonts w:ascii="Courier New" w:hAnsi="Courier New" w:cs="Courier New"/>
                <w:color w:val="333333"/>
                <w:lang w:val="en-US"/>
              </w:rPr>
              <w:t>;</w:t>
            </w:r>
          </w:p>
          <w:p w14:paraId="69B068BC"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CE6595">
              <w:rPr>
                <w:rFonts w:ascii="Courier New" w:hAnsi="Courier New" w:cs="Courier New"/>
                <w:color w:val="333333"/>
                <w:lang w:val="en-US"/>
              </w:rPr>
              <w:tab/>
            </w:r>
            <w:r w:rsidRPr="00CE6595">
              <w:rPr>
                <w:rFonts w:ascii="Courier New" w:hAnsi="Courier New" w:cs="Courier New"/>
                <w:b/>
                <w:bCs/>
                <w:color w:val="008800"/>
                <w:lang w:val="en-US"/>
              </w:rPr>
              <w:t>if</w:t>
            </w:r>
            <w:r w:rsidRPr="00CE6595">
              <w:rPr>
                <w:rFonts w:ascii="Courier New" w:hAnsi="Courier New" w:cs="Courier New"/>
                <w:color w:val="333333"/>
                <w:lang w:val="en-US"/>
              </w:rPr>
              <w:t xml:space="preserve"> (intent != </w:t>
            </w:r>
            <w:r w:rsidRPr="00CE6595">
              <w:rPr>
                <w:rFonts w:ascii="Courier New" w:hAnsi="Courier New" w:cs="Courier New"/>
                <w:b/>
                <w:bCs/>
                <w:color w:val="008800"/>
                <w:lang w:val="en-US"/>
              </w:rPr>
              <w:t>null</w:t>
            </w:r>
            <w:r w:rsidRPr="00CE6595">
              <w:rPr>
                <w:rFonts w:ascii="Courier New" w:hAnsi="Courier New" w:cs="Courier New"/>
                <w:color w:val="333333"/>
                <w:lang w:val="en-US"/>
              </w:rPr>
              <w:t xml:space="preserve"> &amp;&amp; </w:t>
            </w:r>
            <w:proofErr w:type="spellStart"/>
            <w:r w:rsidRPr="00CE6595">
              <w:rPr>
                <w:rFonts w:ascii="Courier New" w:hAnsi="Courier New" w:cs="Courier New"/>
                <w:color w:val="333333"/>
                <w:lang w:val="en-US"/>
              </w:rPr>
              <w:t>intent.</w:t>
            </w:r>
            <w:r w:rsidRPr="00CE6595">
              <w:rPr>
                <w:rFonts w:ascii="Courier New" w:hAnsi="Courier New" w:cs="Courier New"/>
                <w:color w:val="0000CC"/>
                <w:lang w:val="en-US"/>
              </w:rPr>
              <w:t>getData</w:t>
            </w:r>
            <w:proofErr w:type="spellEnd"/>
            <w:r w:rsidRPr="00CE6595">
              <w:rPr>
                <w:rFonts w:ascii="Courier New" w:hAnsi="Courier New" w:cs="Courier New"/>
                <w:color w:val="333333"/>
                <w:lang w:val="en-US"/>
              </w:rPr>
              <w:t xml:space="preserve">() != </w:t>
            </w:r>
            <w:r w:rsidRPr="00CE6595">
              <w:rPr>
                <w:rFonts w:ascii="Courier New" w:hAnsi="Courier New" w:cs="Courier New"/>
                <w:b/>
                <w:bCs/>
                <w:color w:val="008800"/>
                <w:lang w:val="en-US"/>
              </w:rPr>
              <w:t>null</w:t>
            </w:r>
            <w:r w:rsidRPr="00CE6595">
              <w:rPr>
                <w:rFonts w:ascii="Courier New" w:hAnsi="Courier New" w:cs="Courier New"/>
                <w:color w:val="333333"/>
                <w:lang w:val="en-US"/>
              </w:rPr>
              <w:t>) {</w:t>
            </w:r>
          </w:p>
          <w:p w14:paraId="2FAED22F"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CE6595">
              <w:rPr>
                <w:rFonts w:ascii="Courier New" w:hAnsi="Courier New" w:cs="Courier New"/>
                <w:color w:val="333333"/>
                <w:lang w:val="en-US"/>
              </w:rPr>
              <w:tab/>
            </w:r>
            <w:r w:rsidRPr="00CE6595">
              <w:rPr>
                <w:rFonts w:ascii="Courier New" w:hAnsi="Courier New" w:cs="Courier New"/>
                <w:b/>
                <w:bCs/>
                <w:color w:val="008800"/>
                <w:lang w:val="en-US"/>
              </w:rPr>
              <w:t>try</w:t>
            </w:r>
            <w:r w:rsidRPr="00CE6595">
              <w:rPr>
                <w:rFonts w:ascii="Courier New" w:hAnsi="Courier New" w:cs="Courier New"/>
                <w:color w:val="333333"/>
                <w:lang w:val="en-US"/>
              </w:rPr>
              <w:t>{</w:t>
            </w:r>
          </w:p>
          <w:p w14:paraId="60C21F67"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CE6595">
              <w:rPr>
                <w:rFonts w:ascii="Courier New" w:hAnsi="Courier New" w:cs="Courier New"/>
                <w:color w:val="333333"/>
                <w:lang w:val="en-US"/>
              </w:rPr>
              <w:tab/>
            </w:r>
            <w:proofErr w:type="spellStart"/>
            <w:r w:rsidRPr="00CE6595">
              <w:rPr>
                <w:rFonts w:ascii="Courier New" w:hAnsi="Courier New" w:cs="Courier New"/>
                <w:color w:val="333333"/>
                <w:lang w:val="en-US"/>
              </w:rPr>
              <w:t>url</w:t>
            </w:r>
            <w:proofErr w:type="spellEnd"/>
            <w:r w:rsidRPr="00CE6595">
              <w:rPr>
                <w:rFonts w:ascii="Courier New" w:hAnsi="Courier New" w:cs="Courier New"/>
                <w:color w:val="333333"/>
                <w:lang w:val="en-US"/>
              </w:rPr>
              <w:t xml:space="preserve"> = </w:t>
            </w:r>
            <w:proofErr w:type="spellStart"/>
            <w:r w:rsidRPr="00CE6595">
              <w:rPr>
                <w:rFonts w:ascii="Courier New" w:hAnsi="Courier New" w:cs="Courier New"/>
                <w:color w:val="333333"/>
                <w:lang w:val="en-US"/>
              </w:rPr>
              <w:t>URLDecoder.</w:t>
            </w:r>
            <w:r w:rsidRPr="00CE6595">
              <w:rPr>
                <w:rFonts w:ascii="Courier New" w:hAnsi="Courier New" w:cs="Courier New"/>
                <w:color w:val="0000CC"/>
                <w:lang w:val="en-US"/>
              </w:rPr>
              <w:t>decode</w:t>
            </w:r>
            <w:proofErr w:type="spellEnd"/>
            <w:r w:rsidRPr="00CE6595">
              <w:rPr>
                <w:rFonts w:ascii="Courier New" w:hAnsi="Courier New" w:cs="Courier New"/>
                <w:color w:val="333333"/>
                <w:lang w:val="en-US"/>
              </w:rPr>
              <w:t>(</w:t>
            </w:r>
            <w:proofErr w:type="spellStart"/>
            <w:r w:rsidRPr="00CE6595">
              <w:rPr>
                <w:rFonts w:ascii="Courier New" w:hAnsi="Courier New" w:cs="Courier New"/>
                <w:color w:val="333333"/>
                <w:lang w:val="en-US"/>
              </w:rPr>
              <w:t>intent.</w:t>
            </w:r>
            <w:r w:rsidRPr="00CE6595">
              <w:rPr>
                <w:rFonts w:ascii="Courier New" w:hAnsi="Courier New" w:cs="Courier New"/>
                <w:color w:val="0000CC"/>
                <w:lang w:val="en-US"/>
              </w:rPr>
              <w:t>getData</w:t>
            </w:r>
            <w:proofErr w:type="spellEnd"/>
            <w:r w:rsidRPr="00CE6595">
              <w:rPr>
                <w:rFonts w:ascii="Courier New" w:hAnsi="Courier New" w:cs="Courier New"/>
                <w:color w:val="333333"/>
                <w:lang w:val="en-US"/>
              </w:rPr>
              <w:t>().</w:t>
            </w:r>
            <w:proofErr w:type="spellStart"/>
            <w:r w:rsidRPr="00CE6595">
              <w:rPr>
                <w:rFonts w:ascii="Courier New" w:hAnsi="Courier New" w:cs="Courier New"/>
                <w:color w:val="0000CC"/>
                <w:lang w:val="en-US"/>
              </w:rPr>
              <w:t>toString</w:t>
            </w:r>
            <w:proofErr w:type="spellEnd"/>
            <w:r w:rsidRPr="00CE6595">
              <w:rPr>
                <w:rFonts w:ascii="Courier New" w:hAnsi="Courier New" w:cs="Courier New"/>
                <w:color w:val="333333"/>
                <w:lang w:val="en-US"/>
              </w:rPr>
              <w:t>(),</w:t>
            </w:r>
            <w:r w:rsidRPr="00CE6595">
              <w:rPr>
                <w:rFonts w:ascii="Courier New" w:hAnsi="Courier New" w:cs="Courier New"/>
                <w:color w:val="333333"/>
                <w:shd w:val="clear" w:color="auto" w:fill="FFF0F0"/>
                <w:lang w:val="en-US"/>
              </w:rPr>
              <w:t>"UTF-8"</w:t>
            </w:r>
            <w:r w:rsidRPr="00CE6595">
              <w:rPr>
                <w:rFonts w:ascii="Courier New" w:hAnsi="Courier New" w:cs="Courier New"/>
                <w:color w:val="333333"/>
                <w:lang w:val="en-US"/>
              </w:rPr>
              <w:t>);</w:t>
            </w:r>
          </w:p>
          <w:p w14:paraId="123B9374"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da-DK"/>
              </w:rPr>
            </w:pPr>
            <w:r w:rsidRPr="00CE6595">
              <w:rPr>
                <w:rFonts w:ascii="Courier New" w:hAnsi="Courier New" w:cs="Courier New"/>
                <w:color w:val="333333"/>
                <w:lang w:val="en-US"/>
              </w:rPr>
              <w:t xml:space="preserve">        </w:t>
            </w:r>
            <w:r w:rsidRPr="00CE6595">
              <w:rPr>
                <w:rFonts w:ascii="Courier New" w:hAnsi="Courier New" w:cs="Courier New"/>
                <w:color w:val="333333"/>
                <w:lang w:val="da-DK"/>
              </w:rPr>
              <w:t>Uri parseUri = Uri.</w:t>
            </w:r>
            <w:r w:rsidRPr="00CE6595">
              <w:rPr>
                <w:rFonts w:ascii="Courier New" w:hAnsi="Courier New" w:cs="Courier New"/>
                <w:color w:val="0000CC"/>
                <w:lang w:val="da-DK"/>
              </w:rPr>
              <w:t>parse</w:t>
            </w:r>
            <w:r w:rsidRPr="00CE6595">
              <w:rPr>
                <w:rFonts w:ascii="Courier New" w:hAnsi="Courier New" w:cs="Courier New"/>
                <w:color w:val="333333"/>
                <w:lang w:val="da-DK"/>
              </w:rPr>
              <w:t>(url);</w:t>
            </w:r>
          </w:p>
          <w:p w14:paraId="1294853C"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CE6595">
              <w:rPr>
                <w:rFonts w:ascii="Courier New" w:hAnsi="Courier New" w:cs="Courier New"/>
                <w:color w:val="333333"/>
                <w:lang w:val="da-DK"/>
              </w:rPr>
              <w:t xml:space="preserve">        </w:t>
            </w:r>
            <w:r w:rsidRPr="00CE6595">
              <w:rPr>
                <w:rFonts w:ascii="Courier New" w:hAnsi="Courier New" w:cs="Courier New"/>
                <w:color w:val="333333"/>
                <w:lang w:val="en-US"/>
              </w:rPr>
              <w:t xml:space="preserve">String status = </w:t>
            </w:r>
            <w:proofErr w:type="spellStart"/>
            <w:r w:rsidRPr="00CE6595">
              <w:rPr>
                <w:rFonts w:ascii="Courier New" w:hAnsi="Courier New" w:cs="Courier New"/>
                <w:color w:val="333333"/>
                <w:lang w:val="en-US"/>
              </w:rPr>
              <w:t>parseUri.</w:t>
            </w:r>
            <w:r w:rsidRPr="00CE6595">
              <w:rPr>
                <w:rFonts w:ascii="Courier New" w:hAnsi="Courier New" w:cs="Courier New"/>
                <w:color w:val="0000CC"/>
                <w:lang w:val="en-US"/>
              </w:rPr>
              <w:t>getQueryParameter</w:t>
            </w:r>
            <w:proofErr w:type="spellEnd"/>
            <w:r w:rsidRPr="00CE6595">
              <w:rPr>
                <w:rFonts w:ascii="Courier New" w:hAnsi="Courier New" w:cs="Courier New"/>
                <w:color w:val="333333"/>
                <w:lang w:val="en-US"/>
              </w:rPr>
              <w:t>(</w:t>
            </w:r>
            <w:r w:rsidRPr="00CE6595">
              <w:rPr>
                <w:rFonts w:ascii="Courier New" w:hAnsi="Courier New" w:cs="Courier New"/>
                <w:color w:val="333333"/>
                <w:shd w:val="clear" w:color="auto" w:fill="FFF0F0"/>
                <w:lang w:val="en-US"/>
              </w:rPr>
              <w:t>"status"</w:t>
            </w:r>
            <w:r w:rsidRPr="00CE6595">
              <w:rPr>
                <w:rFonts w:ascii="Courier New" w:hAnsi="Courier New" w:cs="Courier New"/>
                <w:color w:val="333333"/>
                <w:lang w:val="en-US"/>
              </w:rPr>
              <w:t>);</w:t>
            </w:r>
          </w:p>
          <w:p w14:paraId="66C81C32"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p>
          <w:p w14:paraId="25EE9C5B"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CE6595">
              <w:rPr>
                <w:rFonts w:ascii="Courier New" w:hAnsi="Courier New" w:cs="Courier New"/>
                <w:color w:val="333333"/>
                <w:lang w:val="en-US"/>
              </w:rPr>
              <w:t xml:space="preserve">        </w:t>
            </w:r>
            <w:r w:rsidRPr="00CE6595">
              <w:rPr>
                <w:rFonts w:ascii="Courier New" w:hAnsi="Courier New" w:cs="Courier New"/>
                <w:color w:val="888888"/>
                <w:lang w:val="en-US"/>
              </w:rPr>
              <w:t>//TODO Handle status</w:t>
            </w:r>
          </w:p>
          <w:p w14:paraId="4DF12201"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p>
          <w:p w14:paraId="36B25D20"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CE6595">
              <w:rPr>
                <w:rFonts w:ascii="Courier New" w:hAnsi="Courier New" w:cs="Courier New"/>
                <w:color w:val="333333"/>
                <w:lang w:val="en-US"/>
              </w:rPr>
              <w:t xml:space="preserve">        }</w:t>
            </w:r>
            <w:r w:rsidRPr="00CE6595">
              <w:rPr>
                <w:rFonts w:ascii="Courier New" w:hAnsi="Courier New" w:cs="Courier New"/>
                <w:b/>
                <w:bCs/>
                <w:color w:val="008800"/>
                <w:lang w:val="en-US"/>
              </w:rPr>
              <w:t>catch</w:t>
            </w:r>
            <w:r w:rsidRPr="00CE6595">
              <w:rPr>
                <w:rFonts w:ascii="Courier New" w:hAnsi="Courier New" w:cs="Courier New"/>
                <w:color w:val="333333"/>
                <w:lang w:val="en-US"/>
              </w:rPr>
              <w:t>(</w:t>
            </w:r>
            <w:proofErr w:type="spellStart"/>
            <w:r w:rsidRPr="00CE6595">
              <w:rPr>
                <w:rFonts w:ascii="Courier New" w:hAnsi="Courier New" w:cs="Courier New"/>
                <w:color w:val="333333"/>
                <w:lang w:val="en-US"/>
              </w:rPr>
              <w:t>UnsupportedEncodingException</w:t>
            </w:r>
            <w:proofErr w:type="spellEnd"/>
            <w:r w:rsidRPr="00CE6595">
              <w:rPr>
                <w:rFonts w:ascii="Courier New" w:hAnsi="Courier New" w:cs="Courier New"/>
                <w:color w:val="333333"/>
                <w:lang w:val="en-US"/>
              </w:rPr>
              <w:t xml:space="preserve"> e) {</w:t>
            </w:r>
          </w:p>
          <w:p w14:paraId="73AB6984" w14:textId="77777777" w:rsidR="0000623E" w:rsidRPr="00224D10"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rPr>
            </w:pPr>
            <w:r w:rsidRPr="00CE6595">
              <w:rPr>
                <w:rFonts w:ascii="Courier New" w:hAnsi="Courier New" w:cs="Courier New"/>
                <w:color w:val="333333"/>
                <w:lang w:val="en-US"/>
              </w:rPr>
              <w:t xml:space="preserve">        </w:t>
            </w:r>
            <w:proofErr w:type="spellStart"/>
            <w:r w:rsidRPr="00224D10">
              <w:rPr>
                <w:rFonts w:ascii="Courier New" w:hAnsi="Courier New" w:cs="Courier New"/>
                <w:color w:val="333333"/>
                <w:lang w:val="en-US"/>
              </w:rPr>
              <w:t>e.</w:t>
            </w:r>
            <w:r w:rsidRPr="00224D10">
              <w:rPr>
                <w:rFonts w:ascii="Courier New" w:hAnsi="Courier New" w:cs="Courier New"/>
                <w:color w:val="0000CC"/>
                <w:lang w:val="en-US"/>
              </w:rPr>
              <w:t>printStackTrace</w:t>
            </w:r>
            <w:proofErr w:type="spellEnd"/>
            <w:r w:rsidRPr="00224D10">
              <w:rPr>
                <w:rFonts w:ascii="Courier New" w:hAnsi="Courier New" w:cs="Courier New"/>
                <w:color w:val="333333"/>
                <w:lang w:val="en-US"/>
              </w:rPr>
              <w:t>();</w:t>
            </w:r>
          </w:p>
          <w:p w14:paraId="11FBE571"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224D10">
              <w:rPr>
                <w:rFonts w:ascii="Courier New" w:hAnsi="Courier New" w:cs="Courier New"/>
                <w:color w:val="333333"/>
                <w:lang w:val="en-US"/>
              </w:rPr>
              <w:t xml:space="preserve">        </w:t>
            </w:r>
            <w:r w:rsidRPr="00CE6595">
              <w:rPr>
                <w:rFonts w:ascii="Courier New" w:hAnsi="Courier New" w:cs="Courier New"/>
                <w:color w:val="333333"/>
              </w:rPr>
              <w:t>}</w:t>
            </w:r>
          </w:p>
          <w:p w14:paraId="079DD687"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CE6595">
              <w:rPr>
                <w:rFonts w:ascii="Courier New" w:hAnsi="Courier New" w:cs="Courier New"/>
                <w:color w:val="333333"/>
              </w:rPr>
              <w:t xml:space="preserve">    }</w:t>
            </w:r>
          </w:p>
          <w:p w14:paraId="4D3BAE8B" w14:textId="77777777" w:rsidR="0000623E" w:rsidRPr="00CE6595" w:rsidRDefault="0000623E" w:rsidP="007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rPr>
            </w:pPr>
            <w:r w:rsidRPr="00CE6595">
              <w:rPr>
                <w:rFonts w:ascii="Courier New" w:hAnsi="Courier New" w:cs="Courier New"/>
                <w:color w:val="333333"/>
              </w:rPr>
              <w:t>}</w:t>
            </w:r>
          </w:p>
          <w:p w14:paraId="05A3D880" w14:textId="77777777" w:rsidR="0000623E" w:rsidRDefault="0000623E" w:rsidP="007F70B5">
            <w:pPr>
              <w:rPr>
                <w:lang w:val="en-US"/>
              </w:rPr>
            </w:pPr>
          </w:p>
        </w:tc>
      </w:tr>
    </w:tbl>
    <w:p w14:paraId="3DCAF7AC" w14:textId="77777777" w:rsidR="0000623E" w:rsidRDefault="0000623E" w:rsidP="0000623E">
      <w:pPr>
        <w:rPr>
          <w:lang w:val="en-US"/>
        </w:rPr>
      </w:pPr>
    </w:p>
    <w:p w14:paraId="2E8C6152" w14:textId="77777777" w:rsidR="0000623E" w:rsidRDefault="0000623E" w:rsidP="0000623E">
      <w:pPr>
        <w:pStyle w:val="Overskrift2"/>
        <w:rPr>
          <w:lang w:val="en-US"/>
        </w:rPr>
      </w:pPr>
      <w:bookmarkStart w:id="161" w:name="_Toc483323219"/>
      <w:bookmarkStart w:id="162" w:name="_Toc499127671"/>
      <w:bookmarkStart w:id="163" w:name="_Toc506283641"/>
      <w:r w:rsidRPr="00821EDD">
        <w:rPr>
          <w:lang w:val="en-US"/>
        </w:rPr>
        <w:t xml:space="preserve">List of error codes for </w:t>
      </w:r>
      <w:proofErr w:type="spellStart"/>
      <w:r w:rsidRPr="00821EDD">
        <w:rPr>
          <w:lang w:val="en-US"/>
        </w:rPr>
        <w:t>deeplinking</w:t>
      </w:r>
      <w:bookmarkEnd w:id="161"/>
      <w:bookmarkEnd w:id="162"/>
      <w:bookmarkEnd w:id="163"/>
      <w:proofErr w:type="spellEnd"/>
    </w:p>
    <w:p w14:paraId="5A7E467A" w14:textId="77777777" w:rsidR="0000623E" w:rsidRDefault="0000623E" w:rsidP="0000623E">
      <w:pPr>
        <w:rPr>
          <w:lang w:val="en-US"/>
        </w:rPr>
      </w:pPr>
      <w:r>
        <w:rPr>
          <w:lang w:val="en-US"/>
        </w:rPr>
        <w:t>Following are the identified status codes merchant may receive from Vipps app.</w:t>
      </w:r>
    </w:p>
    <w:p w14:paraId="39629F4C" w14:textId="77777777" w:rsidR="0000623E" w:rsidRPr="00E556F6" w:rsidRDefault="0000623E" w:rsidP="0000623E">
      <w:pPr>
        <w:rPr>
          <w:lang w:val="en-US"/>
        </w:rPr>
      </w:pPr>
    </w:p>
    <w:tbl>
      <w:tblPr>
        <w:tblStyle w:val="Lysskyggelegginguthevingsfarge1"/>
        <w:tblW w:w="0" w:type="auto"/>
        <w:tblLook w:val="04A0" w:firstRow="1" w:lastRow="0" w:firstColumn="1" w:lastColumn="0" w:noHBand="0" w:noVBand="1"/>
      </w:tblPr>
      <w:tblGrid>
        <w:gridCol w:w="1513"/>
        <w:gridCol w:w="7560"/>
      </w:tblGrid>
      <w:tr w:rsidR="0000623E" w14:paraId="4DBC5D5C" w14:textId="77777777" w:rsidTr="007F7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785EC72" w14:textId="77777777" w:rsidR="0000623E" w:rsidRPr="00F521D7" w:rsidRDefault="0000623E" w:rsidP="007F70B5">
            <w:pPr>
              <w:rPr>
                <w:rFonts w:cs="Arial"/>
                <w:lang w:val="en-US"/>
              </w:rPr>
            </w:pPr>
            <w:r w:rsidRPr="00F521D7">
              <w:rPr>
                <w:rFonts w:cs="Arial"/>
                <w:color w:val="auto"/>
                <w:sz w:val="18"/>
                <w:lang w:val="en-US"/>
              </w:rPr>
              <w:t>Status Code</w:t>
            </w:r>
          </w:p>
        </w:tc>
        <w:tc>
          <w:tcPr>
            <w:tcW w:w="7687" w:type="dxa"/>
          </w:tcPr>
          <w:p w14:paraId="07CC8FFC" w14:textId="77777777" w:rsidR="0000623E" w:rsidRDefault="0000623E" w:rsidP="007F70B5">
            <w:pPr>
              <w:cnfStyle w:val="100000000000" w:firstRow="1" w:lastRow="0" w:firstColumn="0" w:lastColumn="0" w:oddVBand="0" w:evenVBand="0" w:oddHBand="0" w:evenHBand="0" w:firstRowFirstColumn="0" w:firstRowLastColumn="0" w:lastRowFirstColumn="0" w:lastRowLastColumn="0"/>
              <w:rPr>
                <w:lang w:val="en-US"/>
              </w:rPr>
            </w:pPr>
            <w:r w:rsidRPr="00F521D7">
              <w:rPr>
                <w:rFonts w:cs="Arial"/>
                <w:color w:val="auto"/>
                <w:sz w:val="18"/>
                <w:lang w:val="en-US"/>
              </w:rPr>
              <w:t>Description</w:t>
            </w:r>
          </w:p>
        </w:tc>
      </w:tr>
      <w:tr w:rsidR="0000623E" w14:paraId="0B410B74" w14:textId="77777777" w:rsidTr="007F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66FB5" w14:textId="77777777" w:rsidR="0000623E" w:rsidRPr="00D84F44" w:rsidRDefault="0000623E" w:rsidP="007F70B5">
            <w:pPr>
              <w:rPr>
                <w:b w:val="0"/>
                <w:color w:val="auto"/>
                <w:sz w:val="18"/>
                <w:lang w:val="en-US"/>
              </w:rPr>
            </w:pPr>
            <w:r w:rsidRPr="00D84F44">
              <w:rPr>
                <w:b w:val="0"/>
                <w:color w:val="auto"/>
                <w:sz w:val="18"/>
                <w:lang w:val="en-US"/>
              </w:rPr>
              <w:t>100</w:t>
            </w:r>
          </w:p>
        </w:tc>
        <w:tc>
          <w:tcPr>
            <w:tcW w:w="7687" w:type="dxa"/>
          </w:tcPr>
          <w:p w14:paraId="65085210" w14:textId="77777777" w:rsidR="0000623E" w:rsidRPr="00D84F44" w:rsidRDefault="0000623E" w:rsidP="007F70B5">
            <w:pPr>
              <w:cnfStyle w:val="000000100000" w:firstRow="0" w:lastRow="0" w:firstColumn="0" w:lastColumn="0" w:oddVBand="0" w:evenVBand="0" w:oddHBand="1" w:evenHBand="0" w:firstRowFirstColumn="0" w:firstRowLastColumn="0" w:lastRowFirstColumn="0" w:lastRowLastColumn="0"/>
              <w:rPr>
                <w:color w:val="auto"/>
                <w:sz w:val="18"/>
                <w:lang w:val="en-US"/>
              </w:rPr>
            </w:pPr>
            <w:r w:rsidRPr="00D84F44">
              <w:rPr>
                <w:color w:val="auto"/>
                <w:sz w:val="18"/>
                <w:lang w:val="en-US"/>
              </w:rPr>
              <w:t>Success</w:t>
            </w:r>
          </w:p>
        </w:tc>
      </w:tr>
      <w:tr w:rsidR="0000623E" w:rsidRPr="00A104A7" w14:paraId="75C968BA" w14:textId="77777777" w:rsidTr="007F70B5">
        <w:tc>
          <w:tcPr>
            <w:cnfStyle w:val="001000000000" w:firstRow="0" w:lastRow="0" w:firstColumn="1" w:lastColumn="0" w:oddVBand="0" w:evenVBand="0" w:oddHBand="0" w:evenHBand="0" w:firstRowFirstColumn="0" w:firstRowLastColumn="0" w:lastRowFirstColumn="0" w:lastRowLastColumn="0"/>
            <w:tcW w:w="1526" w:type="dxa"/>
          </w:tcPr>
          <w:p w14:paraId="59611A3C" w14:textId="77777777" w:rsidR="0000623E" w:rsidRPr="00D84F44" w:rsidRDefault="0000623E" w:rsidP="007F70B5">
            <w:pPr>
              <w:rPr>
                <w:b w:val="0"/>
                <w:color w:val="auto"/>
                <w:sz w:val="18"/>
                <w:lang w:val="en-US"/>
              </w:rPr>
            </w:pPr>
            <w:r w:rsidRPr="00D84F44">
              <w:rPr>
                <w:b w:val="0"/>
                <w:color w:val="auto"/>
                <w:sz w:val="18"/>
                <w:lang w:val="en-US"/>
              </w:rPr>
              <w:t>302</w:t>
            </w:r>
          </w:p>
        </w:tc>
        <w:tc>
          <w:tcPr>
            <w:tcW w:w="7687" w:type="dxa"/>
          </w:tcPr>
          <w:p w14:paraId="7D38595E" w14:textId="77777777" w:rsidR="0000623E" w:rsidRPr="00D84F44" w:rsidRDefault="0000623E" w:rsidP="007F70B5">
            <w:pPr>
              <w:cnfStyle w:val="000000000000" w:firstRow="0" w:lastRow="0" w:firstColumn="0" w:lastColumn="0" w:oddVBand="0" w:evenVBand="0" w:oddHBand="0" w:evenHBand="0" w:firstRowFirstColumn="0" w:firstRowLastColumn="0" w:lastRowFirstColumn="0" w:lastRowLastColumn="0"/>
              <w:rPr>
                <w:color w:val="auto"/>
                <w:sz w:val="18"/>
                <w:lang w:val="en-US"/>
              </w:rPr>
            </w:pPr>
            <w:r w:rsidRPr="00D84F44">
              <w:rPr>
                <w:color w:val="auto"/>
                <w:sz w:val="18"/>
                <w:lang w:val="en-US"/>
              </w:rPr>
              <w:t xml:space="preserve">User doesn’t have </w:t>
            </w:r>
            <w:r>
              <w:rPr>
                <w:color w:val="auto"/>
                <w:sz w:val="18"/>
                <w:lang w:val="en-US"/>
              </w:rPr>
              <w:t>Vipps</w:t>
            </w:r>
            <w:r w:rsidRPr="00D84F44">
              <w:rPr>
                <w:color w:val="auto"/>
                <w:sz w:val="18"/>
                <w:lang w:val="en-US"/>
              </w:rPr>
              <w:t xml:space="preserve"> profile</w:t>
            </w:r>
          </w:p>
        </w:tc>
      </w:tr>
      <w:tr w:rsidR="0000623E" w:rsidRPr="00590B22" w14:paraId="3EBC8D22" w14:textId="77777777" w:rsidTr="007F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AC391E5" w14:textId="77777777" w:rsidR="0000623E" w:rsidRPr="00D84F44" w:rsidRDefault="0000623E" w:rsidP="007F70B5">
            <w:pPr>
              <w:rPr>
                <w:b w:val="0"/>
                <w:color w:val="auto"/>
                <w:sz w:val="18"/>
                <w:lang w:val="en-US"/>
              </w:rPr>
            </w:pPr>
            <w:r w:rsidRPr="00D84F44">
              <w:rPr>
                <w:b w:val="0"/>
                <w:color w:val="auto"/>
                <w:sz w:val="18"/>
                <w:lang w:val="en-US"/>
              </w:rPr>
              <w:t>303</w:t>
            </w:r>
          </w:p>
        </w:tc>
        <w:tc>
          <w:tcPr>
            <w:tcW w:w="7687" w:type="dxa"/>
          </w:tcPr>
          <w:p w14:paraId="4BC0CE70" w14:textId="77777777" w:rsidR="0000623E" w:rsidRPr="00D84F44" w:rsidRDefault="0000623E" w:rsidP="007F70B5">
            <w:pPr>
              <w:cnfStyle w:val="000000100000" w:firstRow="0" w:lastRow="0" w:firstColumn="0" w:lastColumn="0" w:oddVBand="0" w:evenVBand="0" w:oddHBand="1" w:evenHBand="0" w:firstRowFirstColumn="0" w:firstRowLastColumn="0" w:lastRowFirstColumn="0" w:lastRowLastColumn="0"/>
              <w:rPr>
                <w:color w:val="auto"/>
                <w:sz w:val="18"/>
                <w:lang w:val="en-US"/>
              </w:rPr>
            </w:pPr>
            <w:r w:rsidRPr="00D84F44">
              <w:rPr>
                <w:color w:val="auto"/>
                <w:sz w:val="18"/>
                <w:lang w:val="en-US"/>
              </w:rPr>
              <w:t>Login failed (login max attempt reached)</w:t>
            </w:r>
          </w:p>
        </w:tc>
      </w:tr>
      <w:tr w:rsidR="0000623E" w:rsidRPr="00590B22" w14:paraId="04443600" w14:textId="77777777" w:rsidTr="007F70B5">
        <w:tc>
          <w:tcPr>
            <w:cnfStyle w:val="001000000000" w:firstRow="0" w:lastRow="0" w:firstColumn="1" w:lastColumn="0" w:oddVBand="0" w:evenVBand="0" w:oddHBand="0" w:evenHBand="0" w:firstRowFirstColumn="0" w:firstRowLastColumn="0" w:lastRowFirstColumn="0" w:lastRowLastColumn="0"/>
            <w:tcW w:w="1526" w:type="dxa"/>
          </w:tcPr>
          <w:p w14:paraId="627F2126" w14:textId="77777777" w:rsidR="0000623E" w:rsidRPr="00D84F44" w:rsidRDefault="0000623E" w:rsidP="007F70B5">
            <w:pPr>
              <w:rPr>
                <w:b w:val="0"/>
                <w:color w:val="auto"/>
                <w:sz w:val="18"/>
                <w:lang w:val="en-US"/>
              </w:rPr>
            </w:pPr>
            <w:r w:rsidRPr="00D84F44">
              <w:rPr>
                <w:b w:val="0"/>
                <w:color w:val="auto"/>
                <w:sz w:val="18"/>
                <w:lang w:val="en-US"/>
              </w:rPr>
              <w:t>304</w:t>
            </w:r>
          </w:p>
        </w:tc>
        <w:tc>
          <w:tcPr>
            <w:tcW w:w="7687" w:type="dxa"/>
          </w:tcPr>
          <w:p w14:paraId="422799CD" w14:textId="77777777" w:rsidR="0000623E" w:rsidRPr="00D84F44" w:rsidRDefault="0000623E" w:rsidP="007F70B5">
            <w:pPr>
              <w:cnfStyle w:val="000000000000" w:firstRow="0" w:lastRow="0" w:firstColumn="0" w:lastColumn="0" w:oddVBand="0" w:evenVBand="0" w:oddHBand="0" w:evenHBand="0" w:firstRowFirstColumn="0" w:firstRowLastColumn="0" w:lastRowFirstColumn="0" w:lastRowLastColumn="0"/>
              <w:rPr>
                <w:color w:val="auto"/>
                <w:sz w:val="18"/>
                <w:lang w:val="en-US"/>
              </w:rPr>
            </w:pPr>
            <w:r w:rsidRPr="00D84F44">
              <w:rPr>
                <w:color w:val="auto"/>
                <w:sz w:val="18"/>
                <w:lang w:val="en-US"/>
              </w:rPr>
              <w:t>Vipps doesn’t support this action, please update Vipps</w:t>
            </w:r>
          </w:p>
        </w:tc>
      </w:tr>
      <w:tr w:rsidR="0000623E" w:rsidRPr="00590B22" w14:paraId="5795E7E7" w14:textId="77777777" w:rsidTr="007F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7D86063" w14:textId="77777777" w:rsidR="0000623E" w:rsidRPr="00D84F44" w:rsidRDefault="0000623E" w:rsidP="007F70B5">
            <w:pPr>
              <w:rPr>
                <w:b w:val="0"/>
                <w:color w:val="auto"/>
                <w:sz w:val="18"/>
                <w:lang w:val="en-US"/>
              </w:rPr>
            </w:pPr>
            <w:r w:rsidRPr="00D84F44">
              <w:rPr>
                <w:b w:val="0"/>
                <w:color w:val="auto"/>
                <w:sz w:val="18"/>
                <w:lang w:val="en-US"/>
              </w:rPr>
              <w:t>401</w:t>
            </w:r>
          </w:p>
        </w:tc>
        <w:tc>
          <w:tcPr>
            <w:tcW w:w="7687" w:type="dxa"/>
          </w:tcPr>
          <w:p w14:paraId="52F68D41" w14:textId="77777777" w:rsidR="0000623E" w:rsidRPr="00D84F44" w:rsidRDefault="0000623E" w:rsidP="007F70B5">
            <w:pPr>
              <w:cnfStyle w:val="000000100000" w:firstRow="0" w:lastRow="0" w:firstColumn="0" w:lastColumn="0" w:oddVBand="0" w:evenVBand="0" w:oddHBand="1" w:evenHBand="0" w:firstRowFirstColumn="0" w:firstRowLastColumn="0" w:lastRowFirstColumn="0" w:lastRowLastColumn="0"/>
              <w:rPr>
                <w:color w:val="auto"/>
                <w:sz w:val="18"/>
                <w:lang w:val="en-US"/>
              </w:rPr>
            </w:pPr>
            <w:r w:rsidRPr="00D84F44">
              <w:rPr>
                <w:color w:val="auto"/>
                <w:sz w:val="18"/>
                <w:lang w:val="en-US"/>
              </w:rPr>
              <w:t>Request timed out or Token has expired</w:t>
            </w:r>
          </w:p>
        </w:tc>
      </w:tr>
      <w:tr w:rsidR="0000623E" w:rsidRPr="00590B22" w14:paraId="5EDEFD55" w14:textId="77777777" w:rsidTr="007F70B5">
        <w:tc>
          <w:tcPr>
            <w:cnfStyle w:val="001000000000" w:firstRow="0" w:lastRow="0" w:firstColumn="1" w:lastColumn="0" w:oddVBand="0" w:evenVBand="0" w:oddHBand="0" w:evenHBand="0" w:firstRowFirstColumn="0" w:firstRowLastColumn="0" w:lastRowFirstColumn="0" w:lastRowLastColumn="0"/>
            <w:tcW w:w="1526" w:type="dxa"/>
          </w:tcPr>
          <w:p w14:paraId="2CEE7B56" w14:textId="77777777" w:rsidR="0000623E" w:rsidRPr="00D84F44" w:rsidRDefault="0000623E" w:rsidP="007F70B5">
            <w:pPr>
              <w:rPr>
                <w:b w:val="0"/>
                <w:bCs w:val="0"/>
                <w:color w:val="auto"/>
                <w:sz w:val="18"/>
                <w:lang w:val="en-US"/>
              </w:rPr>
            </w:pPr>
            <w:r w:rsidRPr="00D84F44">
              <w:rPr>
                <w:b w:val="0"/>
                <w:bCs w:val="0"/>
                <w:color w:val="auto"/>
                <w:sz w:val="18"/>
                <w:lang w:val="en-US"/>
              </w:rPr>
              <w:t>451</w:t>
            </w:r>
          </w:p>
        </w:tc>
        <w:tc>
          <w:tcPr>
            <w:tcW w:w="7687" w:type="dxa"/>
          </w:tcPr>
          <w:p w14:paraId="53FE53BB" w14:textId="77777777" w:rsidR="0000623E" w:rsidRPr="00D84F44" w:rsidRDefault="0000623E" w:rsidP="007F70B5">
            <w:pPr>
              <w:cnfStyle w:val="000000000000" w:firstRow="0" w:lastRow="0" w:firstColumn="0" w:lastColumn="0" w:oddVBand="0" w:evenVBand="0" w:oddHBand="0" w:evenHBand="0" w:firstRowFirstColumn="0" w:firstRowLastColumn="0" w:lastRowFirstColumn="0" w:lastRowLastColumn="0"/>
              <w:rPr>
                <w:color w:val="auto"/>
                <w:sz w:val="18"/>
                <w:lang w:val="en-US"/>
              </w:rPr>
            </w:pPr>
            <w:r w:rsidRPr="00D84F44">
              <w:rPr>
                <w:color w:val="auto"/>
                <w:sz w:val="18"/>
                <w:lang w:val="en-US"/>
              </w:rPr>
              <w:t>The user was selected for fraud validation</w:t>
            </w:r>
          </w:p>
        </w:tc>
      </w:tr>
      <w:tr w:rsidR="0000623E" w14:paraId="2B7593EC" w14:textId="77777777" w:rsidTr="007F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BA97BE6" w14:textId="77777777" w:rsidR="0000623E" w:rsidRPr="00D84F44" w:rsidRDefault="0000623E" w:rsidP="007F70B5">
            <w:pPr>
              <w:rPr>
                <w:b w:val="0"/>
                <w:bCs w:val="0"/>
                <w:color w:val="auto"/>
                <w:sz w:val="18"/>
                <w:lang w:val="en-US"/>
              </w:rPr>
            </w:pPr>
            <w:r w:rsidRPr="00D84F44">
              <w:rPr>
                <w:b w:val="0"/>
                <w:bCs w:val="0"/>
                <w:color w:val="auto"/>
                <w:sz w:val="18"/>
                <w:lang w:val="en-US"/>
              </w:rPr>
              <w:t>999</w:t>
            </w:r>
          </w:p>
        </w:tc>
        <w:tc>
          <w:tcPr>
            <w:tcW w:w="7687" w:type="dxa"/>
          </w:tcPr>
          <w:p w14:paraId="2002EE1D" w14:textId="77777777" w:rsidR="0000623E" w:rsidRPr="00D84F44" w:rsidRDefault="0000623E" w:rsidP="007F70B5">
            <w:pPr>
              <w:cnfStyle w:val="000000100000" w:firstRow="0" w:lastRow="0" w:firstColumn="0" w:lastColumn="0" w:oddVBand="0" w:evenVBand="0" w:oddHBand="1" w:evenHBand="0" w:firstRowFirstColumn="0" w:firstRowLastColumn="0" w:lastRowFirstColumn="0" w:lastRowLastColumn="0"/>
              <w:rPr>
                <w:color w:val="auto"/>
                <w:sz w:val="18"/>
                <w:lang w:val="en-US"/>
              </w:rPr>
            </w:pPr>
            <w:r w:rsidRPr="00D84F44">
              <w:rPr>
                <w:color w:val="auto"/>
                <w:sz w:val="18"/>
                <w:lang w:val="en-US"/>
              </w:rPr>
              <w:t>Failed</w:t>
            </w:r>
          </w:p>
        </w:tc>
      </w:tr>
    </w:tbl>
    <w:p w14:paraId="58B87FDA" w14:textId="77777777" w:rsidR="0000623E" w:rsidRDefault="0000623E" w:rsidP="0000623E">
      <w:pPr>
        <w:rPr>
          <w:lang w:val="en-US"/>
        </w:rPr>
      </w:pPr>
    </w:p>
    <w:p w14:paraId="390DB419" w14:textId="063F4730" w:rsidR="0000623E" w:rsidRDefault="0000623E" w:rsidP="0000623E">
      <w:pPr>
        <w:rPr>
          <w:lang w:val="en-US"/>
        </w:rPr>
      </w:pPr>
      <w:r>
        <w:rPr>
          <w:lang w:val="en-US"/>
        </w:rPr>
        <w:t>Below are the status code ranges which Vipps maintains for f</w:t>
      </w:r>
      <w:r w:rsidR="006C45E4">
        <w:rPr>
          <w:lang w:val="en-US"/>
        </w:rPr>
        <w:t>u</w:t>
      </w:r>
      <w:r>
        <w:rPr>
          <w:lang w:val="en-US"/>
        </w:rPr>
        <w:t>ture purposes. For example, if there is new error message related to fraud, then it will fall under range 450 to 499.</w:t>
      </w:r>
    </w:p>
    <w:p w14:paraId="5DC2FE1E" w14:textId="77777777" w:rsidR="0000623E" w:rsidRPr="008D36E4" w:rsidRDefault="0000623E" w:rsidP="0000623E">
      <w:pPr>
        <w:rPr>
          <w:lang w:val="en-US"/>
        </w:rPr>
      </w:pPr>
    </w:p>
    <w:p w14:paraId="1C9BB957" w14:textId="77777777" w:rsidR="0000623E" w:rsidRPr="008D36E4" w:rsidRDefault="0000623E" w:rsidP="0000623E">
      <w:pPr>
        <w:rPr>
          <w:lang w:val="en-US"/>
        </w:rPr>
      </w:pPr>
      <w:r w:rsidRPr="008D36E4">
        <w:rPr>
          <w:lang w:val="en-US"/>
        </w:rPr>
        <w:t>1XX – Success Scenarios</w:t>
      </w:r>
    </w:p>
    <w:p w14:paraId="1D21FC6C" w14:textId="77777777" w:rsidR="0000623E" w:rsidRPr="008D36E4" w:rsidRDefault="0000623E" w:rsidP="0000623E">
      <w:pPr>
        <w:rPr>
          <w:lang w:val="en-US"/>
        </w:rPr>
      </w:pPr>
      <w:r w:rsidRPr="008D36E4">
        <w:rPr>
          <w:lang w:val="en-US"/>
        </w:rPr>
        <w:t>200 to 250 – Input Error</w:t>
      </w:r>
    </w:p>
    <w:p w14:paraId="3BDD8F74" w14:textId="77777777" w:rsidR="0000623E" w:rsidRPr="008D36E4" w:rsidRDefault="0000623E" w:rsidP="0000623E">
      <w:pPr>
        <w:rPr>
          <w:lang w:val="en-US"/>
        </w:rPr>
      </w:pPr>
      <w:r w:rsidRPr="008D36E4">
        <w:rPr>
          <w:lang w:val="en-US"/>
        </w:rPr>
        <w:t>250 to 299 - User Actions</w:t>
      </w:r>
    </w:p>
    <w:p w14:paraId="3DD53546" w14:textId="77777777" w:rsidR="0000623E" w:rsidRPr="008D36E4" w:rsidRDefault="0000623E" w:rsidP="0000623E">
      <w:pPr>
        <w:rPr>
          <w:lang w:val="en-US"/>
        </w:rPr>
      </w:pPr>
      <w:r w:rsidRPr="008D36E4">
        <w:rPr>
          <w:lang w:val="en-US"/>
        </w:rPr>
        <w:t>3XX – Authentication / User Profile / Merchant Profile / Configuration related error</w:t>
      </w:r>
    </w:p>
    <w:p w14:paraId="376999FE" w14:textId="77777777" w:rsidR="0000623E" w:rsidRPr="008D36E4" w:rsidRDefault="0000623E" w:rsidP="0000623E">
      <w:pPr>
        <w:rPr>
          <w:lang w:val="en-US"/>
        </w:rPr>
      </w:pPr>
      <w:r w:rsidRPr="008D36E4">
        <w:rPr>
          <w:lang w:val="en-US"/>
        </w:rPr>
        <w:t>400 to 450 – Transaction related error</w:t>
      </w:r>
    </w:p>
    <w:p w14:paraId="69457DC3" w14:textId="77777777" w:rsidR="0000623E" w:rsidRPr="008D36E4" w:rsidRDefault="0000623E" w:rsidP="0000623E">
      <w:pPr>
        <w:rPr>
          <w:lang w:val="en-US"/>
        </w:rPr>
      </w:pPr>
      <w:r w:rsidRPr="008D36E4">
        <w:rPr>
          <w:lang w:val="en-US"/>
        </w:rPr>
        <w:t>450 to 499 – Fraud related error</w:t>
      </w:r>
    </w:p>
    <w:p w14:paraId="29F68F89" w14:textId="77777777" w:rsidR="0000623E" w:rsidRPr="008D36E4" w:rsidRDefault="0000623E" w:rsidP="0000623E">
      <w:pPr>
        <w:rPr>
          <w:lang w:val="en-US"/>
        </w:rPr>
      </w:pPr>
      <w:r w:rsidRPr="008D36E4">
        <w:rPr>
          <w:lang w:val="en-US"/>
        </w:rPr>
        <w:t>5XX – Reserved for future use</w:t>
      </w:r>
    </w:p>
    <w:p w14:paraId="72ED519C" w14:textId="77777777" w:rsidR="0000623E" w:rsidRPr="008D36E4" w:rsidRDefault="0000623E" w:rsidP="0000623E">
      <w:pPr>
        <w:rPr>
          <w:lang w:val="en-US"/>
        </w:rPr>
      </w:pPr>
      <w:r w:rsidRPr="008D36E4">
        <w:rPr>
          <w:lang w:val="en-US"/>
        </w:rPr>
        <w:t>6XX – Reserved for future use</w:t>
      </w:r>
    </w:p>
    <w:p w14:paraId="1560BB85" w14:textId="77777777" w:rsidR="0000623E" w:rsidRPr="008D36E4" w:rsidRDefault="0000623E" w:rsidP="0000623E">
      <w:pPr>
        <w:rPr>
          <w:lang w:val="en-US"/>
        </w:rPr>
      </w:pPr>
      <w:r w:rsidRPr="008D36E4">
        <w:rPr>
          <w:lang w:val="en-US"/>
        </w:rPr>
        <w:t>7XX – Reserved for future use</w:t>
      </w:r>
    </w:p>
    <w:p w14:paraId="3B069BE2" w14:textId="77777777" w:rsidR="0000623E" w:rsidRPr="008D36E4" w:rsidRDefault="0000623E" w:rsidP="0000623E">
      <w:pPr>
        <w:rPr>
          <w:lang w:val="en-US"/>
        </w:rPr>
      </w:pPr>
      <w:r w:rsidRPr="008D36E4">
        <w:rPr>
          <w:lang w:val="en-US"/>
        </w:rPr>
        <w:t>8XX – Reserved for future use</w:t>
      </w:r>
    </w:p>
    <w:p w14:paraId="0AC59CD8" w14:textId="2F88B448" w:rsidR="0000623E" w:rsidRDefault="0000623E" w:rsidP="0000623E">
      <w:pPr>
        <w:rPr>
          <w:lang w:val="en-US"/>
        </w:rPr>
      </w:pPr>
      <w:r w:rsidRPr="008D36E4">
        <w:rPr>
          <w:lang w:val="en-US"/>
        </w:rPr>
        <w:t>9XX – Others</w:t>
      </w:r>
    </w:p>
    <w:p w14:paraId="4E891953" w14:textId="77777777" w:rsidR="00FB5391" w:rsidRDefault="00FB5391" w:rsidP="00292E8B">
      <w:pPr>
        <w:pStyle w:val="Overskrift1"/>
        <w:rPr>
          <w:lang w:val="en-US"/>
        </w:rPr>
      </w:pPr>
      <w:bookmarkStart w:id="164" w:name="_Toc483323231"/>
      <w:bookmarkStart w:id="165" w:name="_Toc499127672"/>
      <w:bookmarkStart w:id="166" w:name="_Toc506283642"/>
      <w:bookmarkEnd w:id="94"/>
      <w:bookmarkEnd w:id="95"/>
      <w:r>
        <w:rPr>
          <w:lang w:val="en-US"/>
        </w:rPr>
        <w:t>API definitions</w:t>
      </w:r>
      <w:bookmarkEnd w:id="164"/>
      <w:bookmarkEnd w:id="165"/>
      <w:bookmarkEnd w:id="166"/>
    </w:p>
    <w:p w14:paraId="199F961D" w14:textId="51C7BD32" w:rsidR="0000623E" w:rsidRPr="0000623E" w:rsidRDefault="0000623E" w:rsidP="0000623E">
      <w:pPr>
        <w:rPr>
          <w:lang w:val="en-US"/>
        </w:rPr>
      </w:pPr>
      <w:r>
        <w:rPr>
          <w:lang w:val="en-US"/>
        </w:rPr>
        <w:t>Below section explains different API definitions supported by Vipps ecommerce APIs.</w:t>
      </w:r>
    </w:p>
    <w:p w14:paraId="4E891954" w14:textId="77777777" w:rsidR="000F0FA2" w:rsidRPr="000F0FA2" w:rsidRDefault="000F0FA2" w:rsidP="000F0FA2">
      <w:pPr>
        <w:pStyle w:val="Overskrift2"/>
        <w:rPr>
          <w:lang w:val="en-US" w:eastAsia="en-US"/>
        </w:rPr>
      </w:pPr>
      <w:bookmarkStart w:id="167" w:name="_Toc483323232"/>
      <w:bookmarkStart w:id="168" w:name="_Toc499127673"/>
      <w:bookmarkStart w:id="169" w:name="_Toc506283643"/>
      <w:r w:rsidRPr="000F0FA2">
        <w:rPr>
          <w:lang w:val="en-US" w:eastAsia="en-US"/>
        </w:rPr>
        <w:t>Request Headers</w:t>
      </w:r>
      <w:bookmarkEnd w:id="167"/>
      <w:bookmarkEnd w:id="168"/>
      <w:bookmarkEnd w:id="169"/>
      <w:r w:rsidRPr="000F0FA2">
        <w:rPr>
          <w:lang w:val="en-US" w:eastAsia="en-US"/>
        </w:rPr>
        <w:t> </w:t>
      </w:r>
    </w:p>
    <w:tbl>
      <w:tblPr>
        <w:tblStyle w:val="Lysskyggelegginguthevingsfarge1"/>
        <w:tblW w:w="9222" w:type="dxa"/>
        <w:tblLayout w:type="fixed"/>
        <w:tblLook w:val="04A0" w:firstRow="1" w:lastRow="0" w:firstColumn="1" w:lastColumn="0" w:noHBand="0" w:noVBand="1"/>
      </w:tblPr>
      <w:tblGrid>
        <w:gridCol w:w="1749"/>
        <w:gridCol w:w="2937"/>
        <w:gridCol w:w="1169"/>
        <w:gridCol w:w="3367"/>
      </w:tblGrid>
      <w:tr w:rsidR="00403791" w:rsidRPr="00403791" w14:paraId="4E891959" w14:textId="77777777" w:rsidTr="00590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hideMark/>
          </w:tcPr>
          <w:p w14:paraId="4E891955" w14:textId="77777777" w:rsidR="000F0FA2" w:rsidRPr="00403791" w:rsidRDefault="000F0FA2" w:rsidP="00403791">
            <w:pPr>
              <w:rPr>
                <w:color w:val="000000" w:themeColor="text1"/>
                <w:sz w:val="18"/>
                <w:szCs w:val="18"/>
                <w:lang w:val="en-US" w:eastAsia="en-US"/>
              </w:rPr>
            </w:pPr>
            <w:r w:rsidRPr="00403791">
              <w:rPr>
                <w:color w:val="000000" w:themeColor="text1"/>
                <w:sz w:val="18"/>
                <w:szCs w:val="18"/>
                <w:lang w:val="en-US" w:eastAsia="en-US"/>
              </w:rPr>
              <w:t>Header Name</w:t>
            </w:r>
          </w:p>
        </w:tc>
        <w:tc>
          <w:tcPr>
            <w:tcW w:w="2937" w:type="dxa"/>
            <w:hideMark/>
          </w:tcPr>
          <w:p w14:paraId="4E891956" w14:textId="77777777" w:rsidR="000F0FA2" w:rsidRPr="00403791" w:rsidRDefault="000F0FA2" w:rsidP="00403791">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Header Value</w:t>
            </w:r>
          </w:p>
        </w:tc>
        <w:tc>
          <w:tcPr>
            <w:tcW w:w="1169" w:type="dxa"/>
            <w:hideMark/>
          </w:tcPr>
          <w:p w14:paraId="4E891957" w14:textId="77777777" w:rsidR="000F0FA2" w:rsidRPr="00403791" w:rsidRDefault="000F0FA2" w:rsidP="00403791">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Optional</w:t>
            </w:r>
          </w:p>
        </w:tc>
        <w:tc>
          <w:tcPr>
            <w:tcW w:w="3367" w:type="dxa"/>
            <w:hideMark/>
          </w:tcPr>
          <w:p w14:paraId="4E891958" w14:textId="77777777" w:rsidR="000F0FA2" w:rsidRPr="00403791" w:rsidRDefault="000F0FA2" w:rsidP="00403791">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Description</w:t>
            </w:r>
          </w:p>
        </w:tc>
      </w:tr>
      <w:tr w:rsidR="00403791" w:rsidRPr="00590B22" w14:paraId="4E89195F" w14:textId="77777777" w:rsidTr="0059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hideMark/>
          </w:tcPr>
          <w:p w14:paraId="4E89195A" w14:textId="77777777" w:rsidR="000F0FA2" w:rsidRPr="00403791" w:rsidRDefault="000F0FA2" w:rsidP="00403791">
            <w:pPr>
              <w:rPr>
                <w:b w:val="0"/>
                <w:color w:val="000000" w:themeColor="text1"/>
                <w:sz w:val="18"/>
                <w:szCs w:val="18"/>
                <w:lang w:val="en-US" w:eastAsia="en-US"/>
              </w:rPr>
            </w:pPr>
            <w:r w:rsidRPr="00403791">
              <w:rPr>
                <w:b w:val="0"/>
                <w:color w:val="000000" w:themeColor="text1"/>
                <w:sz w:val="18"/>
                <w:szCs w:val="18"/>
                <w:lang w:val="en-US" w:eastAsia="en-US"/>
              </w:rPr>
              <w:t>Authorization</w:t>
            </w:r>
          </w:p>
        </w:tc>
        <w:tc>
          <w:tcPr>
            <w:tcW w:w="2937" w:type="dxa"/>
            <w:hideMark/>
          </w:tcPr>
          <w:p w14:paraId="4E89195B" w14:textId="4E8BC6BE" w:rsidR="000F0FA2" w:rsidRPr="00403791" w:rsidRDefault="004D7DCC" w:rsidP="0040379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JWT Access Token</w:t>
            </w:r>
            <w:r w:rsidRPr="00403791">
              <w:rPr>
                <w:color w:val="000000" w:themeColor="text1"/>
                <w:sz w:val="18"/>
                <w:szCs w:val="18"/>
                <w:lang w:val="en-US" w:eastAsia="en-US"/>
              </w:rPr>
              <w:t xml:space="preserve"> </w:t>
            </w:r>
            <w:r w:rsidR="000F0FA2" w:rsidRPr="00403791">
              <w:rPr>
                <w:color w:val="000000" w:themeColor="text1"/>
                <w:sz w:val="18"/>
                <w:szCs w:val="18"/>
                <w:lang w:val="en-US" w:eastAsia="en-US"/>
              </w:rPr>
              <w:t>&lt;&lt;value&gt;&gt;</w:t>
            </w:r>
          </w:p>
        </w:tc>
        <w:tc>
          <w:tcPr>
            <w:tcW w:w="1169" w:type="dxa"/>
            <w:hideMark/>
          </w:tcPr>
          <w:p w14:paraId="4E89195C" w14:textId="77777777" w:rsidR="000F0FA2" w:rsidRPr="00403791" w:rsidRDefault="000F0FA2" w:rsidP="0040379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No</w:t>
            </w:r>
          </w:p>
        </w:tc>
        <w:tc>
          <w:tcPr>
            <w:tcW w:w="3367" w:type="dxa"/>
            <w:hideMark/>
          </w:tcPr>
          <w:p w14:paraId="4E89195D" w14:textId="271B280D" w:rsidR="000F0FA2" w:rsidRPr="00403791" w:rsidRDefault="000F0FA2" w:rsidP="0040379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 xml:space="preserve">type: </w:t>
            </w:r>
            <w:r w:rsidR="004D7DCC">
              <w:rPr>
                <w:color w:val="000000" w:themeColor="text1"/>
                <w:sz w:val="18"/>
                <w:szCs w:val="18"/>
                <w:lang w:val="en-US" w:eastAsia="en-US"/>
              </w:rPr>
              <w:t>Authorization token</w:t>
            </w:r>
          </w:p>
          <w:p w14:paraId="4E89195E" w14:textId="519BBF7F" w:rsidR="000F0FA2" w:rsidRPr="00403791" w:rsidRDefault="000F0FA2" w:rsidP="000F5D78">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 xml:space="preserve">value: </w:t>
            </w:r>
            <w:r w:rsidR="004D7DCC">
              <w:rPr>
                <w:color w:val="000000" w:themeColor="text1"/>
                <w:sz w:val="18"/>
                <w:szCs w:val="18"/>
                <w:lang w:val="en-US" w:eastAsia="en-US"/>
              </w:rPr>
              <w:t xml:space="preserve">Access </w:t>
            </w:r>
            <w:r w:rsidRPr="00403791">
              <w:rPr>
                <w:color w:val="000000" w:themeColor="text1"/>
                <w:sz w:val="18"/>
                <w:szCs w:val="18"/>
                <w:lang w:val="en-US" w:eastAsia="en-US"/>
              </w:rPr>
              <w:t>token</w:t>
            </w:r>
            <w:r w:rsidR="004D7DCC">
              <w:rPr>
                <w:color w:val="000000" w:themeColor="text1"/>
                <w:sz w:val="18"/>
                <w:szCs w:val="18"/>
                <w:lang w:val="en-US" w:eastAsia="en-US"/>
              </w:rPr>
              <w:t xml:space="preserve"> is</w:t>
            </w:r>
            <w:r w:rsidRPr="00403791">
              <w:rPr>
                <w:color w:val="000000" w:themeColor="text1"/>
                <w:sz w:val="18"/>
                <w:szCs w:val="18"/>
                <w:lang w:val="en-US" w:eastAsia="en-US"/>
              </w:rPr>
              <w:t xml:space="preserve"> </w:t>
            </w:r>
            <w:r w:rsidR="004D7DCC">
              <w:rPr>
                <w:color w:val="000000" w:themeColor="text1"/>
                <w:sz w:val="18"/>
                <w:szCs w:val="18"/>
                <w:lang w:val="en-US" w:eastAsia="en-US"/>
              </w:rPr>
              <w:t>obtained</w:t>
            </w:r>
            <w:r w:rsidR="004D7DCC" w:rsidRPr="00403791">
              <w:rPr>
                <w:color w:val="000000" w:themeColor="text1"/>
                <w:sz w:val="18"/>
                <w:szCs w:val="18"/>
                <w:lang w:val="en-US" w:eastAsia="en-US"/>
              </w:rPr>
              <w:t xml:space="preserve"> </w:t>
            </w:r>
            <w:r w:rsidR="004D7DCC">
              <w:rPr>
                <w:color w:val="000000" w:themeColor="text1"/>
                <w:sz w:val="18"/>
                <w:szCs w:val="18"/>
                <w:lang w:val="en-US" w:eastAsia="en-US"/>
              </w:rPr>
              <w:t>by registering</w:t>
            </w:r>
            <w:r w:rsidR="004D7DCC" w:rsidRPr="00403791">
              <w:rPr>
                <w:color w:val="000000" w:themeColor="text1"/>
                <w:sz w:val="18"/>
                <w:szCs w:val="18"/>
                <w:lang w:val="en-US" w:eastAsia="en-US"/>
              </w:rPr>
              <w:t xml:space="preserve"> </w:t>
            </w:r>
            <w:r w:rsidR="000F5D78">
              <w:rPr>
                <w:color w:val="000000" w:themeColor="text1"/>
                <w:sz w:val="18"/>
                <w:szCs w:val="18"/>
                <w:lang w:val="en-US" w:eastAsia="en-US"/>
              </w:rPr>
              <w:t xml:space="preserve">merchant </w:t>
            </w:r>
            <w:r w:rsidR="0000623E">
              <w:rPr>
                <w:color w:val="000000" w:themeColor="text1"/>
                <w:sz w:val="18"/>
                <w:szCs w:val="18"/>
                <w:lang w:val="en-US" w:eastAsia="en-US"/>
              </w:rPr>
              <w:t>backend</w:t>
            </w:r>
            <w:r w:rsidR="000F5D78">
              <w:rPr>
                <w:color w:val="000000" w:themeColor="text1"/>
                <w:sz w:val="18"/>
                <w:szCs w:val="18"/>
                <w:lang w:val="en-US" w:eastAsia="en-US"/>
              </w:rPr>
              <w:t xml:space="preserve"> appli</w:t>
            </w:r>
            <w:r w:rsidR="0000623E">
              <w:rPr>
                <w:color w:val="000000" w:themeColor="text1"/>
                <w:sz w:val="18"/>
                <w:szCs w:val="18"/>
                <w:lang w:val="en-US" w:eastAsia="en-US"/>
              </w:rPr>
              <w:t>cation in Merchant Developer Po</w:t>
            </w:r>
            <w:r w:rsidR="000F5D78">
              <w:rPr>
                <w:color w:val="000000" w:themeColor="text1"/>
                <w:sz w:val="18"/>
                <w:szCs w:val="18"/>
                <w:lang w:val="en-US" w:eastAsia="en-US"/>
              </w:rPr>
              <w:t>rtal.</w:t>
            </w:r>
          </w:p>
        </w:tc>
      </w:tr>
      <w:tr w:rsidR="00403791" w:rsidRPr="00590B22" w14:paraId="4E891964" w14:textId="77777777" w:rsidTr="00590B22">
        <w:tc>
          <w:tcPr>
            <w:cnfStyle w:val="001000000000" w:firstRow="0" w:lastRow="0" w:firstColumn="1" w:lastColumn="0" w:oddVBand="0" w:evenVBand="0" w:oddHBand="0" w:evenHBand="0" w:firstRowFirstColumn="0" w:firstRowLastColumn="0" w:lastRowFirstColumn="0" w:lastRowLastColumn="0"/>
            <w:tcW w:w="1749" w:type="dxa"/>
            <w:hideMark/>
          </w:tcPr>
          <w:p w14:paraId="4E891960" w14:textId="77777777" w:rsidR="000F0FA2" w:rsidRPr="00403791" w:rsidRDefault="000F0FA2" w:rsidP="00403791">
            <w:pPr>
              <w:rPr>
                <w:b w:val="0"/>
                <w:color w:val="000000" w:themeColor="text1"/>
                <w:sz w:val="18"/>
                <w:szCs w:val="18"/>
                <w:lang w:val="en-US" w:eastAsia="en-US"/>
              </w:rPr>
            </w:pPr>
            <w:r w:rsidRPr="00403791">
              <w:rPr>
                <w:b w:val="0"/>
                <w:color w:val="000000" w:themeColor="text1"/>
                <w:sz w:val="18"/>
                <w:szCs w:val="18"/>
                <w:lang w:val="en-US" w:eastAsia="en-US"/>
              </w:rPr>
              <w:t>Accept-Language</w:t>
            </w:r>
          </w:p>
        </w:tc>
        <w:tc>
          <w:tcPr>
            <w:tcW w:w="2937" w:type="dxa"/>
            <w:hideMark/>
          </w:tcPr>
          <w:p w14:paraId="4E891961" w14:textId="77777777" w:rsidR="000F0FA2" w:rsidRPr="00403791" w:rsidRDefault="000F0FA2" w:rsidP="00403791">
            <w:pPr>
              <w:cnfStyle w:val="000000000000" w:firstRow="0" w:lastRow="0" w:firstColumn="0" w:lastColumn="0" w:oddVBand="0" w:evenVBand="0" w:oddHBand="0" w:evenHBand="0" w:firstRowFirstColumn="0" w:firstRowLastColumn="0" w:lastRowFirstColumn="0" w:lastRowLastColumn="0"/>
              <w:rPr>
                <w:rFonts w:cs="Courier New"/>
                <w:color w:val="000000" w:themeColor="text1"/>
                <w:sz w:val="18"/>
                <w:szCs w:val="18"/>
                <w:lang w:val="en-US" w:eastAsia="en-US"/>
              </w:rPr>
            </w:pPr>
            <w:r w:rsidRPr="00403791">
              <w:rPr>
                <w:rFonts w:cs="Courier New"/>
                <w:color w:val="000000" w:themeColor="text1"/>
                <w:sz w:val="18"/>
                <w:szCs w:val="18"/>
                <w:lang w:val="en-US" w:eastAsia="en-US"/>
              </w:rPr>
              <w:t>no</w:t>
            </w:r>
          </w:p>
        </w:tc>
        <w:tc>
          <w:tcPr>
            <w:tcW w:w="1169" w:type="dxa"/>
            <w:hideMark/>
          </w:tcPr>
          <w:p w14:paraId="4E891962" w14:textId="77777777" w:rsidR="000F0FA2" w:rsidRPr="00403791" w:rsidRDefault="000F0FA2" w:rsidP="0040379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Yes</w:t>
            </w:r>
          </w:p>
        </w:tc>
        <w:tc>
          <w:tcPr>
            <w:tcW w:w="3367" w:type="dxa"/>
            <w:hideMark/>
          </w:tcPr>
          <w:p w14:paraId="4E891963" w14:textId="77777777" w:rsidR="000F0FA2" w:rsidRPr="00403791" w:rsidRDefault="000F0FA2" w:rsidP="0040379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Allowed languages at present is Norwegian</w:t>
            </w:r>
          </w:p>
        </w:tc>
      </w:tr>
      <w:tr w:rsidR="00ED72C6" w:rsidRPr="00A94C78" w14:paraId="228C9D22" w14:textId="77777777" w:rsidTr="0059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B139737" w14:textId="6184D52D" w:rsidR="00ED72C6" w:rsidRPr="00403791" w:rsidRDefault="00ED72C6" w:rsidP="00403791">
            <w:pPr>
              <w:rPr>
                <w:b w:val="0"/>
                <w:color w:val="000000" w:themeColor="text1"/>
                <w:sz w:val="18"/>
                <w:szCs w:val="18"/>
                <w:lang w:val="en-US" w:eastAsia="en-US"/>
              </w:rPr>
            </w:pPr>
            <w:r>
              <w:rPr>
                <w:b w:val="0"/>
                <w:color w:val="000000" w:themeColor="text1"/>
                <w:sz w:val="18"/>
                <w:szCs w:val="18"/>
                <w:lang w:val="en-US" w:eastAsia="en-US"/>
              </w:rPr>
              <w:t>Content-Type</w:t>
            </w:r>
          </w:p>
        </w:tc>
        <w:tc>
          <w:tcPr>
            <w:tcW w:w="2937" w:type="dxa"/>
          </w:tcPr>
          <w:p w14:paraId="199CEE2D" w14:textId="57712100" w:rsidR="00ED72C6" w:rsidRPr="00403791" w:rsidRDefault="00ED72C6" w:rsidP="0040379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application/</w:t>
            </w:r>
            <w:proofErr w:type="spellStart"/>
            <w:r>
              <w:rPr>
                <w:color w:val="000000" w:themeColor="text1"/>
                <w:sz w:val="18"/>
                <w:szCs w:val="18"/>
                <w:lang w:val="en-US" w:eastAsia="en-US"/>
              </w:rPr>
              <w:t>json</w:t>
            </w:r>
            <w:proofErr w:type="spellEnd"/>
          </w:p>
        </w:tc>
        <w:tc>
          <w:tcPr>
            <w:tcW w:w="1169" w:type="dxa"/>
          </w:tcPr>
          <w:p w14:paraId="3469FBFB" w14:textId="2A0BD903" w:rsidR="00ED72C6" w:rsidRPr="00403791" w:rsidRDefault="00ED72C6" w:rsidP="0040379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No</w:t>
            </w:r>
          </w:p>
        </w:tc>
        <w:tc>
          <w:tcPr>
            <w:tcW w:w="3367" w:type="dxa"/>
          </w:tcPr>
          <w:p w14:paraId="60F49889" w14:textId="23912407" w:rsidR="00ED72C6" w:rsidRPr="00403791" w:rsidRDefault="00ED72C6" w:rsidP="0040379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Type of the body</w:t>
            </w:r>
          </w:p>
        </w:tc>
      </w:tr>
      <w:tr w:rsidR="00403791" w:rsidRPr="00403791" w14:paraId="4E89196E" w14:textId="77777777" w:rsidTr="00590B22">
        <w:tc>
          <w:tcPr>
            <w:cnfStyle w:val="001000000000" w:firstRow="0" w:lastRow="0" w:firstColumn="1" w:lastColumn="0" w:oddVBand="0" w:evenVBand="0" w:oddHBand="0" w:evenHBand="0" w:firstRowFirstColumn="0" w:firstRowLastColumn="0" w:lastRowFirstColumn="0" w:lastRowLastColumn="0"/>
            <w:tcW w:w="1749" w:type="dxa"/>
            <w:hideMark/>
          </w:tcPr>
          <w:p w14:paraId="4E89196A" w14:textId="77777777" w:rsidR="000F0FA2" w:rsidRPr="00403791" w:rsidRDefault="000F0FA2" w:rsidP="00403791">
            <w:pPr>
              <w:rPr>
                <w:b w:val="0"/>
                <w:color w:val="000000" w:themeColor="text1"/>
                <w:sz w:val="18"/>
                <w:szCs w:val="18"/>
                <w:lang w:val="en-US" w:eastAsia="en-US"/>
              </w:rPr>
            </w:pPr>
            <w:r w:rsidRPr="00403791">
              <w:rPr>
                <w:b w:val="0"/>
                <w:color w:val="000000" w:themeColor="text1"/>
                <w:sz w:val="18"/>
                <w:szCs w:val="18"/>
                <w:lang w:val="en-US" w:eastAsia="en-US"/>
              </w:rPr>
              <w:t>X-</w:t>
            </w:r>
            <w:proofErr w:type="spellStart"/>
            <w:r w:rsidRPr="00403791">
              <w:rPr>
                <w:b w:val="0"/>
                <w:color w:val="000000" w:themeColor="text1"/>
                <w:sz w:val="18"/>
                <w:szCs w:val="18"/>
                <w:lang w:val="en-US" w:eastAsia="en-US"/>
              </w:rPr>
              <w:t>TimeStamp</w:t>
            </w:r>
            <w:proofErr w:type="spellEnd"/>
          </w:p>
        </w:tc>
        <w:tc>
          <w:tcPr>
            <w:tcW w:w="2937" w:type="dxa"/>
            <w:hideMark/>
          </w:tcPr>
          <w:p w14:paraId="4E89196B" w14:textId="77777777" w:rsidR="000F0FA2" w:rsidRPr="00403791" w:rsidRDefault="000F0FA2" w:rsidP="0040379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Time stamp when the request called</w:t>
            </w:r>
          </w:p>
        </w:tc>
        <w:tc>
          <w:tcPr>
            <w:tcW w:w="1169" w:type="dxa"/>
            <w:hideMark/>
          </w:tcPr>
          <w:p w14:paraId="4E89196C" w14:textId="77777777" w:rsidR="000F0FA2" w:rsidRPr="00403791" w:rsidRDefault="000F0FA2" w:rsidP="0040379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No</w:t>
            </w:r>
          </w:p>
        </w:tc>
        <w:tc>
          <w:tcPr>
            <w:tcW w:w="3367" w:type="dxa"/>
            <w:hideMark/>
          </w:tcPr>
          <w:p w14:paraId="4E89196D" w14:textId="77777777" w:rsidR="000F0FA2" w:rsidRPr="00403791" w:rsidRDefault="000F0FA2" w:rsidP="0040379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Time to call</w:t>
            </w:r>
          </w:p>
        </w:tc>
      </w:tr>
      <w:tr w:rsidR="00403791" w:rsidRPr="00590B22" w14:paraId="4E891981" w14:textId="77777777" w:rsidTr="0059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hideMark/>
          </w:tcPr>
          <w:p w14:paraId="4E891979" w14:textId="77777777" w:rsidR="000F0FA2" w:rsidRPr="00403791" w:rsidRDefault="000F0FA2" w:rsidP="00403791">
            <w:pPr>
              <w:rPr>
                <w:b w:val="0"/>
                <w:color w:val="000000" w:themeColor="text1"/>
                <w:sz w:val="18"/>
                <w:szCs w:val="18"/>
                <w:lang w:val="en-US" w:eastAsia="en-US"/>
              </w:rPr>
            </w:pPr>
            <w:bookmarkStart w:id="170" w:name="_GoBack"/>
            <w:r w:rsidRPr="00403791">
              <w:rPr>
                <w:b w:val="0"/>
                <w:color w:val="000000" w:themeColor="text1"/>
                <w:sz w:val="18"/>
                <w:szCs w:val="18"/>
                <w:lang w:val="en-US" w:eastAsia="en-US"/>
              </w:rPr>
              <w:lastRenderedPageBreak/>
              <w:t>X-Request</w:t>
            </w:r>
            <w:bookmarkEnd w:id="170"/>
            <w:r w:rsidRPr="00403791">
              <w:rPr>
                <w:b w:val="0"/>
                <w:color w:val="000000" w:themeColor="text1"/>
                <w:sz w:val="18"/>
                <w:szCs w:val="18"/>
                <w:lang w:val="en-US" w:eastAsia="en-US"/>
              </w:rPr>
              <w:t>-Id</w:t>
            </w:r>
          </w:p>
        </w:tc>
        <w:tc>
          <w:tcPr>
            <w:tcW w:w="2937" w:type="dxa"/>
            <w:hideMark/>
          </w:tcPr>
          <w:p w14:paraId="4E89197A" w14:textId="77777777" w:rsidR="000F0FA2" w:rsidRPr="00403791" w:rsidRDefault="000F0FA2" w:rsidP="0040379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To identify the idempotent request</w:t>
            </w:r>
          </w:p>
        </w:tc>
        <w:tc>
          <w:tcPr>
            <w:tcW w:w="1169" w:type="dxa"/>
            <w:hideMark/>
          </w:tcPr>
          <w:p w14:paraId="4E89197B" w14:textId="57E23780" w:rsidR="000F0FA2" w:rsidRPr="00403791" w:rsidRDefault="00F2170E" w:rsidP="0040379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Yes</w:t>
            </w:r>
          </w:p>
        </w:tc>
        <w:tc>
          <w:tcPr>
            <w:tcW w:w="3367" w:type="dxa"/>
            <w:hideMark/>
          </w:tcPr>
          <w:p w14:paraId="4E89197C" w14:textId="77777777" w:rsidR="009918E2" w:rsidRDefault="000F0FA2" w:rsidP="0040379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For Making request to be idempotent this ID is must so that the system will not do any side effects</w:t>
            </w:r>
            <w:r w:rsidR="00F2170E">
              <w:rPr>
                <w:color w:val="000000" w:themeColor="text1"/>
                <w:sz w:val="18"/>
                <w:szCs w:val="18"/>
                <w:lang w:val="en-US" w:eastAsia="en-US"/>
              </w:rPr>
              <w:t xml:space="preserve">. </w:t>
            </w:r>
          </w:p>
          <w:p w14:paraId="4E89197D" w14:textId="369BAF3F" w:rsidR="009918E2" w:rsidRDefault="009918E2" w:rsidP="007B115E">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 xml:space="preserve">1. </w:t>
            </w:r>
            <w:r w:rsidR="00A104A7">
              <w:rPr>
                <w:color w:val="000000" w:themeColor="text1"/>
                <w:sz w:val="18"/>
                <w:szCs w:val="18"/>
                <w:lang w:val="en-US" w:eastAsia="en-US"/>
              </w:rPr>
              <w:t xml:space="preserve">Applicable to Initiate, </w:t>
            </w:r>
            <w:r w:rsidR="00F2170E">
              <w:rPr>
                <w:color w:val="000000" w:themeColor="text1"/>
                <w:sz w:val="18"/>
                <w:szCs w:val="18"/>
                <w:lang w:val="en-US" w:eastAsia="en-US"/>
              </w:rPr>
              <w:t>Capture, Refund payment</w:t>
            </w:r>
          </w:p>
          <w:p w14:paraId="4E89197E" w14:textId="77777777" w:rsidR="00887436" w:rsidRDefault="00887436" w:rsidP="007B115E">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2.</w:t>
            </w:r>
            <w:r w:rsidRPr="009075CB">
              <w:rPr>
                <w:color w:val="000000" w:themeColor="text1"/>
                <w:sz w:val="18"/>
                <w:szCs w:val="18"/>
                <w:lang w:val="en-US" w:eastAsia="en-US"/>
              </w:rPr>
              <w:t xml:space="preserve"> Size should be 30</w:t>
            </w:r>
          </w:p>
          <w:p w14:paraId="4E891980" w14:textId="60936C9B" w:rsidR="000F0FA2" w:rsidRPr="00403791" w:rsidRDefault="00A104A7" w:rsidP="009918E2">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3</w:t>
            </w:r>
            <w:r w:rsidR="009918E2">
              <w:rPr>
                <w:color w:val="000000" w:themeColor="text1"/>
                <w:sz w:val="18"/>
                <w:szCs w:val="18"/>
                <w:lang w:val="en-US" w:eastAsia="en-US"/>
              </w:rPr>
              <w:t>.</w:t>
            </w:r>
            <w:r w:rsidR="008C5D45">
              <w:rPr>
                <w:color w:val="000000" w:themeColor="text1"/>
                <w:sz w:val="18"/>
                <w:szCs w:val="18"/>
                <w:lang w:val="en-US" w:eastAsia="en-US"/>
              </w:rPr>
              <w:t xml:space="preserve"> If</w:t>
            </w:r>
            <w:r w:rsidR="008C5D45" w:rsidRPr="002F3968">
              <w:rPr>
                <w:color w:val="000000" w:themeColor="text1"/>
                <w:sz w:val="18"/>
                <w:szCs w:val="18"/>
                <w:lang w:val="en-US" w:eastAsia="en-US"/>
              </w:rPr>
              <w:t xml:space="preserve"> user wants to re-try any failed capture or refund transaction then they should provide same X-request-id, else system will create a new entry for partial capture or partial refund</w:t>
            </w:r>
            <w:r w:rsidR="009918E2">
              <w:rPr>
                <w:color w:val="000000" w:themeColor="text1"/>
                <w:sz w:val="18"/>
                <w:szCs w:val="18"/>
                <w:lang w:val="en-US" w:eastAsia="en-US"/>
              </w:rPr>
              <w:t>.</w:t>
            </w:r>
          </w:p>
        </w:tc>
      </w:tr>
      <w:tr w:rsidR="008E47AE" w:rsidRPr="00590B22" w14:paraId="5CBCA195" w14:textId="77777777" w:rsidTr="00590B22">
        <w:tc>
          <w:tcPr>
            <w:cnfStyle w:val="001000000000" w:firstRow="0" w:lastRow="0" w:firstColumn="1" w:lastColumn="0" w:oddVBand="0" w:evenVBand="0" w:oddHBand="0" w:evenHBand="0" w:firstRowFirstColumn="0" w:firstRowLastColumn="0" w:lastRowFirstColumn="0" w:lastRowLastColumn="0"/>
            <w:tcW w:w="1749" w:type="dxa"/>
          </w:tcPr>
          <w:p w14:paraId="03549790" w14:textId="6791D68E" w:rsidR="008E47AE" w:rsidRPr="00403791" w:rsidRDefault="008E47AE" w:rsidP="00403791">
            <w:pPr>
              <w:rPr>
                <w:b w:val="0"/>
                <w:color w:val="000000" w:themeColor="text1"/>
                <w:sz w:val="18"/>
                <w:szCs w:val="18"/>
                <w:lang w:val="en-US" w:eastAsia="en-US"/>
              </w:rPr>
            </w:pPr>
            <w:proofErr w:type="spellStart"/>
            <w:r w:rsidRPr="008E47AE">
              <w:rPr>
                <w:b w:val="0"/>
                <w:color w:val="000000" w:themeColor="text1"/>
                <w:sz w:val="18"/>
                <w:szCs w:val="18"/>
                <w:lang w:val="en-US" w:eastAsia="en-US"/>
              </w:rPr>
              <w:t>Ocp</w:t>
            </w:r>
            <w:proofErr w:type="spellEnd"/>
            <w:r w:rsidRPr="008E47AE">
              <w:rPr>
                <w:b w:val="0"/>
                <w:color w:val="000000" w:themeColor="text1"/>
                <w:sz w:val="18"/>
                <w:szCs w:val="18"/>
                <w:lang w:val="en-US" w:eastAsia="en-US"/>
              </w:rPr>
              <w:t>-</w:t>
            </w:r>
            <w:proofErr w:type="spellStart"/>
            <w:r w:rsidRPr="008E47AE">
              <w:rPr>
                <w:b w:val="0"/>
                <w:color w:val="000000" w:themeColor="text1"/>
                <w:sz w:val="18"/>
                <w:szCs w:val="18"/>
                <w:lang w:val="en-US" w:eastAsia="en-US"/>
              </w:rPr>
              <w:t>Apim</w:t>
            </w:r>
            <w:proofErr w:type="spellEnd"/>
            <w:r w:rsidRPr="008E47AE">
              <w:rPr>
                <w:b w:val="0"/>
                <w:color w:val="000000" w:themeColor="text1"/>
                <w:sz w:val="18"/>
                <w:szCs w:val="18"/>
                <w:lang w:val="en-US" w:eastAsia="en-US"/>
              </w:rPr>
              <w:t>-Subscription-Key</w:t>
            </w:r>
          </w:p>
        </w:tc>
        <w:tc>
          <w:tcPr>
            <w:tcW w:w="2937" w:type="dxa"/>
          </w:tcPr>
          <w:p w14:paraId="5F4710F4" w14:textId="3104F637" w:rsidR="008E47AE" w:rsidRPr="00403791" w:rsidRDefault="008E47AE" w:rsidP="0040379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Base 64 encoded string</w:t>
            </w:r>
          </w:p>
        </w:tc>
        <w:tc>
          <w:tcPr>
            <w:tcW w:w="1169" w:type="dxa"/>
          </w:tcPr>
          <w:p w14:paraId="44624FD6" w14:textId="266659B9" w:rsidR="008E47AE" w:rsidRDefault="008E47AE" w:rsidP="0040379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No</w:t>
            </w:r>
          </w:p>
        </w:tc>
        <w:tc>
          <w:tcPr>
            <w:tcW w:w="3367" w:type="dxa"/>
          </w:tcPr>
          <w:p w14:paraId="0A9DA481" w14:textId="43698F1A" w:rsidR="008E47AE" w:rsidRPr="00403791" w:rsidRDefault="008E47AE" w:rsidP="0040379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8E47AE">
              <w:rPr>
                <w:color w:val="000000" w:themeColor="text1"/>
                <w:sz w:val="18"/>
                <w:szCs w:val="18"/>
                <w:lang w:val="en-US" w:eastAsia="en-US"/>
              </w:rPr>
              <w:t>Subscription key</w:t>
            </w:r>
            <w:r>
              <w:rPr>
                <w:color w:val="000000" w:themeColor="text1"/>
                <w:sz w:val="18"/>
                <w:szCs w:val="18"/>
                <w:lang w:val="en-US" w:eastAsia="en-US"/>
              </w:rPr>
              <w:t xml:space="preserve"> for eCommerce product. This can be found in User Profile page on Merchant developer portal</w:t>
            </w:r>
          </w:p>
        </w:tc>
      </w:tr>
    </w:tbl>
    <w:p w14:paraId="4E891982" w14:textId="77777777" w:rsidR="000F0FA2" w:rsidRPr="000F0FA2" w:rsidRDefault="000F0FA2" w:rsidP="000F0FA2">
      <w:pPr>
        <w:spacing w:before="150"/>
        <w:rPr>
          <w:rFonts w:ascii="Arial" w:hAnsi="Arial" w:cs="Arial"/>
          <w:color w:val="333333"/>
          <w:sz w:val="21"/>
          <w:szCs w:val="21"/>
          <w:lang w:val="en-US" w:eastAsia="en-US"/>
        </w:rPr>
      </w:pPr>
      <w:r w:rsidRPr="000F0FA2">
        <w:rPr>
          <w:rFonts w:ascii="Arial" w:hAnsi="Arial" w:cs="Arial"/>
          <w:color w:val="333333"/>
          <w:sz w:val="21"/>
          <w:szCs w:val="21"/>
          <w:lang w:val="en-US" w:eastAsia="en-US"/>
        </w:rPr>
        <w:t> </w:t>
      </w:r>
    </w:p>
    <w:p w14:paraId="4E891983" w14:textId="77777777" w:rsidR="006744AA" w:rsidRDefault="006744AA" w:rsidP="000F0FA2">
      <w:pPr>
        <w:pStyle w:val="Overskrift2"/>
        <w:rPr>
          <w:lang w:val="en-US"/>
        </w:rPr>
      </w:pPr>
      <w:bookmarkStart w:id="171" w:name="_Toc483323233"/>
      <w:bookmarkStart w:id="172" w:name="_Toc499127674"/>
      <w:bookmarkStart w:id="173" w:name="_Toc506283644"/>
      <w:r>
        <w:rPr>
          <w:lang w:val="en-US"/>
        </w:rPr>
        <w:t>Payment sequence</w:t>
      </w:r>
      <w:bookmarkEnd w:id="171"/>
      <w:bookmarkEnd w:id="172"/>
      <w:bookmarkEnd w:id="173"/>
    </w:p>
    <w:p w14:paraId="3FAFD50F" w14:textId="2EE4AC9D" w:rsidR="001A4223" w:rsidRPr="001A4223" w:rsidRDefault="001A4223" w:rsidP="001A4223">
      <w:pPr>
        <w:rPr>
          <w:lang w:val="en-US"/>
        </w:rPr>
      </w:pPr>
      <w:r>
        <w:rPr>
          <w:lang w:val="en-US"/>
        </w:rPr>
        <w:t>Below is payment sequence diagram to understand steps to follow for using various Vipps ecommerce APIs.</w:t>
      </w:r>
    </w:p>
    <w:p w14:paraId="4E891984" w14:textId="77777777" w:rsidR="006744AA" w:rsidRPr="00D43D00" w:rsidRDefault="006744AA" w:rsidP="000F0FA2">
      <w:pPr>
        <w:rPr>
          <w:lang w:val="en-US"/>
        </w:rPr>
      </w:pPr>
      <w:r w:rsidRPr="00D41BB4">
        <w:rPr>
          <w:lang w:val="en-US"/>
        </w:rPr>
        <w:object w:dxaOrig="10556" w:dyaOrig="12031" w14:anchorId="4E891D83">
          <v:shape id="_x0000_i1026" type="#_x0000_t75" style="width:453pt;height:516.5pt" o:ole="">
            <v:imagedata r:id="rId18" o:title=""/>
          </v:shape>
          <o:OLEObject Type="Embed" ProgID="Visio.Drawing.11" ShapeID="_x0000_i1026" DrawAspect="Content" ObjectID="_1580213426" r:id="rId19"/>
        </w:object>
      </w:r>
    </w:p>
    <w:p w14:paraId="4E891985" w14:textId="77777777" w:rsidR="006213CB" w:rsidRPr="00D43D00" w:rsidRDefault="006744AA">
      <w:pPr>
        <w:rPr>
          <w:lang w:val="en-US"/>
        </w:rPr>
      </w:pPr>
      <w:r w:rsidRPr="00D43D00">
        <w:rPr>
          <w:lang w:val="en-US"/>
        </w:rPr>
        <w:br w:type="page"/>
      </w:r>
    </w:p>
    <w:p w14:paraId="4E891986" w14:textId="77777777" w:rsidR="00463D83" w:rsidRPr="00463D83" w:rsidRDefault="00463D83" w:rsidP="00463D83">
      <w:pPr>
        <w:pStyle w:val="Overskrift2"/>
        <w:rPr>
          <w:lang w:val="en-US"/>
        </w:rPr>
      </w:pPr>
      <w:bookmarkStart w:id="174" w:name="_Initiate_Payment"/>
      <w:bookmarkStart w:id="175" w:name="_Ref448400887"/>
      <w:bookmarkStart w:id="176" w:name="_Toc483323234"/>
      <w:bookmarkStart w:id="177" w:name="_Toc499127675"/>
      <w:bookmarkStart w:id="178" w:name="_Toc506283645"/>
      <w:bookmarkEnd w:id="174"/>
      <w:r w:rsidRPr="00463D83">
        <w:rPr>
          <w:lang w:val="en-US"/>
        </w:rPr>
        <w:lastRenderedPageBreak/>
        <w:t>Initiate Payment</w:t>
      </w:r>
      <w:bookmarkEnd w:id="175"/>
      <w:bookmarkEnd w:id="176"/>
      <w:bookmarkEnd w:id="177"/>
      <w:bookmarkEnd w:id="178"/>
      <w:r w:rsidRPr="00463D83">
        <w:rPr>
          <w:lang w:val="en-US"/>
        </w:rPr>
        <w:t> </w:t>
      </w:r>
    </w:p>
    <w:p w14:paraId="4E891987" w14:textId="77777777" w:rsidR="00463D83" w:rsidRPr="007649F3" w:rsidRDefault="00463D83" w:rsidP="00ED34C9">
      <w:pPr>
        <w:pStyle w:val="Overskrift3"/>
        <w:rPr>
          <w:lang w:val="en-US"/>
        </w:rPr>
      </w:pPr>
      <w:bookmarkStart w:id="179" w:name="_Toc483323235"/>
      <w:bookmarkStart w:id="180" w:name="_Toc499127676"/>
      <w:r w:rsidRPr="007649F3">
        <w:rPr>
          <w:lang w:val="en-US"/>
        </w:rPr>
        <w:t>Overview</w:t>
      </w:r>
      <w:bookmarkEnd w:id="179"/>
      <w:bookmarkEnd w:id="180"/>
    </w:p>
    <w:p w14:paraId="4E891988" w14:textId="1D85532C" w:rsidR="007A546D" w:rsidRPr="00A75C65" w:rsidRDefault="00463D83" w:rsidP="00D52422">
      <w:pPr>
        <w:rPr>
          <w:lang w:val="en-US"/>
        </w:rPr>
      </w:pPr>
      <w:r w:rsidRPr="00A75C65">
        <w:rPr>
          <w:lang w:val="en-US"/>
        </w:rPr>
        <w:t xml:space="preserve">The API Call allows merchant to initiate a payment flow by using </w:t>
      </w:r>
      <w:r w:rsidR="009C10E1">
        <w:rPr>
          <w:lang w:val="en-US"/>
        </w:rPr>
        <w:t>Vipps</w:t>
      </w:r>
      <w:r w:rsidRPr="00A75C65">
        <w:rPr>
          <w:lang w:val="en-US"/>
        </w:rPr>
        <w:t xml:space="preserve">. </w:t>
      </w:r>
    </w:p>
    <w:p w14:paraId="4E891989" w14:textId="53B3BEA1" w:rsidR="007A546D" w:rsidRPr="00A75C65" w:rsidRDefault="007A546D" w:rsidP="007A546D">
      <w:pPr>
        <w:rPr>
          <w:lang w:val="en-US"/>
        </w:rPr>
      </w:pPr>
      <w:r w:rsidRPr="00A75C65">
        <w:rPr>
          <w:lang w:val="en-US"/>
        </w:rPr>
        <w:t xml:space="preserve">In order to identify sales channel payments are coming from, a </w:t>
      </w:r>
      <w:proofErr w:type="spellStart"/>
      <w:r w:rsidRPr="00A75C65">
        <w:rPr>
          <w:i/>
          <w:lang w:val="en-US"/>
        </w:rPr>
        <w:t>merchantSerialNumber</w:t>
      </w:r>
      <w:proofErr w:type="spellEnd"/>
      <w:r w:rsidRPr="00A75C65">
        <w:rPr>
          <w:lang w:val="en-US"/>
        </w:rPr>
        <w:t xml:space="preserve"> is used to distinguish between them. Please note that single payment is uniquely identified by composite of </w:t>
      </w:r>
      <w:proofErr w:type="spellStart"/>
      <w:r w:rsidRPr="00A75C65">
        <w:rPr>
          <w:i/>
          <w:lang w:val="en-US"/>
        </w:rPr>
        <w:t>merchant</w:t>
      </w:r>
      <w:r w:rsidR="008337A4" w:rsidRPr="00A75C65">
        <w:rPr>
          <w:i/>
          <w:lang w:val="en-US"/>
        </w:rPr>
        <w:t>Application</w:t>
      </w:r>
      <w:r w:rsidRPr="00A75C65">
        <w:rPr>
          <w:i/>
          <w:lang w:val="en-US"/>
        </w:rPr>
        <w:t>Id</w:t>
      </w:r>
      <w:proofErr w:type="spellEnd"/>
      <w:r w:rsidRPr="00A75C65">
        <w:rPr>
          <w:lang w:val="en-US"/>
        </w:rPr>
        <w:t xml:space="preserve">, </w:t>
      </w:r>
      <w:proofErr w:type="spellStart"/>
      <w:r w:rsidRPr="00A75C65">
        <w:rPr>
          <w:i/>
          <w:lang w:val="en-US"/>
        </w:rPr>
        <w:t>merchantSerialNumber</w:t>
      </w:r>
      <w:proofErr w:type="spellEnd"/>
      <w:r w:rsidRPr="00A75C65">
        <w:rPr>
          <w:lang w:val="en-US"/>
        </w:rPr>
        <w:t xml:space="preserve"> and </w:t>
      </w:r>
      <w:proofErr w:type="spellStart"/>
      <w:r w:rsidRPr="00A75C65">
        <w:rPr>
          <w:i/>
          <w:lang w:val="en-US"/>
        </w:rPr>
        <w:t>orderId</w:t>
      </w:r>
      <w:proofErr w:type="spellEnd"/>
      <w:r w:rsidRPr="00A75C65">
        <w:rPr>
          <w:lang w:val="en-US"/>
        </w:rPr>
        <w:t xml:space="preserve">. </w:t>
      </w:r>
    </w:p>
    <w:p w14:paraId="4E89198B" w14:textId="5C0889D3" w:rsidR="007A546D" w:rsidRPr="00A75C65" w:rsidRDefault="007A546D" w:rsidP="007A546D">
      <w:pPr>
        <w:rPr>
          <w:lang w:val="en-US"/>
        </w:rPr>
      </w:pPr>
      <w:r w:rsidRPr="00A75C65">
        <w:rPr>
          <w:lang w:val="en-US"/>
        </w:rPr>
        <w:t xml:space="preserve">Merchant provided </w:t>
      </w:r>
      <w:proofErr w:type="spellStart"/>
      <w:r w:rsidRPr="00A75C65">
        <w:rPr>
          <w:i/>
          <w:lang w:val="en-US"/>
        </w:rPr>
        <w:t>orderId</w:t>
      </w:r>
      <w:proofErr w:type="spellEnd"/>
      <w:r w:rsidRPr="00A75C65">
        <w:rPr>
          <w:lang w:val="en-US"/>
        </w:rPr>
        <w:t xml:space="preserve"> m</w:t>
      </w:r>
      <w:r w:rsidR="008337A4" w:rsidRPr="00A75C65">
        <w:rPr>
          <w:lang w:val="en-US"/>
        </w:rPr>
        <w:t>ust be unique per sales channel.</w:t>
      </w:r>
    </w:p>
    <w:p w14:paraId="176014BE" w14:textId="77777777" w:rsidR="008337A4" w:rsidRPr="00A75C65" w:rsidRDefault="008337A4" w:rsidP="007A546D">
      <w:pPr>
        <w:rPr>
          <w:lang w:val="en-US"/>
        </w:rPr>
      </w:pPr>
    </w:p>
    <w:p w14:paraId="27ADB6A0" w14:textId="40200C03" w:rsidR="00A75C65" w:rsidRDefault="008337A4" w:rsidP="007A546D">
      <w:pPr>
        <w:rPr>
          <w:lang w:val="en-US"/>
        </w:rPr>
      </w:pPr>
      <w:r w:rsidRPr="00A75C65">
        <w:rPr>
          <w:lang w:val="en-US"/>
        </w:rPr>
        <w:t xml:space="preserve">Once successfully initiated the transaction in Vipps, it will give you the redirect URL as response which has to be used by merchant to open Vipps landing page. Landing page will own functionality to identify and </w:t>
      </w:r>
      <w:r w:rsidR="0000623E" w:rsidRPr="00A75C65">
        <w:rPr>
          <w:lang w:val="en-US"/>
        </w:rPr>
        <w:t>diffe</w:t>
      </w:r>
      <w:r w:rsidR="0000623E">
        <w:rPr>
          <w:lang w:val="en-US"/>
        </w:rPr>
        <w:t>re</w:t>
      </w:r>
      <w:r w:rsidR="0000623E" w:rsidRPr="00A75C65">
        <w:rPr>
          <w:lang w:val="en-US"/>
        </w:rPr>
        <w:t>ntiate</w:t>
      </w:r>
      <w:r w:rsidRPr="00A75C65">
        <w:rPr>
          <w:lang w:val="en-US"/>
        </w:rPr>
        <w:t xml:space="preserve"> request coming from mobile browser/desktop browser.</w:t>
      </w:r>
    </w:p>
    <w:p w14:paraId="4E43F0EA" w14:textId="77777777" w:rsidR="00A75C65" w:rsidRDefault="00A75C65" w:rsidP="007A546D">
      <w:pPr>
        <w:rPr>
          <w:lang w:val="en-US"/>
        </w:rPr>
      </w:pPr>
    </w:p>
    <w:p w14:paraId="463FF2B9" w14:textId="693C90F8" w:rsidR="0038035A" w:rsidRPr="00052616" w:rsidRDefault="0038035A" w:rsidP="0038035A">
      <w:pPr>
        <w:rPr>
          <w:rFonts w:ascii="Times New Roman" w:hAnsi="Times New Roman"/>
          <w:b/>
          <w:snapToGrid w:val="0"/>
          <w:color w:val="000000"/>
          <w:w w:val="0"/>
          <w:sz w:val="0"/>
          <w:szCs w:val="0"/>
          <w:u w:color="000000"/>
          <w:bdr w:val="none" w:sz="0" w:space="0" w:color="000000"/>
          <w:shd w:val="clear" w:color="000000" w:fill="000000"/>
          <w:lang w:val="en-US" w:eastAsia="x-none" w:bidi="x-none"/>
        </w:rPr>
      </w:pPr>
      <w:r w:rsidRPr="00100EE2">
        <w:rPr>
          <w:b/>
          <w:lang w:val="en-US"/>
        </w:rPr>
        <w:lastRenderedPageBreak/>
        <w:t>Payment triggered from</w:t>
      </w:r>
      <w:r w:rsidR="00085687">
        <w:rPr>
          <w:b/>
          <w:lang w:val="en-US"/>
        </w:rPr>
        <w:t xml:space="preserve"> desktop and mobile</w:t>
      </w:r>
      <w:r w:rsidRPr="00100EE2">
        <w:rPr>
          <w:b/>
          <w:lang w:val="en-US"/>
        </w:rPr>
        <w:t xml:space="preserve"> </w:t>
      </w:r>
      <w:r w:rsidR="00F5219D" w:rsidRPr="00D41BB4">
        <w:rPr>
          <w:b/>
          <w:lang w:val="en-US"/>
        </w:rPr>
        <w:t>browser</w:t>
      </w:r>
      <w:r w:rsidRPr="00D41BB4">
        <w:rPr>
          <w:rFonts w:ascii="Times New Roman" w:hAnsi="Times New Roman"/>
          <w:b/>
          <w:snapToGrid w:val="0"/>
          <w:color w:val="000000"/>
          <w:w w:val="0"/>
          <w:sz w:val="0"/>
          <w:u w:color="000000"/>
          <w:bdr w:val="none" w:sz="0" w:space="0" w:color="000000"/>
          <w:shd w:val="clear" w:color="000000" w:fill="000000"/>
          <w:lang w:val="en-US" w:eastAsia="x-none"/>
        </w:rPr>
        <w:t xml:space="preserve"> </w:t>
      </w:r>
      <w:r>
        <w:rPr>
          <w:noProof/>
        </w:rPr>
        <w:drawing>
          <wp:inline distT="0" distB="0" distL="0" distR="0" wp14:anchorId="700259C9" wp14:editId="253B5774">
            <wp:extent cx="5761355" cy="6375745"/>
            <wp:effectExtent l="0" t="0" r="0" b="6350"/>
            <wp:docPr id="8" name="Picture 8" descr="C:\Users\ab01234\Downloads\InApp and Ecomm Process Flo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01234\Downloads\InApp and Ecomm Process Flow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6375745"/>
                    </a:xfrm>
                    <a:prstGeom prst="rect">
                      <a:avLst/>
                    </a:prstGeom>
                    <a:noFill/>
                    <a:ln>
                      <a:noFill/>
                    </a:ln>
                  </pic:spPr>
                </pic:pic>
              </a:graphicData>
            </a:graphic>
          </wp:inline>
        </w:drawing>
      </w:r>
    </w:p>
    <w:p w14:paraId="3DC030FE" w14:textId="77777777" w:rsidR="009C10E1" w:rsidRDefault="009C10E1" w:rsidP="00CF13F3">
      <w:pPr>
        <w:rPr>
          <w:sz w:val="24"/>
          <w:lang w:val="en-US"/>
        </w:rPr>
      </w:pPr>
    </w:p>
    <w:p w14:paraId="7557A4BD" w14:textId="33C9BA09" w:rsidR="00CF13F3" w:rsidRPr="009C10E1" w:rsidRDefault="009C10E1" w:rsidP="00CF13F3">
      <w:pPr>
        <w:rPr>
          <w:sz w:val="24"/>
          <w:u w:val="single"/>
          <w:lang w:val="en-US"/>
        </w:rPr>
      </w:pPr>
      <w:r w:rsidRPr="009C10E1">
        <w:rPr>
          <w:sz w:val="24"/>
          <w:u w:val="single"/>
          <w:lang w:val="en-US"/>
        </w:rPr>
        <w:t xml:space="preserve">Flow when user </w:t>
      </w:r>
      <w:r w:rsidR="00F5219D" w:rsidRPr="00D41BB4">
        <w:rPr>
          <w:sz w:val="24"/>
          <w:u w:val="single"/>
          <w:lang w:val="en-US"/>
        </w:rPr>
        <w:t>initiates</w:t>
      </w:r>
      <w:r w:rsidRPr="009C10E1">
        <w:rPr>
          <w:sz w:val="24"/>
          <w:u w:val="single"/>
          <w:lang w:val="en-US"/>
        </w:rPr>
        <w:t xml:space="preserve"> payment from</w:t>
      </w:r>
      <w:r w:rsidR="00CF13F3" w:rsidRPr="009C10E1">
        <w:rPr>
          <w:sz w:val="24"/>
          <w:u w:val="single"/>
          <w:lang w:val="en-US"/>
        </w:rPr>
        <w:t xml:space="preserve"> mobile browser where Vipps is present in same device – </w:t>
      </w:r>
    </w:p>
    <w:p w14:paraId="3E57DF12" w14:textId="77777777" w:rsidR="00CF13F3" w:rsidRDefault="00CF13F3" w:rsidP="00CF13F3">
      <w:pPr>
        <w:rPr>
          <w:lang w:val="en-US"/>
        </w:rPr>
      </w:pPr>
    </w:p>
    <w:p w14:paraId="4C158B7B" w14:textId="77777777" w:rsidR="00CF13F3" w:rsidRDefault="00CF13F3" w:rsidP="0000623E">
      <w:pPr>
        <w:pStyle w:val="Listeavsnitt"/>
        <w:numPr>
          <w:ilvl w:val="0"/>
          <w:numId w:val="8"/>
        </w:numPr>
        <w:rPr>
          <w:lang w:val="en-US"/>
        </w:rPr>
      </w:pPr>
      <w:r>
        <w:rPr>
          <w:lang w:val="en-US"/>
        </w:rPr>
        <w:t>Landing page will check if Vipps app is available in same mobile device.</w:t>
      </w:r>
    </w:p>
    <w:p w14:paraId="7194D4A2" w14:textId="77777777" w:rsidR="00CF13F3" w:rsidRDefault="00CF13F3" w:rsidP="0000623E">
      <w:pPr>
        <w:pStyle w:val="Listeavsnitt"/>
        <w:numPr>
          <w:ilvl w:val="0"/>
          <w:numId w:val="8"/>
        </w:numPr>
        <w:rPr>
          <w:lang w:val="en-US"/>
        </w:rPr>
      </w:pPr>
      <w:r>
        <w:rPr>
          <w:lang w:val="en-US"/>
        </w:rPr>
        <w:t>If Vipps app is available then it will invoke Vipps app and landing page will be closed.</w:t>
      </w:r>
    </w:p>
    <w:p w14:paraId="75AE3AB7" w14:textId="1884BE3E" w:rsidR="00CF13F3" w:rsidRDefault="00CF13F3" w:rsidP="0000623E">
      <w:pPr>
        <w:pStyle w:val="Listeavsnitt"/>
        <w:numPr>
          <w:ilvl w:val="0"/>
          <w:numId w:val="8"/>
        </w:numPr>
        <w:rPr>
          <w:lang w:val="en-US"/>
        </w:rPr>
      </w:pPr>
      <w:r>
        <w:rPr>
          <w:lang w:val="en-US"/>
        </w:rPr>
        <w:t xml:space="preserve">Here after based on user interactions (accept / reject) </w:t>
      </w:r>
      <w:r w:rsidR="00F5219D" w:rsidRPr="00D41BB4">
        <w:rPr>
          <w:lang w:val="en-US"/>
        </w:rPr>
        <w:t>further</w:t>
      </w:r>
      <w:r>
        <w:rPr>
          <w:lang w:val="en-US"/>
        </w:rPr>
        <w:t xml:space="preserve"> payment steps will be followed.</w:t>
      </w:r>
    </w:p>
    <w:p w14:paraId="380F8607" w14:textId="77777777" w:rsidR="00CF13F3" w:rsidRDefault="00CF13F3" w:rsidP="0000623E">
      <w:pPr>
        <w:pStyle w:val="Listeavsnitt"/>
        <w:numPr>
          <w:ilvl w:val="0"/>
          <w:numId w:val="8"/>
        </w:numPr>
        <w:rPr>
          <w:lang w:val="en-US"/>
        </w:rPr>
      </w:pPr>
      <w:r>
        <w:rPr>
          <w:lang w:val="en-US"/>
        </w:rPr>
        <w:t xml:space="preserve">Once payment process is completed, Vipps will call fallback URL to redirect to original mobile browser page. </w:t>
      </w:r>
    </w:p>
    <w:p w14:paraId="469584A6" w14:textId="77777777" w:rsidR="00CF13F3" w:rsidRDefault="00CF13F3" w:rsidP="0000623E">
      <w:pPr>
        <w:pStyle w:val="Listeavsnitt"/>
        <w:numPr>
          <w:ilvl w:val="0"/>
          <w:numId w:val="8"/>
        </w:numPr>
        <w:rPr>
          <w:lang w:val="en-US"/>
        </w:rPr>
      </w:pPr>
      <w:r>
        <w:rPr>
          <w:lang w:val="en-US"/>
        </w:rPr>
        <w:lastRenderedPageBreak/>
        <w:t xml:space="preserve">If merchant do not receive callback from Vipps, then they have to confirm their order status from Vipps by calling </w:t>
      </w:r>
      <w:proofErr w:type="spellStart"/>
      <w:r>
        <w:rPr>
          <w:lang w:val="en-US"/>
        </w:rPr>
        <w:t>getOrderStatus</w:t>
      </w:r>
      <w:proofErr w:type="spellEnd"/>
      <w:r>
        <w:rPr>
          <w:lang w:val="en-US"/>
        </w:rPr>
        <w:t xml:space="preserve"> service.</w:t>
      </w:r>
    </w:p>
    <w:p w14:paraId="710EA06E" w14:textId="77777777" w:rsidR="00CF13F3" w:rsidRPr="00A75C65" w:rsidRDefault="00CF13F3" w:rsidP="00CF13F3">
      <w:pPr>
        <w:pStyle w:val="Listeavsnitt"/>
        <w:rPr>
          <w:lang w:val="en-US"/>
        </w:rPr>
      </w:pPr>
    </w:p>
    <w:p w14:paraId="592D8AC7" w14:textId="77777777" w:rsidR="00CF13F3" w:rsidRDefault="00CF13F3" w:rsidP="00CF13F3">
      <w:pPr>
        <w:rPr>
          <w:lang w:val="en-US"/>
        </w:rPr>
      </w:pPr>
    </w:p>
    <w:p w14:paraId="4331E702" w14:textId="3B39E346" w:rsidR="00CF13F3" w:rsidRPr="009C10E1" w:rsidRDefault="009C10E1" w:rsidP="00CF13F3">
      <w:pPr>
        <w:rPr>
          <w:sz w:val="24"/>
          <w:u w:val="single"/>
          <w:lang w:val="en-US"/>
        </w:rPr>
      </w:pPr>
      <w:r w:rsidRPr="009C10E1">
        <w:rPr>
          <w:sz w:val="24"/>
          <w:u w:val="single"/>
          <w:lang w:val="en-US"/>
        </w:rPr>
        <w:t xml:space="preserve">Flow when user </w:t>
      </w:r>
      <w:r w:rsidR="00F5219D" w:rsidRPr="00D41BB4">
        <w:rPr>
          <w:sz w:val="24"/>
          <w:u w:val="single"/>
          <w:lang w:val="en-US"/>
        </w:rPr>
        <w:t>initiates</w:t>
      </w:r>
      <w:r w:rsidRPr="009C10E1">
        <w:rPr>
          <w:sz w:val="24"/>
          <w:u w:val="single"/>
          <w:lang w:val="en-US"/>
        </w:rPr>
        <w:t xml:space="preserve"> payment from </w:t>
      </w:r>
      <w:r w:rsidR="00CF13F3" w:rsidRPr="009C10E1">
        <w:rPr>
          <w:sz w:val="24"/>
          <w:u w:val="single"/>
          <w:lang w:val="en-US"/>
        </w:rPr>
        <w:t xml:space="preserve">mobile browser where Vipps is </w:t>
      </w:r>
      <w:r w:rsidR="00085687">
        <w:rPr>
          <w:sz w:val="24"/>
          <w:u w:val="single"/>
          <w:lang w:val="en-US"/>
        </w:rPr>
        <w:t>NOT</w:t>
      </w:r>
      <w:r w:rsidR="00CF13F3" w:rsidRPr="009C10E1">
        <w:rPr>
          <w:sz w:val="24"/>
          <w:u w:val="single"/>
          <w:lang w:val="en-US"/>
        </w:rPr>
        <w:t xml:space="preserve"> present in same device –</w:t>
      </w:r>
    </w:p>
    <w:p w14:paraId="6C781516" w14:textId="77777777" w:rsidR="00CF13F3" w:rsidRDefault="00CF13F3" w:rsidP="00CF13F3">
      <w:pPr>
        <w:rPr>
          <w:lang w:val="en-US"/>
        </w:rPr>
      </w:pPr>
    </w:p>
    <w:p w14:paraId="55CDD345" w14:textId="77777777" w:rsidR="00CF13F3" w:rsidRDefault="00CF13F3" w:rsidP="0000623E">
      <w:pPr>
        <w:pStyle w:val="Listeavsnitt"/>
        <w:numPr>
          <w:ilvl w:val="0"/>
          <w:numId w:val="9"/>
        </w:numPr>
        <w:rPr>
          <w:lang w:val="en-US"/>
        </w:rPr>
      </w:pPr>
      <w:r w:rsidRPr="00A75C65">
        <w:rPr>
          <w:lang w:val="en-US"/>
        </w:rPr>
        <w:t>Landing page will check if Vipps app is available in same mobile device.</w:t>
      </w:r>
    </w:p>
    <w:p w14:paraId="542ED5A8" w14:textId="77777777" w:rsidR="00CF13F3" w:rsidRPr="006247F6" w:rsidRDefault="00CF13F3" w:rsidP="0000623E">
      <w:pPr>
        <w:pStyle w:val="Listeavsnitt"/>
        <w:numPr>
          <w:ilvl w:val="0"/>
          <w:numId w:val="9"/>
        </w:numPr>
        <w:rPr>
          <w:lang w:val="en-US"/>
        </w:rPr>
      </w:pPr>
      <w:r w:rsidRPr="00A75C65">
        <w:rPr>
          <w:lang w:val="en-US"/>
        </w:rPr>
        <w:t>If Vipps app is not available then landing page will ask for user’s mobile number. After user enters mobile number, Vipps will send push notification to corresponding Vipps profile, if exists.</w:t>
      </w:r>
      <w:r>
        <w:rPr>
          <w:lang w:val="en-US"/>
        </w:rPr>
        <w:t xml:space="preserve"> </w:t>
      </w:r>
      <w:r w:rsidRPr="006247F6">
        <w:rPr>
          <w:lang w:val="en-US"/>
        </w:rPr>
        <w:t>Landing page is not closed in this case.</w:t>
      </w:r>
    </w:p>
    <w:p w14:paraId="23C774D6" w14:textId="0C065ADB" w:rsidR="00CF13F3" w:rsidRDefault="00CF13F3" w:rsidP="0000623E">
      <w:pPr>
        <w:pStyle w:val="Listeavsnitt"/>
        <w:numPr>
          <w:ilvl w:val="0"/>
          <w:numId w:val="9"/>
        </w:numPr>
        <w:rPr>
          <w:lang w:val="en-US"/>
        </w:rPr>
      </w:pPr>
      <w:r>
        <w:rPr>
          <w:lang w:val="en-US"/>
        </w:rPr>
        <w:t xml:space="preserve">Vipps user needs to accept/reject the payment request coming from merchant for </w:t>
      </w:r>
      <w:r w:rsidR="00F5219D" w:rsidRPr="00D41BB4">
        <w:rPr>
          <w:lang w:val="en-US"/>
        </w:rPr>
        <w:t>further</w:t>
      </w:r>
      <w:r>
        <w:rPr>
          <w:lang w:val="en-US"/>
        </w:rPr>
        <w:t xml:space="preserve"> payment steps.</w:t>
      </w:r>
    </w:p>
    <w:p w14:paraId="35D9F150" w14:textId="77777777" w:rsidR="00CF13F3" w:rsidRDefault="00CF13F3" w:rsidP="0000623E">
      <w:pPr>
        <w:pStyle w:val="Listeavsnitt"/>
        <w:numPr>
          <w:ilvl w:val="0"/>
          <w:numId w:val="9"/>
        </w:numPr>
        <w:rPr>
          <w:lang w:val="en-US"/>
        </w:rPr>
      </w:pPr>
      <w:r>
        <w:rPr>
          <w:lang w:val="en-US"/>
        </w:rPr>
        <w:t>Once payment process is completed, landing page will redirect to mobile web browser where payment was initiated.</w:t>
      </w:r>
    </w:p>
    <w:p w14:paraId="050B4D0D" w14:textId="77777777" w:rsidR="00CF13F3" w:rsidRDefault="00CF13F3" w:rsidP="0000623E">
      <w:pPr>
        <w:pStyle w:val="Listeavsnitt"/>
        <w:numPr>
          <w:ilvl w:val="0"/>
          <w:numId w:val="9"/>
        </w:numPr>
        <w:rPr>
          <w:lang w:val="en-US"/>
        </w:rPr>
      </w:pPr>
      <w:r>
        <w:rPr>
          <w:lang w:val="en-US"/>
        </w:rPr>
        <w:t xml:space="preserve">If merchant do not receive callback from Vipps, then they have to confirm their order status from Vipps by calling </w:t>
      </w:r>
      <w:proofErr w:type="spellStart"/>
      <w:r>
        <w:rPr>
          <w:lang w:val="en-US"/>
        </w:rPr>
        <w:t>getOrderStatus</w:t>
      </w:r>
      <w:proofErr w:type="spellEnd"/>
      <w:r>
        <w:rPr>
          <w:lang w:val="en-US"/>
        </w:rPr>
        <w:t xml:space="preserve"> service.</w:t>
      </w:r>
    </w:p>
    <w:p w14:paraId="1D97AE09" w14:textId="77777777" w:rsidR="00CF13F3" w:rsidRDefault="00CF13F3" w:rsidP="00CF13F3">
      <w:pPr>
        <w:rPr>
          <w:lang w:val="en-US"/>
        </w:rPr>
      </w:pPr>
    </w:p>
    <w:p w14:paraId="5EFC5F97" w14:textId="026E23B6" w:rsidR="00CF13F3" w:rsidRPr="009C10E1" w:rsidRDefault="009C10E1" w:rsidP="00CF13F3">
      <w:pPr>
        <w:rPr>
          <w:sz w:val="24"/>
          <w:u w:val="single"/>
          <w:lang w:val="en-US"/>
        </w:rPr>
      </w:pPr>
      <w:r w:rsidRPr="009C10E1">
        <w:rPr>
          <w:sz w:val="24"/>
          <w:u w:val="single"/>
          <w:lang w:val="en-US"/>
        </w:rPr>
        <w:t xml:space="preserve">Flow when user </w:t>
      </w:r>
      <w:r w:rsidR="00F5219D" w:rsidRPr="00D41BB4">
        <w:rPr>
          <w:sz w:val="24"/>
          <w:u w:val="single"/>
          <w:lang w:val="en-US"/>
        </w:rPr>
        <w:t>initiates</w:t>
      </w:r>
      <w:r w:rsidRPr="009C10E1">
        <w:rPr>
          <w:sz w:val="24"/>
          <w:u w:val="single"/>
          <w:lang w:val="en-US"/>
        </w:rPr>
        <w:t xml:space="preserve"> payment from </w:t>
      </w:r>
      <w:r w:rsidR="00CF13F3" w:rsidRPr="009C10E1">
        <w:rPr>
          <w:sz w:val="24"/>
          <w:u w:val="single"/>
          <w:lang w:val="en-US"/>
        </w:rPr>
        <w:t xml:space="preserve">desktop </w:t>
      </w:r>
      <w:r w:rsidR="00085687">
        <w:rPr>
          <w:sz w:val="24"/>
          <w:u w:val="single"/>
          <w:lang w:val="en-US"/>
        </w:rPr>
        <w:t>browser</w:t>
      </w:r>
      <w:r w:rsidR="00CF13F3" w:rsidRPr="009C10E1">
        <w:rPr>
          <w:sz w:val="24"/>
          <w:u w:val="single"/>
          <w:lang w:val="en-US"/>
        </w:rPr>
        <w:t xml:space="preserve"> –</w:t>
      </w:r>
    </w:p>
    <w:p w14:paraId="12EC1945" w14:textId="77777777" w:rsidR="00CF13F3" w:rsidRPr="006247F6" w:rsidRDefault="00CF13F3" w:rsidP="00CF13F3">
      <w:pPr>
        <w:rPr>
          <w:lang w:val="en-US"/>
        </w:rPr>
      </w:pPr>
    </w:p>
    <w:p w14:paraId="069237BF" w14:textId="77777777" w:rsidR="00CF13F3" w:rsidRDefault="00CF13F3" w:rsidP="0000623E">
      <w:pPr>
        <w:pStyle w:val="Listeavsnitt"/>
        <w:numPr>
          <w:ilvl w:val="0"/>
          <w:numId w:val="10"/>
        </w:numPr>
        <w:rPr>
          <w:lang w:val="en-US"/>
        </w:rPr>
      </w:pPr>
      <w:r w:rsidRPr="00A75C65">
        <w:rPr>
          <w:lang w:val="en-US"/>
        </w:rPr>
        <w:t xml:space="preserve">Landing page </w:t>
      </w:r>
      <w:r>
        <w:rPr>
          <w:lang w:val="en-US"/>
        </w:rPr>
        <w:t>will be opened inside desktop browser.</w:t>
      </w:r>
    </w:p>
    <w:p w14:paraId="32715F66" w14:textId="77777777" w:rsidR="00CF13F3" w:rsidRPr="006247F6" w:rsidRDefault="00CF13F3" w:rsidP="0000623E">
      <w:pPr>
        <w:pStyle w:val="Listeavsnitt"/>
        <w:numPr>
          <w:ilvl w:val="0"/>
          <w:numId w:val="10"/>
        </w:numPr>
        <w:rPr>
          <w:lang w:val="en-US"/>
        </w:rPr>
      </w:pPr>
      <w:r>
        <w:rPr>
          <w:lang w:val="en-US"/>
        </w:rPr>
        <w:t>As</w:t>
      </w:r>
      <w:r w:rsidRPr="00A75C65">
        <w:rPr>
          <w:lang w:val="en-US"/>
        </w:rPr>
        <w:t xml:space="preserve"> Vipps app is not available </w:t>
      </w:r>
      <w:r>
        <w:rPr>
          <w:lang w:val="en-US"/>
        </w:rPr>
        <w:t xml:space="preserve">in the vicinity, </w:t>
      </w:r>
      <w:r w:rsidRPr="00A75C65">
        <w:rPr>
          <w:lang w:val="en-US"/>
        </w:rPr>
        <w:t>landing page will ask for user’s mobile number. After user enters mobile number, Vipps will send push notification to corresponding Vipps profile, if exists.</w:t>
      </w:r>
      <w:r>
        <w:rPr>
          <w:lang w:val="en-US"/>
        </w:rPr>
        <w:t xml:space="preserve"> </w:t>
      </w:r>
      <w:r w:rsidRPr="006247F6">
        <w:rPr>
          <w:lang w:val="en-US"/>
        </w:rPr>
        <w:t>Landing page is not closed in this case.</w:t>
      </w:r>
    </w:p>
    <w:p w14:paraId="42658AB2" w14:textId="6F987539" w:rsidR="00CF13F3" w:rsidRDefault="00CF13F3" w:rsidP="0000623E">
      <w:pPr>
        <w:pStyle w:val="Listeavsnitt"/>
        <w:numPr>
          <w:ilvl w:val="0"/>
          <w:numId w:val="10"/>
        </w:numPr>
        <w:rPr>
          <w:lang w:val="en-US"/>
        </w:rPr>
      </w:pPr>
      <w:r>
        <w:rPr>
          <w:lang w:val="en-US"/>
        </w:rPr>
        <w:t xml:space="preserve">Vipps user needs to accept/reject the payment request coming from merchant for </w:t>
      </w:r>
      <w:r w:rsidR="00F5219D" w:rsidRPr="00D41BB4">
        <w:rPr>
          <w:lang w:val="en-US"/>
        </w:rPr>
        <w:t>further</w:t>
      </w:r>
      <w:r>
        <w:rPr>
          <w:lang w:val="en-US"/>
        </w:rPr>
        <w:t xml:space="preserve"> payment steps.</w:t>
      </w:r>
    </w:p>
    <w:p w14:paraId="4C86A2CF" w14:textId="77777777" w:rsidR="00CF13F3" w:rsidRDefault="00CF13F3" w:rsidP="0000623E">
      <w:pPr>
        <w:pStyle w:val="Listeavsnitt"/>
        <w:numPr>
          <w:ilvl w:val="0"/>
          <w:numId w:val="10"/>
        </w:numPr>
        <w:rPr>
          <w:lang w:val="en-US"/>
        </w:rPr>
      </w:pPr>
      <w:r>
        <w:rPr>
          <w:lang w:val="en-US"/>
        </w:rPr>
        <w:t>Once payment process is completed, landing page will redirect to desktop web browser where payment was initiated.</w:t>
      </w:r>
    </w:p>
    <w:p w14:paraId="6420B85D" w14:textId="77777777" w:rsidR="00CF13F3" w:rsidRDefault="00CF13F3" w:rsidP="0000623E">
      <w:pPr>
        <w:pStyle w:val="Listeavsnitt"/>
        <w:numPr>
          <w:ilvl w:val="0"/>
          <w:numId w:val="10"/>
        </w:numPr>
        <w:rPr>
          <w:lang w:val="en-US"/>
        </w:rPr>
      </w:pPr>
      <w:r>
        <w:rPr>
          <w:lang w:val="en-US"/>
        </w:rPr>
        <w:t xml:space="preserve">If merchant do not receive callback from Vipps, then they have to confirm their order status from Vipps by calling </w:t>
      </w:r>
      <w:proofErr w:type="spellStart"/>
      <w:r>
        <w:rPr>
          <w:lang w:val="en-US"/>
        </w:rPr>
        <w:t>getOrderStatus</w:t>
      </w:r>
      <w:proofErr w:type="spellEnd"/>
      <w:r>
        <w:rPr>
          <w:lang w:val="en-US"/>
        </w:rPr>
        <w:t xml:space="preserve"> service.</w:t>
      </w:r>
    </w:p>
    <w:p w14:paraId="6926F66B" w14:textId="18804A42" w:rsidR="0038035A" w:rsidRDefault="0038035A" w:rsidP="0038035A">
      <w:pPr>
        <w:rPr>
          <w:b/>
          <w:lang w:val="en-US"/>
        </w:rPr>
      </w:pPr>
    </w:p>
    <w:p w14:paraId="465A94B7" w14:textId="77777777" w:rsidR="00085687" w:rsidRDefault="00085687" w:rsidP="00CF13F3">
      <w:pPr>
        <w:rPr>
          <w:lang w:val="en-US"/>
        </w:rPr>
      </w:pPr>
    </w:p>
    <w:p w14:paraId="3008F89D" w14:textId="0E80E59B" w:rsidR="009C10E1" w:rsidRDefault="0038035A" w:rsidP="0038035A">
      <w:pPr>
        <w:rPr>
          <w:b/>
          <w:lang w:val="en-US"/>
        </w:rPr>
      </w:pPr>
      <w:r w:rsidRPr="00100EE2">
        <w:rPr>
          <w:b/>
          <w:lang w:val="en-US"/>
        </w:rPr>
        <w:t xml:space="preserve">Payment triggered from Merchant </w:t>
      </w:r>
      <w:r w:rsidR="008D36E4">
        <w:rPr>
          <w:b/>
          <w:lang w:val="en-US"/>
        </w:rPr>
        <w:t xml:space="preserve">Mobile </w:t>
      </w:r>
      <w:r w:rsidRPr="00100EE2">
        <w:rPr>
          <w:b/>
          <w:lang w:val="en-US"/>
        </w:rPr>
        <w:t>App</w:t>
      </w:r>
    </w:p>
    <w:p w14:paraId="2DBD22E1" w14:textId="77777777" w:rsidR="009C10E1" w:rsidRDefault="009C10E1" w:rsidP="009C10E1">
      <w:pPr>
        <w:rPr>
          <w:lang w:val="en-US"/>
        </w:rPr>
      </w:pPr>
    </w:p>
    <w:p w14:paraId="38B25D96" w14:textId="394C2E88" w:rsidR="009C10E1" w:rsidRDefault="009C10E1" w:rsidP="009C10E1">
      <w:pPr>
        <w:rPr>
          <w:lang w:val="en-US"/>
        </w:rPr>
      </w:pPr>
      <w:r>
        <w:rPr>
          <w:lang w:val="en-US"/>
        </w:rPr>
        <w:t>Vipps will identify the request coming from mobile app of merchant</w:t>
      </w:r>
      <w:r w:rsidR="00085687">
        <w:rPr>
          <w:lang w:val="en-US"/>
        </w:rPr>
        <w:t xml:space="preserve"> from initiate request body parameter (</w:t>
      </w:r>
      <w:proofErr w:type="spellStart"/>
      <w:r w:rsidR="00085687" w:rsidRPr="00085687">
        <w:rPr>
          <w:b/>
          <w:lang w:val="en-US"/>
        </w:rPr>
        <w:t>isApp</w:t>
      </w:r>
      <w:proofErr w:type="spellEnd"/>
      <w:r w:rsidR="00085687">
        <w:rPr>
          <w:lang w:val="en-US"/>
        </w:rPr>
        <w:t>)</w:t>
      </w:r>
      <w:r>
        <w:rPr>
          <w:lang w:val="en-US"/>
        </w:rPr>
        <w:t>. In this case, Vipps backend will send the URI which merchant should use to invoke Vipps app directly. Landing page is</w:t>
      </w:r>
      <w:r w:rsidR="006B3200">
        <w:rPr>
          <w:lang w:val="en-US"/>
        </w:rPr>
        <w:t xml:space="preserve"> not</w:t>
      </w:r>
      <w:r>
        <w:rPr>
          <w:lang w:val="en-US"/>
        </w:rPr>
        <w:t xml:space="preserve"> involved in this case.</w:t>
      </w:r>
    </w:p>
    <w:p w14:paraId="3752CE64" w14:textId="77777777" w:rsidR="009C10E1" w:rsidRDefault="009C10E1" w:rsidP="0038035A">
      <w:pPr>
        <w:rPr>
          <w:b/>
          <w:lang w:val="en-US"/>
        </w:rPr>
      </w:pPr>
    </w:p>
    <w:p w14:paraId="6F9987F9" w14:textId="63365B20" w:rsidR="0038035A" w:rsidRDefault="0038035A" w:rsidP="0038035A">
      <w:pPr>
        <w:rPr>
          <w:b/>
          <w:lang w:val="en-US"/>
        </w:rPr>
      </w:pPr>
      <w:r>
        <w:rPr>
          <w:noProof/>
        </w:rPr>
        <w:lastRenderedPageBreak/>
        <w:drawing>
          <wp:inline distT="0" distB="0" distL="0" distR="0" wp14:anchorId="7096B21D" wp14:editId="603BEC7B">
            <wp:extent cx="5761355" cy="3817765"/>
            <wp:effectExtent l="0" t="0" r="0" b="0"/>
            <wp:docPr id="14" name="Picture 14" descr="C:\Users\ab01234\Downloads\Payment From merchan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01234\Downloads\Payment From merchant ap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3817765"/>
                    </a:xfrm>
                    <a:prstGeom prst="rect">
                      <a:avLst/>
                    </a:prstGeom>
                    <a:noFill/>
                    <a:ln>
                      <a:noFill/>
                    </a:ln>
                  </pic:spPr>
                </pic:pic>
              </a:graphicData>
            </a:graphic>
          </wp:inline>
        </w:drawing>
      </w:r>
    </w:p>
    <w:p w14:paraId="60C9A10E" w14:textId="77777777" w:rsidR="00085687" w:rsidRDefault="00085687" w:rsidP="0038035A">
      <w:pPr>
        <w:rPr>
          <w:b/>
          <w:lang w:val="en-US"/>
        </w:rPr>
      </w:pPr>
    </w:p>
    <w:p w14:paraId="3234831C" w14:textId="05419A1E" w:rsidR="00085687" w:rsidRDefault="00085687" w:rsidP="0000623E">
      <w:pPr>
        <w:pStyle w:val="Listeavsnitt"/>
        <w:numPr>
          <w:ilvl w:val="0"/>
          <w:numId w:val="11"/>
        </w:numPr>
        <w:rPr>
          <w:lang w:val="en-US"/>
        </w:rPr>
      </w:pPr>
      <w:r>
        <w:rPr>
          <w:lang w:val="en-US"/>
        </w:rPr>
        <w:t xml:space="preserve">Vipps will identify the request coming from merchant mobile app based on </w:t>
      </w:r>
      <w:proofErr w:type="spellStart"/>
      <w:r>
        <w:rPr>
          <w:lang w:val="en-US"/>
        </w:rPr>
        <w:t>isApp</w:t>
      </w:r>
      <w:proofErr w:type="spellEnd"/>
      <w:r>
        <w:rPr>
          <w:lang w:val="en-US"/>
        </w:rPr>
        <w:t xml:space="preserve"> parameter value. </w:t>
      </w:r>
    </w:p>
    <w:p w14:paraId="60481947" w14:textId="7D539F26" w:rsidR="00085687" w:rsidRDefault="00085687" w:rsidP="0000623E">
      <w:pPr>
        <w:pStyle w:val="Listeavsnitt"/>
        <w:numPr>
          <w:ilvl w:val="0"/>
          <w:numId w:val="11"/>
        </w:numPr>
        <w:rPr>
          <w:lang w:val="en-US"/>
        </w:rPr>
      </w:pPr>
      <w:r>
        <w:rPr>
          <w:lang w:val="en-US"/>
        </w:rPr>
        <w:t xml:space="preserve">If value is true then Vipps will send </w:t>
      </w:r>
      <w:proofErr w:type="spellStart"/>
      <w:r>
        <w:rPr>
          <w:lang w:val="en-US"/>
        </w:rPr>
        <w:t>deeplink</w:t>
      </w:r>
      <w:proofErr w:type="spellEnd"/>
      <w:r>
        <w:rPr>
          <w:lang w:val="en-US"/>
        </w:rPr>
        <w:t xml:space="preserve"> URI as </w:t>
      </w:r>
      <w:r w:rsidR="006B3200">
        <w:rPr>
          <w:lang w:val="en-US"/>
        </w:rPr>
        <w:t>response to initiate payment</w:t>
      </w:r>
      <w:r>
        <w:rPr>
          <w:lang w:val="en-US"/>
        </w:rPr>
        <w:t xml:space="preserve">. </w:t>
      </w:r>
    </w:p>
    <w:p w14:paraId="432533D0" w14:textId="0FDDC2B2" w:rsidR="00085687" w:rsidRPr="00085687" w:rsidRDefault="00085687" w:rsidP="0000623E">
      <w:pPr>
        <w:pStyle w:val="Listeavsnitt"/>
        <w:numPr>
          <w:ilvl w:val="0"/>
          <w:numId w:val="11"/>
        </w:numPr>
        <w:rPr>
          <w:lang w:val="en-US"/>
        </w:rPr>
      </w:pPr>
      <w:r>
        <w:rPr>
          <w:lang w:val="en-US"/>
        </w:rPr>
        <w:t xml:space="preserve">Merchant as to use this URI to invoke Vipps app for user to proceed with payment. </w:t>
      </w:r>
    </w:p>
    <w:p w14:paraId="62575560" w14:textId="29D393DF" w:rsidR="00085687" w:rsidRDefault="00085687" w:rsidP="0000623E">
      <w:pPr>
        <w:pStyle w:val="Listeavsnitt"/>
        <w:numPr>
          <w:ilvl w:val="0"/>
          <w:numId w:val="11"/>
        </w:numPr>
        <w:rPr>
          <w:lang w:val="en-US"/>
        </w:rPr>
      </w:pPr>
      <w:r>
        <w:rPr>
          <w:lang w:val="en-US"/>
        </w:rPr>
        <w:t xml:space="preserve">Vipps user needs to accept/reject the payment request coming from merchant for </w:t>
      </w:r>
      <w:r w:rsidR="00F5219D" w:rsidRPr="00D41BB4">
        <w:rPr>
          <w:lang w:val="en-US"/>
        </w:rPr>
        <w:t>further</w:t>
      </w:r>
      <w:r>
        <w:rPr>
          <w:lang w:val="en-US"/>
        </w:rPr>
        <w:t xml:space="preserve"> payment steps.</w:t>
      </w:r>
    </w:p>
    <w:p w14:paraId="4B7327C1" w14:textId="72FEE17B" w:rsidR="00085687" w:rsidRDefault="00085687" w:rsidP="0000623E">
      <w:pPr>
        <w:pStyle w:val="Listeavsnitt"/>
        <w:numPr>
          <w:ilvl w:val="0"/>
          <w:numId w:val="11"/>
        </w:numPr>
        <w:rPr>
          <w:lang w:val="en-US"/>
        </w:rPr>
      </w:pPr>
      <w:r>
        <w:rPr>
          <w:lang w:val="en-US"/>
        </w:rPr>
        <w:t>Once payment process is completed, Vipps app will redirect to merchant mobile app where payment was initiated.</w:t>
      </w:r>
    </w:p>
    <w:p w14:paraId="1BC8F5D3" w14:textId="77777777" w:rsidR="00085687" w:rsidRDefault="00085687" w:rsidP="0000623E">
      <w:pPr>
        <w:pStyle w:val="Listeavsnitt"/>
        <w:numPr>
          <w:ilvl w:val="0"/>
          <w:numId w:val="11"/>
        </w:numPr>
        <w:rPr>
          <w:lang w:val="en-US"/>
        </w:rPr>
      </w:pPr>
      <w:r>
        <w:rPr>
          <w:lang w:val="en-US"/>
        </w:rPr>
        <w:t xml:space="preserve">If merchant do not receive callback from Vipps, then they have to confirm their order status from Vipps by calling </w:t>
      </w:r>
      <w:proofErr w:type="spellStart"/>
      <w:r>
        <w:rPr>
          <w:lang w:val="en-US"/>
        </w:rPr>
        <w:t>getOrderStatus</w:t>
      </w:r>
      <w:proofErr w:type="spellEnd"/>
      <w:r>
        <w:rPr>
          <w:lang w:val="en-US"/>
        </w:rPr>
        <w:t xml:space="preserve"> service.</w:t>
      </w:r>
    </w:p>
    <w:p w14:paraId="67C84807" w14:textId="77777777" w:rsidR="009C10E1" w:rsidRDefault="009C10E1" w:rsidP="0038035A">
      <w:pPr>
        <w:rPr>
          <w:b/>
          <w:lang w:val="en-US"/>
        </w:rPr>
      </w:pPr>
    </w:p>
    <w:p w14:paraId="078B69E9" w14:textId="77777777" w:rsidR="00085687" w:rsidRDefault="00085687" w:rsidP="0038035A">
      <w:pPr>
        <w:rPr>
          <w:b/>
          <w:lang w:val="en-US"/>
        </w:rPr>
      </w:pPr>
    </w:p>
    <w:p w14:paraId="1E102707" w14:textId="77777777" w:rsidR="00085687" w:rsidRPr="009C10E1" w:rsidRDefault="00085687" w:rsidP="00085687">
      <w:pPr>
        <w:rPr>
          <w:sz w:val="24"/>
          <w:u w:val="single"/>
          <w:lang w:val="en-US"/>
        </w:rPr>
      </w:pPr>
      <w:r w:rsidRPr="009C10E1">
        <w:rPr>
          <w:sz w:val="24"/>
          <w:u w:val="single"/>
          <w:lang w:val="en-US"/>
        </w:rPr>
        <w:t>When user confirms the payment in Vipps app -</w:t>
      </w:r>
    </w:p>
    <w:p w14:paraId="6CB6070A" w14:textId="77777777" w:rsidR="00085687" w:rsidRPr="00CF13F3" w:rsidRDefault="00085687" w:rsidP="00085687">
      <w:pPr>
        <w:rPr>
          <w:lang w:val="en-US"/>
        </w:rPr>
      </w:pPr>
    </w:p>
    <w:p w14:paraId="1E39001F" w14:textId="77777777" w:rsidR="00085687" w:rsidRPr="00CF13F3" w:rsidRDefault="00085687" w:rsidP="00085687">
      <w:pPr>
        <w:rPr>
          <w:lang w:val="en-US"/>
        </w:rPr>
      </w:pPr>
      <w:r w:rsidRPr="00CF13F3">
        <w:rPr>
          <w:lang w:val="en-US"/>
        </w:rPr>
        <w:t xml:space="preserve">After the customer has confirmed payment, </w:t>
      </w:r>
      <w:r>
        <w:rPr>
          <w:lang w:val="en-US"/>
        </w:rPr>
        <w:t>Vipps</w:t>
      </w:r>
      <w:r w:rsidRPr="00CF13F3">
        <w:rPr>
          <w:lang w:val="en-US"/>
        </w:rPr>
        <w:t xml:space="preserve"> will execute funds reservation on customer card used in transaction in order to secure future capture. Please note that in a case of direct capture, reservation and capture is done in a single step. </w:t>
      </w:r>
    </w:p>
    <w:p w14:paraId="0BC677E9" w14:textId="77777777" w:rsidR="00085687" w:rsidRPr="00CF13F3" w:rsidRDefault="00085687" w:rsidP="00085687">
      <w:pPr>
        <w:rPr>
          <w:lang w:val="en-US"/>
        </w:rPr>
      </w:pPr>
    </w:p>
    <w:p w14:paraId="57F2E688" w14:textId="77777777" w:rsidR="00085687" w:rsidRPr="00CF13F3" w:rsidRDefault="00085687" w:rsidP="00085687">
      <w:pPr>
        <w:rPr>
          <w:lang w:val="en-US"/>
        </w:rPr>
      </w:pPr>
      <w:r w:rsidRPr="00CF13F3">
        <w:rPr>
          <w:lang w:val="en-US"/>
        </w:rPr>
        <w:t xml:space="preserve">If the funds reservation fails for any reason (communication error, credit card expired, not enough funds to reserve) </w:t>
      </w:r>
      <w:r>
        <w:rPr>
          <w:lang w:val="en-US"/>
        </w:rPr>
        <w:t>Vipps</w:t>
      </w:r>
      <w:r w:rsidRPr="00CF13F3">
        <w:rPr>
          <w:lang w:val="en-US"/>
        </w:rPr>
        <w:t xml:space="preserve"> will cancel the payment flow and inform the merchant about outcome. Merchant’s </w:t>
      </w:r>
      <w:proofErr w:type="spellStart"/>
      <w:r w:rsidRPr="00CF13F3">
        <w:rPr>
          <w:i/>
          <w:lang w:val="en-US"/>
        </w:rPr>
        <w:t>orderId</w:t>
      </w:r>
      <w:proofErr w:type="spellEnd"/>
      <w:r w:rsidRPr="00CF13F3">
        <w:rPr>
          <w:lang w:val="en-US"/>
        </w:rPr>
        <w:t xml:space="preserve"> used for cancelled payment flow cannot be reused for a new initiate payment service call.</w:t>
      </w:r>
    </w:p>
    <w:p w14:paraId="1C82D4C9" w14:textId="77777777" w:rsidR="00085687" w:rsidRPr="00CF13F3" w:rsidRDefault="00085687" w:rsidP="00085687">
      <w:pPr>
        <w:rPr>
          <w:lang w:val="en-US"/>
        </w:rPr>
      </w:pPr>
    </w:p>
    <w:p w14:paraId="3D661964" w14:textId="77777777" w:rsidR="00A94A1A" w:rsidRDefault="00085687" w:rsidP="0038035A">
      <w:pPr>
        <w:rPr>
          <w:lang w:val="en-US"/>
        </w:rPr>
      </w:pPr>
      <w:proofErr w:type="spellStart"/>
      <w:r w:rsidRPr="00CF13F3">
        <w:rPr>
          <w:i/>
          <w:lang w:val="en-US"/>
        </w:rPr>
        <w:t>merchantSerialNumber</w:t>
      </w:r>
      <w:proofErr w:type="spellEnd"/>
      <w:r w:rsidRPr="00CF13F3">
        <w:rPr>
          <w:lang w:val="en-US"/>
        </w:rPr>
        <w:t xml:space="preserve"> are provided to merchant by </w:t>
      </w:r>
      <w:r>
        <w:rPr>
          <w:lang w:val="en-US"/>
        </w:rPr>
        <w:t>Vipps</w:t>
      </w:r>
      <w:r w:rsidRPr="00CF13F3">
        <w:rPr>
          <w:lang w:val="en-US"/>
        </w:rPr>
        <w:t xml:space="preserve"> after merchant account is created or new sales channel is enrolled. </w:t>
      </w:r>
    </w:p>
    <w:p w14:paraId="535339A1" w14:textId="77777777" w:rsidR="00A94A1A" w:rsidRDefault="00A94A1A">
      <w:pPr>
        <w:rPr>
          <w:lang w:val="en-US"/>
        </w:rPr>
      </w:pPr>
      <w:r>
        <w:rPr>
          <w:lang w:val="en-US"/>
        </w:rPr>
        <w:br w:type="page"/>
      </w:r>
    </w:p>
    <w:p w14:paraId="238F96C7" w14:textId="10E8F031" w:rsidR="00A94A1A" w:rsidRPr="00100EE2" w:rsidRDefault="00A94A1A" w:rsidP="0038035A">
      <w:pPr>
        <w:rPr>
          <w:lang w:val="en-US"/>
        </w:rPr>
      </w:pPr>
    </w:p>
    <w:p w14:paraId="4E891995" w14:textId="46AEC28B" w:rsidR="00463D83" w:rsidRPr="00D41BB4" w:rsidRDefault="00463D83" w:rsidP="00C47C50">
      <w:pPr>
        <w:pStyle w:val="Overskrift3"/>
        <w:rPr>
          <w:sz w:val="24"/>
          <w:lang w:val="en-US"/>
        </w:rPr>
      </w:pPr>
      <w:bookmarkStart w:id="181" w:name="_Toc483323236"/>
      <w:bookmarkStart w:id="182" w:name="_Toc499127677"/>
      <w:r w:rsidRPr="00D41BB4">
        <w:rPr>
          <w:lang w:val="en-US"/>
        </w:rPr>
        <w:t>URL</w:t>
      </w:r>
      <w:bookmarkEnd w:id="181"/>
      <w:r w:rsidR="00A94A1A">
        <w:rPr>
          <w:lang w:val="en-US"/>
        </w:rPr>
        <w:t xml:space="preserve"> for Initiate Payment</w:t>
      </w:r>
      <w:bookmarkEnd w:id="182"/>
    </w:p>
    <w:p w14:paraId="4E891996" w14:textId="1AFB54EF" w:rsidR="00463D83" w:rsidRPr="00D41BB4" w:rsidRDefault="00B070FA" w:rsidP="00463D83">
      <w:pPr>
        <w:ind w:firstLine="720"/>
        <w:rPr>
          <w:rStyle w:val="HTML-kode"/>
          <w:color w:val="333333"/>
          <w:lang w:val="en-US"/>
        </w:rPr>
      </w:pPr>
      <w:r w:rsidRPr="00D41BB4">
        <w:rPr>
          <w:rStyle w:val="HTML-kode"/>
          <w:color w:val="333333"/>
          <w:lang w:val="en-US"/>
        </w:rPr>
        <w:t>/v</w:t>
      </w:r>
      <w:r w:rsidR="00164C57" w:rsidRPr="00D41BB4">
        <w:rPr>
          <w:rStyle w:val="HTML-kode"/>
          <w:color w:val="333333"/>
          <w:lang w:val="en-US"/>
        </w:rPr>
        <w:t>2</w:t>
      </w:r>
      <w:r w:rsidRPr="00D41BB4">
        <w:rPr>
          <w:rStyle w:val="HTML-kode"/>
          <w:color w:val="333333"/>
          <w:lang w:val="en-US"/>
        </w:rPr>
        <w:t>/payments</w:t>
      </w:r>
    </w:p>
    <w:p w14:paraId="4E891997" w14:textId="77777777" w:rsidR="00463D83" w:rsidRPr="00D41BB4" w:rsidRDefault="00463D83" w:rsidP="00463D83">
      <w:pPr>
        <w:rPr>
          <w:lang w:val="en-US"/>
        </w:rPr>
      </w:pPr>
    </w:p>
    <w:p w14:paraId="4E891998" w14:textId="77777777" w:rsidR="00463D83" w:rsidRPr="00D41BB4" w:rsidRDefault="00463D83" w:rsidP="00C47C50">
      <w:pPr>
        <w:pStyle w:val="Overskrift3"/>
        <w:rPr>
          <w:sz w:val="24"/>
          <w:lang w:val="en-US"/>
        </w:rPr>
      </w:pPr>
      <w:bookmarkStart w:id="183" w:name="_Toc483323237"/>
      <w:bookmarkStart w:id="184" w:name="_Toc499127678"/>
      <w:r w:rsidRPr="00D41BB4">
        <w:rPr>
          <w:lang w:val="en-US"/>
        </w:rPr>
        <w:t>Method</w:t>
      </w:r>
      <w:bookmarkEnd w:id="183"/>
      <w:bookmarkEnd w:id="184"/>
    </w:p>
    <w:p w14:paraId="4E891999" w14:textId="77777777" w:rsidR="00463D83" w:rsidRPr="00D41BB4" w:rsidRDefault="00463D83" w:rsidP="00463D83">
      <w:pPr>
        <w:rPr>
          <w:sz w:val="21"/>
          <w:lang w:val="en-US"/>
        </w:rPr>
      </w:pPr>
      <w:r w:rsidRPr="00D41BB4">
        <w:rPr>
          <w:sz w:val="21"/>
          <w:lang w:val="en-US"/>
        </w:rPr>
        <w:tab/>
      </w:r>
      <w:r w:rsidRPr="00D41BB4">
        <w:rPr>
          <w:rFonts w:ascii="Courier New" w:hAnsi="Courier New"/>
          <w:lang w:val="en-US"/>
        </w:rPr>
        <w:t>POST</w:t>
      </w:r>
    </w:p>
    <w:p w14:paraId="4E89199A" w14:textId="0EA930AF" w:rsidR="00463D83" w:rsidRPr="00D41BB4" w:rsidRDefault="00463D83" w:rsidP="00463D83">
      <w:pPr>
        <w:rPr>
          <w:sz w:val="21"/>
          <w:lang w:val="en-US"/>
        </w:rPr>
      </w:pPr>
    </w:p>
    <w:p w14:paraId="4E89199B" w14:textId="14910C52" w:rsidR="00463D83" w:rsidRPr="00D41BB4" w:rsidRDefault="00463D83" w:rsidP="00C47C50">
      <w:pPr>
        <w:pStyle w:val="Overskrift3"/>
        <w:rPr>
          <w:lang w:val="en-US"/>
        </w:rPr>
      </w:pPr>
      <w:bookmarkStart w:id="185" w:name="_Toc483323238"/>
      <w:bookmarkStart w:id="186" w:name="_Toc499127679"/>
      <w:r w:rsidRPr="00D41BB4">
        <w:rPr>
          <w:rStyle w:val="Sterk"/>
          <w:b/>
          <w:lang w:val="en-US"/>
        </w:rPr>
        <w:t xml:space="preserve">Request </w:t>
      </w:r>
      <w:r w:rsidR="009C5CEF" w:rsidRPr="00D41BB4">
        <w:rPr>
          <w:rStyle w:val="Sterk"/>
          <w:b/>
          <w:lang w:val="en-US"/>
        </w:rPr>
        <w:t>Body</w:t>
      </w:r>
      <w:bookmarkEnd w:id="185"/>
      <w:bookmarkEnd w:id="186"/>
    </w:p>
    <w:tbl>
      <w:tblPr>
        <w:tblW w:w="0" w:type="auto"/>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57"/>
      </w:tblGrid>
      <w:tr w:rsidR="00463D83" w14:paraId="4E8919AC" w14:textId="77777777" w:rsidTr="00463D83">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4E89199C" w14:textId="1753554E" w:rsidR="00463D83" w:rsidRPr="00463D83" w:rsidRDefault="00463D83" w:rsidP="00463D83">
            <w:pPr>
              <w:rPr>
                <w:sz w:val="21"/>
                <w:szCs w:val="21"/>
                <w:lang w:val="en-US"/>
              </w:rPr>
            </w:pPr>
            <w:r w:rsidRPr="00463D83">
              <w:rPr>
                <w:rStyle w:val="HTML-kode"/>
                <w:color w:val="333333"/>
                <w:lang w:val="en-US"/>
              </w:rPr>
              <w:t>{</w:t>
            </w:r>
          </w:p>
          <w:p w14:paraId="221851C4" w14:textId="77777777" w:rsidR="00CE512C" w:rsidRPr="00463D83" w:rsidRDefault="00CE512C" w:rsidP="00CE512C">
            <w:pPr>
              <w:rPr>
                <w:sz w:val="21"/>
                <w:szCs w:val="21"/>
                <w:lang w:val="en-US"/>
              </w:rPr>
            </w:pPr>
            <w:r w:rsidRPr="00463D83">
              <w:rPr>
                <w:rStyle w:val="HTML-kode"/>
                <w:color w:val="333333"/>
                <w:lang w:val="en-US"/>
              </w:rPr>
              <w:t>    "</w:t>
            </w:r>
            <w:proofErr w:type="spellStart"/>
            <w:r w:rsidRPr="00463D83">
              <w:rPr>
                <w:rStyle w:val="HTML-kode"/>
                <w:color w:val="333333"/>
                <w:lang w:val="en-US"/>
              </w:rPr>
              <w:t>customerInfo</w:t>
            </w:r>
            <w:proofErr w:type="spellEnd"/>
            <w:r w:rsidRPr="00463D83">
              <w:rPr>
                <w:rStyle w:val="HTML-kode"/>
                <w:color w:val="333333"/>
                <w:lang w:val="en-US"/>
              </w:rPr>
              <w:t>": {</w:t>
            </w:r>
          </w:p>
          <w:p w14:paraId="1A057E1C" w14:textId="77777777" w:rsidR="00CE512C" w:rsidRPr="00463D83" w:rsidRDefault="00CE512C" w:rsidP="00CE512C">
            <w:pPr>
              <w:rPr>
                <w:sz w:val="21"/>
                <w:szCs w:val="21"/>
                <w:lang w:val="en-US"/>
              </w:rPr>
            </w:pPr>
            <w:r w:rsidRPr="00463D83">
              <w:rPr>
                <w:rStyle w:val="HTML-kode"/>
                <w:color w:val="333333"/>
                <w:lang w:val="en-US"/>
              </w:rPr>
              <w:t>        "</w:t>
            </w:r>
            <w:proofErr w:type="spellStart"/>
            <w:r w:rsidRPr="00463D83">
              <w:rPr>
                <w:rStyle w:val="HTML-kode"/>
                <w:color w:val="333333"/>
                <w:lang w:val="en-US"/>
              </w:rPr>
              <w:t>mobileNumber</w:t>
            </w:r>
            <w:proofErr w:type="spellEnd"/>
            <w:r w:rsidRPr="00463D83">
              <w:rPr>
                <w:rStyle w:val="HTML-kode"/>
                <w:color w:val="333333"/>
                <w:lang w:val="en-US"/>
              </w:rPr>
              <w:t>": "90090900"</w:t>
            </w:r>
          </w:p>
          <w:p w14:paraId="5FC3AA99" w14:textId="77777777" w:rsidR="00CE512C" w:rsidRPr="00463D83" w:rsidRDefault="00CE512C" w:rsidP="00CE512C">
            <w:pPr>
              <w:rPr>
                <w:sz w:val="21"/>
                <w:szCs w:val="21"/>
                <w:lang w:val="en-US"/>
              </w:rPr>
            </w:pPr>
            <w:r w:rsidRPr="00463D83">
              <w:rPr>
                <w:rStyle w:val="HTML-kode"/>
                <w:color w:val="333333"/>
                <w:lang w:val="en-US"/>
              </w:rPr>
              <w:t>    },</w:t>
            </w:r>
          </w:p>
          <w:p w14:paraId="4E89199D" w14:textId="77777777" w:rsidR="00463D83" w:rsidRPr="00463D83" w:rsidRDefault="00463D83" w:rsidP="00463D83">
            <w:pPr>
              <w:rPr>
                <w:sz w:val="21"/>
                <w:szCs w:val="21"/>
                <w:lang w:val="en-US"/>
              </w:rPr>
            </w:pPr>
            <w:r w:rsidRPr="00463D83">
              <w:rPr>
                <w:rStyle w:val="HTML-kode"/>
                <w:color w:val="333333"/>
                <w:lang w:val="en-US"/>
              </w:rPr>
              <w:t>    "</w:t>
            </w:r>
            <w:proofErr w:type="spellStart"/>
            <w:r w:rsidRPr="00463D83">
              <w:rPr>
                <w:rStyle w:val="HTML-kode"/>
                <w:color w:val="333333"/>
                <w:lang w:val="en-US"/>
              </w:rPr>
              <w:t>merchantInfo</w:t>
            </w:r>
            <w:proofErr w:type="spellEnd"/>
            <w:r w:rsidRPr="00463D83">
              <w:rPr>
                <w:rStyle w:val="HTML-kode"/>
                <w:color w:val="333333"/>
                <w:lang w:val="en-US"/>
              </w:rPr>
              <w:t>": {</w:t>
            </w:r>
          </w:p>
          <w:p w14:paraId="433015BE" w14:textId="26BEE315" w:rsidR="00CE512C" w:rsidRPr="00DB56DC" w:rsidRDefault="00CE512C" w:rsidP="00CE512C">
            <w:pPr>
              <w:rPr>
                <w:rStyle w:val="HTML-kode"/>
                <w:rFonts w:cs="Times New Roman"/>
                <w:color w:val="FF0000"/>
                <w:lang w:val="en-US"/>
              </w:rPr>
            </w:pPr>
            <w:r>
              <w:rPr>
                <w:rStyle w:val="HTML-kode"/>
                <w:color w:val="333333"/>
                <w:lang w:val="en-US"/>
              </w:rPr>
              <w:t xml:space="preserve">        </w:t>
            </w:r>
            <w:r w:rsidRPr="000B2C5D">
              <w:rPr>
                <w:rFonts w:ascii="Courier New" w:hAnsi="Courier New" w:cs="Courier New"/>
                <w:lang w:val="en-US"/>
              </w:rPr>
              <w:t>“</w:t>
            </w:r>
            <w:proofErr w:type="spellStart"/>
            <w:r w:rsidRPr="000B2C5D">
              <w:rPr>
                <w:rFonts w:ascii="Courier New" w:hAnsi="Courier New" w:cs="Courier New"/>
                <w:lang w:val="en-US"/>
              </w:rPr>
              <w:t>authToken</w:t>
            </w:r>
            <w:proofErr w:type="spellEnd"/>
            <w:r w:rsidRPr="000B2C5D">
              <w:rPr>
                <w:rFonts w:ascii="Courier New" w:hAnsi="Courier New" w:cs="Courier New"/>
                <w:lang w:val="en-US"/>
              </w:rPr>
              <w:t>” : [String} 255</w:t>
            </w:r>
            <w:r>
              <w:rPr>
                <w:rFonts w:ascii="Courier New" w:hAnsi="Courier New" w:cs="Courier New"/>
                <w:lang w:val="en-US"/>
              </w:rPr>
              <w:t>,</w:t>
            </w:r>
            <w:r>
              <w:rPr>
                <w:rStyle w:val="HTML-kode"/>
                <w:color w:val="333333"/>
                <w:lang w:val="en-US"/>
              </w:rPr>
              <w:t xml:space="preserve">        </w:t>
            </w:r>
          </w:p>
          <w:p w14:paraId="011286E4" w14:textId="77777777" w:rsidR="00CE512C" w:rsidRDefault="00CE512C" w:rsidP="00CE512C">
            <w:pPr>
              <w:rPr>
                <w:rStyle w:val="HTML-kode"/>
                <w:color w:val="FF0000"/>
                <w:lang w:val="en-US"/>
              </w:rPr>
            </w:pPr>
            <w:r w:rsidRPr="00463D83">
              <w:rPr>
                <w:rStyle w:val="HTML-kode"/>
                <w:color w:val="333333"/>
                <w:lang w:val="en-US"/>
              </w:rPr>
              <w:t>        </w:t>
            </w:r>
            <w:r w:rsidRPr="008337A4">
              <w:rPr>
                <w:rStyle w:val="HTML-kode"/>
                <w:color w:val="333333"/>
                <w:lang w:val="en-US"/>
              </w:rPr>
              <w:t>"</w:t>
            </w:r>
            <w:proofErr w:type="spellStart"/>
            <w:r>
              <w:rPr>
                <w:rStyle w:val="HTML-kode"/>
                <w:color w:val="333333"/>
                <w:lang w:val="en-US"/>
              </w:rPr>
              <w:t>callbackPrefix</w:t>
            </w:r>
            <w:proofErr w:type="spellEnd"/>
            <w:r w:rsidRPr="008337A4">
              <w:rPr>
                <w:rStyle w:val="HTML-kode"/>
                <w:color w:val="333333"/>
                <w:lang w:val="en-US"/>
              </w:rPr>
              <w:t>": "</w:t>
            </w:r>
            <w:r w:rsidRPr="008337A4">
              <w:rPr>
                <w:rFonts w:ascii="Courier New" w:hAnsi="Courier New" w:cs="Courier New"/>
                <w:lang w:val="en-US"/>
              </w:rPr>
              <w:t>https://</w:t>
            </w:r>
            <w:r>
              <w:rPr>
                <w:rFonts w:ascii="Courier New" w:hAnsi="Courier New" w:cs="Courier New"/>
                <w:lang w:val="en-US"/>
              </w:rPr>
              <w:t>www.domain.no</w:t>
            </w:r>
            <w:r w:rsidRPr="008337A4">
              <w:rPr>
                <w:rFonts w:ascii="Courier New" w:hAnsi="Courier New" w:cs="Courier New"/>
                <w:lang w:val="en-US"/>
              </w:rPr>
              <w:t>/</w:t>
            </w:r>
            <w:r w:rsidRPr="0041286E">
              <w:rPr>
                <w:rStyle w:val="HTML-kode"/>
                <w:color w:val="333333"/>
                <w:lang w:val="en-US"/>
              </w:rPr>
              <w:t xml:space="preserve">ecomm", [String] </w:t>
            </w:r>
            <w:r w:rsidRPr="0041286E">
              <w:rPr>
                <w:rStyle w:val="HTML-kode"/>
                <w:color w:val="FF0000"/>
                <w:lang w:val="en-US"/>
              </w:rPr>
              <w:t>REQUIRED</w:t>
            </w:r>
          </w:p>
          <w:p w14:paraId="6BBADE78" w14:textId="77777777" w:rsidR="00CE512C" w:rsidRPr="00397A54" w:rsidRDefault="00CE512C" w:rsidP="00CE512C">
            <w:pPr>
              <w:rPr>
                <w:rStyle w:val="HTML-kode"/>
                <w:color w:val="333333"/>
                <w:lang w:val="en-US"/>
              </w:rPr>
            </w:pPr>
            <w:r w:rsidRPr="0072570B">
              <w:rPr>
                <w:rStyle w:val="HTML-kode"/>
                <w:color w:val="333333"/>
                <w:lang w:val="en-US"/>
              </w:rPr>
              <w:t xml:space="preserve">         </w:t>
            </w:r>
            <w:r w:rsidRPr="00397A54">
              <w:rPr>
                <w:rStyle w:val="HTML-kode"/>
                <w:color w:val="333333"/>
                <w:lang w:val="en-US"/>
              </w:rPr>
              <w:t>“</w:t>
            </w:r>
            <w:proofErr w:type="spellStart"/>
            <w:r w:rsidRPr="00397A54">
              <w:rPr>
                <w:rStyle w:val="HTML-kode"/>
                <w:color w:val="333333"/>
                <w:lang w:val="en-US"/>
              </w:rPr>
              <w:t>consentRemovalPrefix</w:t>
            </w:r>
            <w:proofErr w:type="spellEnd"/>
            <w:r w:rsidRPr="00397A54">
              <w:rPr>
                <w:rStyle w:val="HTML-kode"/>
                <w:color w:val="333333"/>
                <w:lang w:val="en-US"/>
              </w:rPr>
              <w:t xml:space="preserve">” : </w:t>
            </w:r>
            <w:r w:rsidRPr="008337A4">
              <w:rPr>
                <w:rStyle w:val="HTML-kode"/>
                <w:color w:val="333333"/>
                <w:lang w:val="en-US"/>
              </w:rPr>
              <w:t>"</w:t>
            </w:r>
            <w:r w:rsidRPr="00397A54">
              <w:rPr>
                <w:rStyle w:val="HTML-kode"/>
                <w:color w:val="333333"/>
                <w:lang w:val="en-US"/>
              </w:rPr>
              <w:t>https://www.domain.no/</w:t>
            </w:r>
            <w:r w:rsidRPr="0041286E">
              <w:rPr>
                <w:rStyle w:val="HTML-kode"/>
                <w:color w:val="333333"/>
                <w:lang w:val="en-US"/>
              </w:rPr>
              <w:t>ecomm",</w:t>
            </w:r>
            <w:r>
              <w:rPr>
                <w:rStyle w:val="HTML-kode"/>
                <w:color w:val="333333"/>
                <w:lang w:val="en-US"/>
              </w:rPr>
              <w:t xml:space="preserve"> [String] </w:t>
            </w:r>
            <w:r w:rsidRPr="00AA36E2">
              <w:rPr>
                <w:rStyle w:val="HTML-kode"/>
                <w:color w:val="FF0000"/>
                <w:lang w:val="en-US"/>
              </w:rPr>
              <w:t>OPTIONAL</w:t>
            </w:r>
          </w:p>
          <w:p w14:paraId="37FD1285" w14:textId="77777777" w:rsidR="00CE512C" w:rsidRPr="00F547BA" w:rsidRDefault="00CE512C" w:rsidP="00CE512C">
            <w:pPr>
              <w:rPr>
                <w:rStyle w:val="HTML-kode"/>
                <w:color w:val="333333"/>
                <w:lang w:val="en-US"/>
              </w:rPr>
            </w:pPr>
            <w:r w:rsidRPr="00F547BA">
              <w:rPr>
                <w:rStyle w:val="HTML-kode"/>
                <w:color w:val="333333"/>
                <w:lang w:val="en-US"/>
              </w:rPr>
              <w:t xml:space="preserve">        “</w:t>
            </w:r>
            <w:proofErr w:type="spellStart"/>
            <w:r w:rsidRPr="00F547BA">
              <w:rPr>
                <w:rStyle w:val="HTML-kode"/>
                <w:color w:val="333333"/>
                <w:lang w:val="en-US"/>
              </w:rPr>
              <w:t>fallBack</w:t>
            </w:r>
            <w:proofErr w:type="spellEnd"/>
            <w:r w:rsidRPr="00F547BA">
              <w:rPr>
                <w:rStyle w:val="HTML-kode"/>
                <w:color w:val="333333"/>
                <w:lang w:val="en-US"/>
              </w:rPr>
              <w:t>”: “https://</w:t>
            </w:r>
            <w:r w:rsidRPr="008337A4">
              <w:rPr>
                <w:rFonts w:ascii="Courier New" w:hAnsi="Courier New" w:cs="Courier New"/>
                <w:lang w:val="en-US"/>
              </w:rPr>
              <w:t xml:space="preserve"> </w:t>
            </w:r>
            <w:proofErr w:type="spellStart"/>
            <w:r w:rsidRPr="008337A4">
              <w:rPr>
                <w:rFonts w:ascii="Courier New" w:hAnsi="Courier New" w:cs="Courier New"/>
                <w:lang w:val="en-US"/>
              </w:rPr>
              <w:t>dnsname</w:t>
            </w:r>
            <w:proofErr w:type="spellEnd"/>
            <w:r w:rsidRPr="008337A4">
              <w:rPr>
                <w:rFonts w:ascii="Courier New" w:hAnsi="Courier New" w:cs="Courier New"/>
                <w:lang w:val="en-US"/>
              </w:rPr>
              <w:t>/</w:t>
            </w:r>
            <w:proofErr w:type="spellStart"/>
            <w:r w:rsidRPr="008337A4">
              <w:rPr>
                <w:rFonts w:ascii="Courier New" w:hAnsi="Courier New" w:cs="Courier New"/>
                <w:lang w:val="en-US"/>
              </w:rPr>
              <w:t>contextPath</w:t>
            </w:r>
            <w:proofErr w:type="spellEnd"/>
            <w:r w:rsidRPr="00F547BA">
              <w:rPr>
                <w:rStyle w:val="HTML-kode"/>
                <w:color w:val="333333"/>
                <w:lang w:val="en-US"/>
              </w:rPr>
              <w:t xml:space="preserve"> /</w:t>
            </w:r>
            <w:proofErr w:type="spellStart"/>
            <w:r w:rsidRPr="00F547BA">
              <w:rPr>
                <w:rStyle w:val="HTML-kode"/>
                <w:color w:val="333333"/>
                <w:lang w:val="en-US"/>
              </w:rPr>
              <w:t>api</w:t>
            </w:r>
            <w:proofErr w:type="spellEnd"/>
            <w:r w:rsidRPr="00F547BA">
              <w:rPr>
                <w:rStyle w:val="HTML-kode"/>
                <w:color w:val="333333"/>
                <w:lang w:val="en-US"/>
              </w:rPr>
              <w:t>/fallback?sessionId:1234566”,</w:t>
            </w:r>
          </w:p>
          <w:p w14:paraId="0A55C07D" w14:textId="77777777" w:rsidR="00CE512C" w:rsidRDefault="00CE512C" w:rsidP="00CE512C">
            <w:pPr>
              <w:rPr>
                <w:rStyle w:val="HTML-kode"/>
                <w:color w:val="333333"/>
                <w:lang w:val="en-US"/>
              </w:rPr>
            </w:pPr>
            <w:r>
              <w:rPr>
                <w:rFonts w:ascii="Courier New" w:hAnsi="Courier New" w:cs="Courier New"/>
                <w:lang w:val="en-US"/>
              </w:rPr>
              <w:t xml:space="preserve">        </w:t>
            </w:r>
            <w:r w:rsidRPr="0041286E">
              <w:rPr>
                <w:rFonts w:ascii="Courier New" w:hAnsi="Courier New" w:cs="Courier New"/>
                <w:lang w:val="en-US"/>
              </w:rPr>
              <w:t>“</w:t>
            </w:r>
            <w:proofErr w:type="spellStart"/>
            <w:r w:rsidRPr="0041286E">
              <w:rPr>
                <w:rFonts w:ascii="Courier New" w:hAnsi="Courier New" w:cs="Courier New"/>
                <w:lang w:val="en-US"/>
              </w:rPr>
              <w:t>isApp</w:t>
            </w:r>
            <w:proofErr w:type="spellEnd"/>
            <w:r w:rsidRPr="0041286E">
              <w:rPr>
                <w:rFonts w:ascii="Courier New" w:hAnsi="Courier New" w:cs="Courier New"/>
                <w:lang w:val="en-US"/>
              </w:rPr>
              <w:t xml:space="preserve">” : “True/False”  , Boolean </w:t>
            </w:r>
            <w:r w:rsidRPr="0041286E">
              <w:rPr>
                <w:rFonts w:ascii="Courier New" w:hAnsi="Courier New" w:cs="Courier New"/>
                <w:color w:val="FF0000"/>
                <w:lang w:val="en-US"/>
              </w:rPr>
              <w:t>DEFAULT FALSE</w:t>
            </w:r>
            <w:r>
              <w:rPr>
                <w:rStyle w:val="HTML-kode"/>
                <w:color w:val="333333"/>
                <w:lang w:val="en-US"/>
              </w:rPr>
              <w:t xml:space="preserve"> </w:t>
            </w:r>
          </w:p>
          <w:p w14:paraId="4E89199E" w14:textId="77777777" w:rsidR="00463D83" w:rsidRPr="00463D83" w:rsidRDefault="00463D83" w:rsidP="00463D83">
            <w:pPr>
              <w:rPr>
                <w:sz w:val="21"/>
                <w:szCs w:val="21"/>
                <w:lang w:val="en-US"/>
              </w:rPr>
            </w:pPr>
            <w:r w:rsidRPr="00463D83">
              <w:rPr>
                <w:rStyle w:val="HTML-kode"/>
                <w:color w:val="333333"/>
                <w:lang w:val="en-US"/>
              </w:rPr>
              <w:t>        "</w:t>
            </w:r>
            <w:proofErr w:type="spellStart"/>
            <w:r w:rsidR="00D24B70">
              <w:rPr>
                <w:rStyle w:val="HTML-kode"/>
                <w:color w:val="333333"/>
                <w:lang w:val="en-US"/>
              </w:rPr>
              <w:t>merchantSerialNumber</w:t>
            </w:r>
            <w:proofErr w:type="spellEnd"/>
            <w:r w:rsidRPr="00463D83">
              <w:rPr>
                <w:rStyle w:val="HTML-kode"/>
                <w:color w:val="333333"/>
                <w:lang w:val="en-US"/>
              </w:rPr>
              <w:t>": "NSBWSHP12",</w:t>
            </w:r>
          </w:p>
          <w:p w14:paraId="4AC5715B" w14:textId="77777777" w:rsidR="00CE512C" w:rsidRDefault="00CE512C" w:rsidP="00CE512C">
            <w:pPr>
              <w:rPr>
                <w:rStyle w:val="HTML-kode"/>
                <w:color w:val="333333"/>
                <w:lang w:val="en-US"/>
              </w:rPr>
            </w:pPr>
            <w:r w:rsidRPr="009047C9">
              <w:rPr>
                <w:rStyle w:val="HTML-kode"/>
                <w:color w:val="333333"/>
                <w:lang w:val="en-US"/>
              </w:rPr>
              <w:t xml:space="preserve">        “</w:t>
            </w:r>
            <w:proofErr w:type="spellStart"/>
            <w:r w:rsidRPr="009047C9">
              <w:rPr>
                <w:rStyle w:val="HTML-kode"/>
                <w:color w:val="333333"/>
                <w:lang w:val="en-US"/>
              </w:rPr>
              <w:t>paymentType</w:t>
            </w:r>
            <w:proofErr w:type="spellEnd"/>
            <w:r w:rsidRPr="009047C9">
              <w:rPr>
                <w:rStyle w:val="HTML-kode"/>
                <w:color w:val="333333"/>
                <w:lang w:val="en-US"/>
              </w:rPr>
              <w:t>”: “</w:t>
            </w:r>
            <w:proofErr w:type="spellStart"/>
            <w:r>
              <w:rPr>
                <w:rStyle w:val="HTML-kode"/>
                <w:color w:val="333333"/>
                <w:lang w:val="en-US"/>
              </w:rPr>
              <w:t>eComm</w:t>
            </w:r>
            <w:proofErr w:type="spellEnd"/>
            <w:r>
              <w:rPr>
                <w:rStyle w:val="HTML-kode"/>
                <w:color w:val="333333"/>
                <w:lang w:val="en-US"/>
              </w:rPr>
              <w:t xml:space="preserve"> Express Payment/</w:t>
            </w:r>
            <w:proofErr w:type="spellStart"/>
            <w:r>
              <w:rPr>
                <w:rStyle w:val="HTML-kode"/>
                <w:color w:val="333333"/>
                <w:lang w:val="en-US"/>
              </w:rPr>
              <w:t>eComm</w:t>
            </w:r>
            <w:proofErr w:type="spellEnd"/>
            <w:r>
              <w:rPr>
                <w:rStyle w:val="HTML-kode"/>
                <w:color w:val="333333"/>
                <w:lang w:val="en-US"/>
              </w:rPr>
              <w:t xml:space="preserve"> Regular Payment”,</w:t>
            </w:r>
          </w:p>
          <w:p w14:paraId="5DBB99E0" w14:textId="2BA492F3" w:rsidR="0072570B" w:rsidRPr="0072570B" w:rsidRDefault="0072570B" w:rsidP="00463D83">
            <w:pPr>
              <w:rPr>
                <w:rStyle w:val="HTML-kode"/>
                <w:color w:val="333333"/>
                <w:lang w:val="en-US"/>
              </w:rPr>
            </w:pPr>
            <w:r w:rsidRPr="0072570B">
              <w:rPr>
                <w:rStyle w:val="HTML-kode"/>
                <w:color w:val="333333"/>
                <w:lang w:val="en-US"/>
              </w:rPr>
              <w:t xml:space="preserve">      </w:t>
            </w:r>
            <w:r w:rsidR="00AA36E2">
              <w:rPr>
                <w:rStyle w:val="HTML-kode"/>
                <w:color w:val="333333"/>
                <w:lang w:val="en-US"/>
              </w:rPr>
              <w:t xml:space="preserve">  </w:t>
            </w:r>
            <w:r w:rsidRPr="0072570B">
              <w:rPr>
                <w:rStyle w:val="HTML-kode"/>
                <w:color w:val="333333"/>
                <w:lang w:val="en-US"/>
              </w:rPr>
              <w:t>“</w:t>
            </w:r>
            <w:proofErr w:type="spellStart"/>
            <w:r w:rsidRPr="0072570B">
              <w:rPr>
                <w:rStyle w:val="HTML-kode"/>
                <w:color w:val="333333"/>
                <w:lang w:val="en-US"/>
              </w:rPr>
              <w:t>shippingDetailsPrefix</w:t>
            </w:r>
            <w:proofErr w:type="spellEnd"/>
            <w:r w:rsidRPr="0072570B">
              <w:rPr>
                <w:rStyle w:val="HTML-kode"/>
                <w:color w:val="333333"/>
                <w:lang w:val="en-US"/>
              </w:rPr>
              <w:t xml:space="preserve">” : </w:t>
            </w:r>
            <w:r w:rsidRPr="008337A4">
              <w:rPr>
                <w:rStyle w:val="HTML-kode"/>
                <w:color w:val="333333"/>
                <w:lang w:val="en-US"/>
              </w:rPr>
              <w:t>"</w:t>
            </w:r>
            <w:r w:rsidRPr="0072570B">
              <w:rPr>
                <w:rStyle w:val="HTML-kode"/>
                <w:color w:val="333333"/>
                <w:lang w:val="en-US"/>
              </w:rPr>
              <w:t>https://www.domain.no/</w:t>
            </w:r>
            <w:r w:rsidR="00CE512C">
              <w:rPr>
                <w:rStyle w:val="HTML-kode"/>
                <w:color w:val="333333"/>
                <w:lang w:val="en-US"/>
              </w:rPr>
              <w:t>ecomm"</w:t>
            </w:r>
            <w:r>
              <w:rPr>
                <w:rStyle w:val="HTML-kode"/>
                <w:color w:val="333333"/>
                <w:lang w:val="en-US"/>
              </w:rPr>
              <w:t xml:space="preserve"> [String] </w:t>
            </w:r>
            <w:r w:rsidRPr="00AA36E2">
              <w:rPr>
                <w:rStyle w:val="HTML-kode"/>
                <w:color w:val="FF0000"/>
                <w:lang w:val="en-US"/>
              </w:rPr>
              <w:t>OPTIONAL</w:t>
            </w:r>
          </w:p>
          <w:p w14:paraId="4E8919A0" w14:textId="77777777" w:rsidR="00463D83" w:rsidRPr="00463D83" w:rsidRDefault="00463D83" w:rsidP="00463D83">
            <w:pPr>
              <w:rPr>
                <w:sz w:val="21"/>
                <w:szCs w:val="21"/>
                <w:lang w:val="en-US"/>
              </w:rPr>
            </w:pPr>
            <w:r w:rsidRPr="009047C9">
              <w:rPr>
                <w:rStyle w:val="HTML-kode"/>
                <w:color w:val="333333"/>
                <w:lang w:val="en-US"/>
              </w:rPr>
              <w:t>    </w:t>
            </w:r>
            <w:r w:rsidRPr="00463D83">
              <w:rPr>
                <w:rStyle w:val="HTML-kode"/>
                <w:color w:val="333333"/>
                <w:lang w:val="en-US"/>
              </w:rPr>
              <w:t>},</w:t>
            </w:r>
          </w:p>
          <w:p w14:paraId="4E8919A4" w14:textId="77777777" w:rsidR="00463D83" w:rsidRPr="00463D83" w:rsidRDefault="00463D83" w:rsidP="00463D83">
            <w:pPr>
              <w:rPr>
                <w:sz w:val="21"/>
                <w:szCs w:val="21"/>
                <w:lang w:val="en-US"/>
              </w:rPr>
            </w:pPr>
            <w:r w:rsidRPr="00463D83">
              <w:rPr>
                <w:rStyle w:val="HTML-kode"/>
                <w:color w:val="333333"/>
                <w:lang w:val="en-US"/>
              </w:rPr>
              <w:t>    "transaction": {</w:t>
            </w:r>
          </w:p>
          <w:p w14:paraId="7C383BC7" w14:textId="77777777" w:rsidR="00CE512C" w:rsidRPr="00463D83" w:rsidRDefault="00CE512C" w:rsidP="00CE512C">
            <w:pPr>
              <w:rPr>
                <w:sz w:val="21"/>
                <w:szCs w:val="21"/>
                <w:lang w:val="en-US"/>
              </w:rPr>
            </w:pPr>
            <w:r w:rsidRPr="00463D83">
              <w:rPr>
                <w:rStyle w:val="HTML-kode"/>
                <w:color w:val="333333"/>
                <w:lang w:val="en-US"/>
              </w:rPr>
              <w:t>        "amount": 1200,</w:t>
            </w:r>
          </w:p>
          <w:p w14:paraId="4E8919A5" w14:textId="77777777" w:rsidR="00463D83" w:rsidRDefault="00463D83" w:rsidP="00463D83">
            <w:pPr>
              <w:rPr>
                <w:rStyle w:val="HTML-kode"/>
                <w:color w:val="333333"/>
                <w:lang w:val="en-US"/>
              </w:rPr>
            </w:pPr>
            <w:r w:rsidRPr="00463D83">
              <w:rPr>
                <w:rStyle w:val="HTML-kode"/>
                <w:color w:val="333333"/>
                <w:lang w:val="en-US"/>
              </w:rPr>
              <w:t>        "</w:t>
            </w:r>
            <w:proofErr w:type="spellStart"/>
            <w:r w:rsidRPr="00463D83">
              <w:rPr>
                <w:rStyle w:val="HTML-kode"/>
                <w:color w:val="333333"/>
                <w:lang w:val="en-US"/>
              </w:rPr>
              <w:t>orderId</w:t>
            </w:r>
            <w:proofErr w:type="spellEnd"/>
            <w:r w:rsidRPr="00463D83">
              <w:rPr>
                <w:rStyle w:val="HTML-kode"/>
                <w:color w:val="333333"/>
                <w:lang w:val="en-US"/>
              </w:rPr>
              <w:t>": "219930212",</w:t>
            </w:r>
          </w:p>
          <w:p w14:paraId="4E8919A6" w14:textId="77777777" w:rsidR="00F97555" w:rsidRPr="00463D83" w:rsidRDefault="00F97555" w:rsidP="00463D83">
            <w:pPr>
              <w:rPr>
                <w:sz w:val="21"/>
                <w:szCs w:val="21"/>
                <w:lang w:val="en-US"/>
              </w:rPr>
            </w:pPr>
            <w:r>
              <w:rPr>
                <w:sz w:val="21"/>
                <w:szCs w:val="21"/>
                <w:lang w:val="en-US"/>
              </w:rPr>
              <w:t xml:space="preserve">             </w:t>
            </w:r>
            <w:r w:rsidRPr="00463D83">
              <w:rPr>
                <w:rStyle w:val="HTML-kode"/>
                <w:color w:val="333333"/>
                <w:lang w:val="en-US"/>
              </w:rPr>
              <w:t>"</w:t>
            </w:r>
            <w:proofErr w:type="spellStart"/>
            <w:r>
              <w:rPr>
                <w:rStyle w:val="HTML-kode"/>
                <w:color w:val="333333"/>
                <w:lang w:val="en-US"/>
              </w:rPr>
              <w:t>refOrderId</w:t>
            </w:r>
            <w:proofErr w:type="spellEnd"/>
            <w:r>
              <w:rPr>
                <w:rStyle w:val="HTML-kode"/>
                <w:color w:val="333333"/>
                <w:lang w:val="en-US"/>
              </w:rPr>
              <w:t>": "119930211</w:t>
            </w:r>
            <w:r w:rsidRPr="00463D83">
              <w:rPr>
                <w:rStyle w:val="HTML-kode"/>
                <w:color w:val="333333"/>
                <w:lang w:val="en-US"/>
              </w:rPr>
              <w:t>",</w:t>
            </w:r>
          </w:p>
          <w:p w14:paraId="634AD101" w14:textId="48410E8C" w:rsidR="00CE512C" w:rsidRPr="00463D83" w:rsidRDefault="00CE512C" w:rsidP="00CE512C">
            <w:pPr>
              <w:rPr>
                <w:sz w:val="21"/>
                <w:szCs w:val="21"/>
                <w:lang w:val="en-US"/>
              </w:rPr>
            </w:pPr>
            <w:r w:rsidRPr="00463D83">
              <w:rPr>
                <w:rStyle w:val="HTML-kode"/>
                <w:color w:val="333333"/>
                <w:lang w:val="en-US"/>
              </w:rPr>
              <w:t>        "timeStamp":"2014-06-24T08:34:25-07:00"</w:t>
            </w:r>
            <w:r>
              <w:rPr>
                <w:rStyle w:val="HTML-kode"/>
                <w:color w:val="333333"/>
                <w:lang w:val="en-US"/>
              </w:rPr>
              <w:t>,</w:t>
            </w:r>
          </w:p>
          <w:p w14:paraId="4E8919A8" w14:textId="2E20400C" w:rsidR="00463D83" w:rsidRPr="00463D83" w:rsidRDefault="00463D83" w:rsidP="00463D83">
            <w:pPr>
              <w:rPr>
                <w:sz w:val="21"/>
                <w:szCs w:val="21"/>
                <w:lang w:val="en-US"/>
              </w:rPr>
            </w:pPr>
            <w:r w:rsidRPr="00463D83">
              <w:rPr>
                <w:rStyle w:val="HTML-kode"/>
                <w:color w:val="333333"/>
                <w:lang w:val="en-US"/>
              </w:rPr>
              <w:t>        "</w:t>
            </w:r>
            <w:proofErr w:type="spellStart"/>
            <w:r w:rsidRPr="00463D83">
              <w:rPr>
                <w:rStyle w:val="HTML-kode"/>
                <w:color w:val="333333"/>
                <w:lang w:val="en-US"/>
              </w:rPr>
              <w:t>trans</w:t>
            </w:r>
            <w:r w:rsidR="00CE512C">
              <w:rPr>
                <w:rStyle w:val="HTML-kode"/>
                <w:color w:val="333333"/>
                <w:lang w:val="en-US"/>
              </w:rPr>
              <w:t>actionText</w:t>
            </w:r>
            <w:proofErr w:type="spellEnd"/>
            <w:r w:rsidR="00CE512C">
              <w:rPr>
                <w:rStyle w:val="HTML-kode"/>
                <w:color w:val="333333"/>
                <w:lang w:val="en-US"/>
              </w:rPr>
              <w:t>": "Transaction text"</w:t>
            </w:r>
          </w:p>
          <w:p w14:paraId="4E8919AA" w14:textId="77777777" w:rsidR="00463D83" w:rsidRPr="00D41BB4" w:rsidRDefault="00463D83" w:rsidP="00463D83">
            <w:pPr>
              <w:rPr>
                <w:sz w:val="21"/>
                <w:lang w:val="en-US"/>
              </w:rPr>
            </w:pPr>
            <w:r w:rsidRPr="00463D83">
              <w:rPr>
                <w:rStyle w:val="HTML-kode"/>
                <w:color w:val="333333"/>
                <w:lang w:val="en-US"/>
              </w:rPr>
              <w:t>    </w:t>
            </w:r>
            <w:r w:rsidRPr="00D41BB4">
              <w:rPr>
                <w:rStyle w:val="HTML-kode"/>
                <w:color w:val="333333"/>
                <w:lang w:val="en-US"/>
              </w:rPr>
              <w:t>}</w:t>
            </w:r>
          </w:p>
          <w:p w14:paraId="4E8919AB" w14:textId="77777777" w:rsidR="00463D83" w:rsidRPr="00D41BB4" w:rsidRDefault="00463D83" w:rsidP="00463D83">
            <w:pPr>
              <w:rPr>
                <w:sz w:val="21"/>
                <w:lang w:val="en-US"/>
              </w:rPr>
            </w:pPr>
            <w:r w:rsidRPr="00D41BB4">
              <w:rPr>
                <w:rStyle w:val="HTML-kode"/>
                <w:color w:val="333333"/>
                <w:lang w:val="en-US"/>
              </w:rPr>
              <w:t>}</w:t>
            </w:r>
          </w:p>
        </w:tc>
      </w:tr>
    </w:tbl>
    <w:p w14:paraId="4E8919AD" w14:textId="77777777" w:rsidR="00463D83" w:rsidRPr="00D41BB4" w:rsidRDefault="00463D83" w:rsidP="00463D83">
      <w:pPr>
        <w:rPr>
          <w:sz w:val="21"/>
          <w:lang w:val="en-US"/>
        </w:rPr>
      </w:pPr>
      <w:r w:rsidRPr="00D41BB4">
        <w:rPr>
          <w:sz w:val="21"/>
          <w:lang w:val="en-US"/>
        </w:rPr>
        <w:t> </w:t>
      </w:r>
    </w:p>
    <w:p w14:paraId="4E8919AE" w14:textId="23845B02" w:rsidR="00463D83" w:rsidRPr="00D41BB4" w:rsidRDefault="00881ADF" w:rsidP="00C47C50">
      <w:pPr>
        <w:pStyle w:val="Overskrift3"/>
        <w:rPr>
          <w:lang w:val="en-US"/>
        </w:rPr>
      </w:pPr>
      <w:bookmarkStart w:id="187" w:name="_Toc483323239"/>
      <w:bookmarkStart w:id="188" w:name="_Toc499127680"/>
      <w:r>
        <w:rPr>
          <w:rStyle w:val="Sterk"/>
          <w:b/>
          <w:lang w:val="en-US"/>
        </w:rPr>
        <w:t xml:space="preserve">Request </w:t>
      </w:r>
      <w:r w:rsidR="00463D83" w:rsidRPr="00D41BB4">
        <w:rPr>
          <w:rStyle w:val="Sterk"/>
          <w:b/>
          <w:lang w:val="en-US"/>
        </w:rPr>
        <w:t>Description</w:t>
      </w:r>
      <w:bookmarkEnd w:id="187"/>
      <w:bookmarkEnd w:id="188"/>
    </w:p>
    <w:tbl>
      <w:tblPr>
        <w:tblStyle w:val="Lysskyggelegginguthevingsfarge1"/>
        <w:tblW w:w="0" w:type="auto"/>
        <w:tblLayout w:type="fixed"/>
        <w:tblLook w:val="04A0" w:firstRow="1" w:lastRow="0" w:firstColumn="1" w:lastColumn="0" w:noHBand="0" w:noVBand="1"/>
      </w:tblPr>
      <w:tblGrid>
        <w:gridCol w:w="2518"/>
        <w:gridCol w:w="992"/>
        <w:gridCol w:w="567"/>
        <w:gridCol w:w="142"/>
        <w:gridCol w:w="992"/>
        <w:gridCol w:w="142"/>
        <w:gridCol w:w="3936"/>
      </w:tblGrid>
      <w:tr w:rsidR="00DA0D96" w:rsidRPr="00441605" w14:paraId="4E8919B4" w14:textId="77777777" w:rsidTr="00980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hideMark/>
          </w:tcPr>
          <w:p w14:paraId="4E8919AF" w14:textId="77777777" w:rsidR="00DA0D96" w:rsidRPr="00441605" w:rsidRDefault="00DA0D96" w:rsidP="00DA0D96">
            <w:pPr>
              <w:rPr>
                <w:color w:val="000000" w:themeColor="text1"/>
                <w:sz w:val="18"/>
                <w:szCs w:val="18"/>
                <w:lang w:val="en-US"/>
              </w:rPr>
            </w:pPr>
            <w:r w:rsidRPr="00441605">
              <w:rPr>
                <w:color w:val="000000" w:themeColor="text1"/>
                <w:sz w:val="18"/>
                <w:szCs w:val="18"/>
                <w:lang w:val="en-US"/>
              </w:rPr>
              <w:t>Id</w:t>
            </w:r>
          </w:p>
        </w:tc>
        <w:tc>
          <w:tcPr>
            <w:tcW w:w="992" w:type="dxa"/>
            <w:hideMark/>
          </w:tcPr>
          <w:p w14:paraId="4E8919B0" w14:textId="77777777" w:rsidR="00DA0D96" w:rsidRPr="00441605" w:rsidRDefault="00DA0D96" w:rsidP="00DA0D96">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Type</w:t>
            </w:r>
          </w:p>
        </w:tc>
        <w:tc>
          <w:tcPr>
            <w:tcW w:w="709" w:type="dxa"/>
            <w:gridSpan w:val="2"/>
          </w:tcPr>
          <w:p w14:paraId="4E8919B1" w14:textId="77777777" w:rsidR="00DA0D96" w:rsidRPr="00441605" w:rsidRDefault="00DA0D96" w:rsidP="00DA0D96">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Size</w:t>
            </w:r>
          </w:p>
        </w:tc>
        <w:tc>
          <w:tcPr>
            <w:tcW w:w="1134" w:type="dxa"/>
            <w:gridSpan w:val="2"/>
            <w:hideMark/>
          </w:tcPr>
          <w:p w14:paraId="4E8919B2" w14:textId="77777777" w:rsidR="00DA0D96" w:rsidRPr="00441605" w:rsidRDefault="00DA0D96" w:rsidP="00DA0D96">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Optional</w:t>
            </w:r>
          </w:p>
        </w:tc>
        <w:tc>
          <w:tcPr>
            <w:tcW w:w="3936" w:type="dxa"/>
            <w:hideMark/>
          </w:tcPr>
          <w:p w14:paraId="4E8919B3" w14:textId="77777777" w:rsidR="00DA0D96" w:rsidRPr="00441605" w:rsidRDefault="00DA0D96" w:rsidP="00DA0D96">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Description</w:t>
            </w:r>
          </w:p>
        </w:tc>
      </w:tr>
      <w:tr w:rsidR="00DA0D96" w:rsidRPr="00590B22" w14:paraId="4E8919BA" w14:textId="77777777" w:rsidTr="00980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hideMark/>
          </w:tcPr>
          <w:p w14:paraId="4E8919B5" w14:textId="77777777" w:rsidR="00DA0D96" w:rsidRPr="00441605" w:rsidRDefault="00DA0D96" w:rsidP="00DA0D96">
            <w:pPr>
              <w:rPr>
                <w:b w:val="0"/>
                <w:color w:val="000000" w:themeColor="text1"/>
                <w:sz w:val="18"/>
                <w:szCs w:val="18"/>
                <w:lang w:val="en-US"/>
              </w:rPr>
            </w:pPr>
            <w:proofErr w:type="spellStart"/>
            <w:r w:rsidRPr="00441605">
              <w:rPr>
                <w:b w:val="0"/>
                <w:color w:val="000000" w:themeColor="text1"/>
                <w:sz w:val="18"/>
                <w:szCs w:val="18"/>
                <w:lang w:val="en-US"/>
              </w:rPr>
              <w:t>merchantSerialNumber</w:t>
            </w:r>
            <w:proofErr w:type="spellEnd"/>
          </w:p>
        </w:tc>
        <w:tc>
          <w:tcPr>
            <w:tcW w:w="992" w:type="dxa"/>
            <w:hideMark/>
          </w:tcPr>
          <w:p w14:paraId="4E8919B6" w14:textId="77777777" w:rsidR="00DA0D96" w:rsidRPr="00441605" w:rsidRDefault="00DA0D96"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String</w:t>
            </w:r>
          </w:p>
        </w:tc>
        <w:tc>
          <w:tcPr>
            <w:tcW w:w="567" w:type="dxa"/>
          </w:tcPr>
          <w:p w14:paraId="4E8919B7" w14:textId="77777777" w:rsidR="00DA0D96" w:rsidRPr="00441605" w:rsidRDefault="00DA0D96"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6</w:t>
            </w:r>
          </w:p>
        </w:tc>
        <w:tc>
          <w:tcPr>
            <w:tcW w:w="1134" w:type="dxa"/>
            <w:gridSpan w:val="2"/>
            <w:hideMark/>
          </w:tcPr>
          <w:p w14:paraId="4E8919B8" w14:textId="77777777" w:rsidR="00DA0D96" w:rsidRPr="00441605" w:rsidRDefault="00DA0D96"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No</w:t>
            </w:r>
          </w:p>
        </w:tc>
        <w:tc>
          <w:tcPr>
            <w:tcW w:w="4078" w:type="dxa"/>
            <w:gridSpan w:val="2"/>
            <w:hideMark/>
          </w:tcPr>
          <w:p w14:paraId="4E8919B9" w14:textId="77777777" w:rsidR="00DA0D96" w:rsidRPr="00441605" w:rsidRDefault="00DA0D96"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Identifies a merchant sales channel i.e. website, mobile app etc.</w:t>
            </w:r>
          </w:p>
        </w:tc>
      </w:tr>
      <w:tr w:rsidR="00DA0D96" w:rsidRPr="00590B22" w14:paraId="4E8919C0" w14:textId="77777777" w:rsidTr="00980B5E">
        <w:tc>
          <w:tcPr>
            <w:cnfStyle w:val="001000000000" w:firstRow="0" w:lastRow="0" w:firstColumn="1" w:lastColumn="0" w:oddVBand="0" w:evenVBand="0" w:oddHBand="0" w:evenHBand="0" w:firstRowFirstColumn="0" w:firstRowLastColumn="0" w:lastRowFirstColumn="0" w:lastRowLastColumn="0"/>
            <w:tcW w:w="2518" w:type="dxa"/>
            <w:hideMark/>
          </w:tcPr>
          <w:p w14:paraId="4E8919BB" w14:textId="11FE4092" w:rsidR="00DA0D96" w:rsidRPr="00441605" w:rsidRDefault="0072570B" w:rsidP="00DA0D96">
            <w:pPr>
              <w:rPr>
                <w:b w:val="0"/>
                <w:color w:val="000000" w:themeColor="text1"/>
                <w:sz w:val="18"/>
                <w:szCs w:val="18"/>
                <w:lang w:val="en-US"/>
              </w:rPr>
            </w:pPr>
            <w:proofErr w:type="spellStart"/>
            <w:r>
              <w:rPr>
                <w:b w:val="0"/>
                <w:color w:val="000000" w:themeColor="text1"/>
                <w:sz w:val="18"/>
                <w:szCs w:val="18"/>
                <w:lang w:val="en-US"/>
              </w:rPr>
              <w:t>callback</w:t>
            </w:r>
            <w:r w:rsidR="00DB56DC">
              <w:rPr>
                <w:b w:val="0"/>
                <w:color w:val="000000" w:themeColor="text1"/>
                <w:sz w:val="18"/>
                <w:szCs w:val="18"/>
                <w:lang w:val="en-US"/>
              </w:rPr>
              <w:t>Prefix</w:t>
            </w:r>
            <w:proofErr w:type="spellEnd"/>
          </w:p>
        </w:tc>
        <w:tc>
          <w:tcPr>
            <w:tcW w:w="992" w:type="dxa"/>
            <w:hideMark/>
          </w:tcPr>
          <w:p w14:paraId="4E8919BC" w14:textId="77777777" w:rsidR="00DA0D96" w:rsidRPr="00441605" w:rsidRDefault="00DA0D96"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String</w:t>
            </w:r>
          </w:p>
        </w:tc>
        <w:tc>
          <w:tcPr>
            <w:tcW w:w="567" w:type="dxa"/>
          </w:tcPr>
          <w:p w14:paraId="4E8919BD" w14:textId="77777777" w:rsidR="00DA0D96" w:rsidRPr="00441605" w:rsidRDefault="00DA0D96"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255</w:t>
            </w:r>
          </w:p>
        </w:tc>
        <w:tc>
          <w:tcPr>
            <w:tcW w:w="1134" w:type="dxa"/>
            <w:gridSpan w:val="2"/>
            <w:hideMark/>
          </w:tcPr>
          <w:p w14:paraId="4E8919BE" w14:textId="77777777" w:rsidR="00DA0D96" w:rsidRPr="00441605" w:rsidRDefault="00DA0D96"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No</w:t>
            </w:r>
          </w:p>
        </w:tc>
        <w:tc>
          <w:tcPr>
            <w:tcW w:w="4078" w:type="dxa"/>
            <w:gridSpan w:val="2"/>
            <w:hideMark/>
          </w:tcPr>
          <w:p w14:paraId="4E8919BF" w14:textId="175FC946" w:rsidR="00DA0D96" w:rsidRPr="00441605" w:rsidRDefault="00881ADF" w:rsidP="00881ADF">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 xml:space="preserve">This is to receive the callback after the payment request. Domain name and context path should be provided by merchant as the value for this parameter. The rest of the URL will be appended by Vipps according to Vipps guidelines. </w:t>
            </w:r>
          </w:p>
        </w:tc>
      </w:tr>
      <w:tr w:rsidR="00980B5E" w:rsidRPr="00590B22" w14:paraId="79191AA8" w14:textId="77777777" w:rsidTr="00980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EA40BC0" w14:textId="0DC93CCF" w:rsidR="00980B5E" w:rsidRPr="007E3050" w:rsidRDefault="0072570B" w:rsidP="00DA0D96">
            <w:pPr>
              <w:rPr>
                <w:b w:val="0"/>
                <w:color w:val="000000" w:themeColor="text1"/>
                <w:sz w:val="18"/>
                <w:szCs w:val="18"/>
                <w:highlight w:val="yellow"/>
                <w:lang w:val="en-US"/>
              </w:rPr>
            </w:pPr>
            <w:proofErr w:type="spellStart"/>
            <w:r w:rsidRPr="000F08B8">
              <w:rPr>
                <w:b w:val="0"/>
                <w:color w:val="000000" w:themeColor="text1"/>
                <w:sz w:val="18"/>
                <w:szCs w:val="18"/>
                <w:lang w:val="en-US"/>
              </w:rPr>
              <w:t>shippingDeta</w:t>
            </w:r>
            <w:r w:rsidR="007E3050" w:rsidRPr="000F08B8">
              <w:rPr>
                <w:b w:val="0"/>
                <w:color w:val="000000" w:themeColor="text1"/>
                <w:sz w:val="18"/>
                <w:szCs w:val="18"/>
                <w:lang w:val="en-US"/>
              </w:rPr>
              <w:t>i</w:t>
            </w:r>
            <w:r w:rsidRPr="000F08B8">
              <w:rPr>
                <w:b w:val="0"/>
                <w:color w:val="000000" w:themeColor="text1"/>
                <w:sz w:val="18"/>
                <w:szCs w:val="18"/>
                <w:lang w:val="en-US"/>
              </w:rPr>
              <w:t>lsPrefix</w:t>
            </w:r>
            <w:proofErr w:type="spellEnd"/>
          </w:p>
        </w:tc>
        <w:tc>
          <w:tcPr>
            <w:tcW w:w="992" w:type="dxa"/>
          </w:tcPr>
          <w:p w14:paraId="2663BBE3" w14:textId="078A5825" w:rsidR="00980B5E" w:rsidRPr="00980B5E" w:rsidRDefault="0072570B" w:rsidP="00DA0D96">
            <w:pPr>
              <w:cnfStyle w:val="000000100000" w:firstRow="0" w:lastRow="0" w:firstColumn="0" w:lastColumn="0" w:oddVBand="0" w:evenVBand="0" w:oddHBand="1" w:evenHBand="0" w:firstRowFirstColumn="0" w:firstRowLastColumn="0" w:lastRowFirstColumn="0" w:lastRowLastColumn="0"/>
              <w:rPr>
                <w:bCs/>
                <w:color w:val="000000" w:themeColor="text1"/>
                <w:sz w:val="18"/>
                <w:szCs w:val="18"/>
                <w:lang w:val="en-US"/>
              </w:rPr>
            </w:pPr>
            <w:r>
              <w:rPr>
                <w:bCs/>
                <w:color w:val="000000" w:themeColor="text1"/>
                <w:sz w:val="18"/>
                <w:szCs w:val="18"/>
                <w:lang w:val="en-US"/>
              </w:rPr>
              <w:t>String</w:t>
            </w:r>
          </w:p>
        </w:tc>
        <w:tc>
          <w:tcPr>
            <w:tcW w:w="567" w:type="dxa"/>
          </w:tcPr>
          <w:p w14:paraId="5B2BC61C" w14:textId="6DDEB742" w:rsidR="00980B5E" w:rsidRPr="00980B5E" w:rsidRDefault="0072570B" w:rsidP="00DA0D96">
            <w:pPr>
              <w:cnfStyle w:val="000000100000" w:firstRow="0" w:lastRow="0" w:firstColumn="0" w:lastColumn="0" w:oddVBand="0" w:evenVBand="0" w:oddHBand="1" w:evenHBand="0" w:firstRowFirstColumn="0" w:firstRowLastColumn="0" w:lastRowFirstColumn="0" w:lastRowLastColumn="0"/>
              <w:rPr>
                <w:bCs/>
                <w:color w:val="000000" w:themeColor="text1"/>
                <w:sz w:val="18"/>
                <w:szCs w:val="18"/>
                <w:lang w:val="en-US"/>
              </w:rPr>
            </w:pPr>
            <w:r>
              <w:rPr>
                <w:bCs/>
                <w:color w:val="000000" w:themeColor="text1"/>
                <w:sz w:val="18"/>
                <w:szCs w:val="18"/>
                <w:lang w:val="en-US"/>
              </w:rPr>
              <w:t>255</w:t>
            </w:r>
          </w:p>
        </w:tc>
        <w:tc>
          <w:tcPr>
            <w:tcW w:w="1134" w:type="dxa"/>
            <w:gridSpan w:val="2"/>
          </w:tcPr>
          <w:p w14:paraId="395C076C" w14:textId="3FB314F7" w:rsidR="00980B5E" w:rsidRPr="00980B5E" w:rsidRDefault="0072570B" w:rsidP="00DA0D96">
            <w:pPr>
              <w:cnfStyle w:val="000000100000" w:firstRow="0" w:lastRow="0" w:firstColumn="0" w:lastColumn="0" w:oddVBand="0" w:evenVBand="0" w:oddHBand="1" w:evenHBand="0" w:firstRowFirstColumn="0" w:firstRowLastColumn="0" w:lastRowFirstColumn="0" w:lastRowLastColumn="0"/>
              <w:rPr>
                <w:bCs/>
                <w:color w:val="000000" w:themeColor="text1"/>
                <w:sz w:val="18"/>
                <w:szCs w:val="18"/>
                <w:lang w:val="en-US"/>
              </w:rPr>
            </w:pPr>
            <w:r>
              <w:rPr>
                <w:bCs/>
                <w:color w:val="000000" w:themeColor="text1"/>
                <w:sz w:val="18"/>
                <w:szCs w:val="18"/>
                <w:lang w:val="en-US"/>
              </w:rPr>
              <w:t>Yes</w:t>
            </w:r>
          </w:p>
        </w:tc>
        <w:tc>
          <w:tcPr>
            <w:tcW w:w="4078" w:type="dxa"/>
            <w:gridSpan w:val="2"/>
          </w:tcPr>
          <w:p w14:paraId="1A959F9D" w14:textId="5438217E" w:rsidR="00980B5E" w:rsidRPr="00980B5E" w:rsidRDefault="0072570B" w:rsidP="00881ADF">
            <w:pPr>
              <w:cnfStyle w:val="000000100000" w:firstRow="0" w:lastRow="0" w:firstColumn="0" w:lastColumn="0" w:oddVBand="0" w:evenVBand="0" w:oddHBand="1" w:evenHBand="0" w:firstRowFirstColumn="0" w:firstRowLastColumn="0" w:lastRowFirstColumn="0" w:lastRowLastColumn="0"/>
              <w:rPr>
                <w:bCs/>
                <w:color w:val="000000" w:themeColor="text1"/>
                <w:sz w:val="18"/>
                <w:szCs w:val="18"/>
                <w:lang w:val="en-US"/>
              </w:rPr>
            </w:pPr>
            <w:r>
              <w:rPr>
                <w:bCs/>
                <w:color w:val="000000" w:themeColor="text1"/>
                <w:sz w:val="18"/>
                <w:szCs w:val="18"/>
                <w:lang w:val="en-US"/>
              </w:rPr>
              <w:t>In case of express checkout payment, merchant should pass this prefix to let Vipps fetch shipping cost and method related details</w:t>
            </w:r>
          </w:p>
        </w:tc>
      </w:tr>
      <w:tr w:rsidR="00980B5E" w:rsidRPr="00590B22" w14:paraId="04F12D30" w14:textId="77777777" w:rsidTr="00980B5E">
        <w:tc>
          <w:tcPr>
            <w:cnfStyle w:val="001000000000" w:firstRow="0" w:lastRow="0" w:firstColumn="1" w:lastColumn="0" w:oddVBand="0" w:evenVBand="0" w:oddHBand="0" w:evenHBand="0" w:firstRowFirstColumn="0" w:firstRowLastColumn="0" w:lastRowFirstColumn="0" w:lastRowLastColumn="0"/>
            <w:tcW w:w="2518" w:type="dxa"/>
          </w:tcPr>
          <w:p w14:paraId="2C748B45" w14:textId="4D179224" w:rsidR="00980B5E" w:rsidRPr="00980B5E" w:rsidRDefault="00980B5E" w:rsidP="00DA0D96">
            <w:pPr>
              <w:rPr>
                <w:b w:val="0"/>
                <w:color w:val="000000" w:themeColor="text1"/>
                <w:sz w:val="18"/>
                <w:szCs w:val="18"/>
                <w:lang w:val="en-US"/>
              </w:rPr>
            </w:pPr>
            <w:proofErr w:type="spellStart"/>
            <w:r>
              <w:rPr>
                <w:b w:val="0"/>
                <w:color w:val="000000" w:themeColor="text1"/>
                <w:sz w:val="18"/>
                <w:szCs w:val="18"/>
                <w:lang w:val="en-US"/>
              </w:rPr>
              <w:t>consentRemovalPrefix</w:t>
            </w:r>
            <w:proofErr w:type="spellEnd"/>
          </w:p>
        </w:tc>
        <w:tc>
          <w:tcPr>
            <w:tcW w:w="992" w:type="dxa"/>
          </w:tcPr>
          <w:p w14:paraId="0E0F9143" w14:textId="4E5A2F59" w:rsidR="00980B5E" w:rsidRPr="00980B5E" w:rsidRDefault="0072570B" w:rsidP="00DA0D96">
            <w:pPr>
              <w:cnfStyle w:val="000000000000" w:firstRow="0" w:lastRow="0" w:firstColumn="0" w:lastColumn="0" w:oddVBand="0" w:evenVBand="0" w:oddHBand="0" w:evenHBand="0" w:firstRowFirstColumn="0" w:firstRowLastColumn="0" w:lastRowFirstColumn="0" w:lastRowLastColumn="0"/>
              <w:rPr>
                <w:bCs/>
                <w:color w:val="000000" w:themeColor="text1"/>
                <w:sz w:val="18"/>
                <w:szCs w:val="18"/>
                <w:lang w:val="en-US"/>
              </w:rPr>
            </w:pPr>
            <w:r>
              <w:rPr>
                <w:bCs/>
                <w:color w:val="000000" w:themeColor="text1"/>
                <w:sz w:val="18"/>
                <w:szCs w:val="18"/>
                <w:lang w:val="en-US"/>
              </w:rPr>
              <w:t>String</w:t>
            </w:r>
          </w:p>
        </w:tc>
        <w:tc>
          <w:tcPr>
            <w:tcW w:w="567" w:type="dxa"/>
          </w:tcPr>
          <w:p w14:paraId="06447DDA" w14:textId="55090C75" w:rsidR="00980B5E" w:rsidRPr="00980B5E" w:rsidRDefault="0072570B" w:rsidP="00DA0D96">
            <w:pPr>
              <w:cnfStyle w:val="000000000000" w:firstRow="0" w:lastRow="0" w:firstColumn="0" w:lastColumn="0" w:oddVBand="0" w:evenVBand="0" w:oddHBand="0" w:evenHBand="0" w:firstRowFirstColumn="0" w:firstRowLastColumn="0" w:lastRowFirstColumn="0" w:lastRowLastColumn="0"/>
              <w:rPr>
                <w:bCs/>
                <w:color w:val="000000" w:themeColor="text1"/>
                <w:sz w:val="18"/>
                <w:szCs w:val="18"/>
                <w:lang w:val="en-US"/>
              </w:rPr>
            </w:pPr>
            <w:r>
              <w:rPr>
                <w:bCs/>
                <w:color w:val="000000" w:themeColor="text1"/>
                <w:sz w:val="18"/>
                <w:szCs w:val="18"/>
                <w:lang w:val="en-US"/>
              </w:rPr>
              <w:t>255</w:t>
            </w:r>
          </w:p>
        </w:tc>
        <w:tc>
          <w:tcPr>
            <w:tcW w:w="1134" w:type="dxa"/>
            <w:gridSpan w:val="2"/>
          </w:tcPr>
          <w:p w14:paraId="0C9CC4C1" w14:textId="1AAEBF78" w:rsidR="00980B5E" w:rsidRPr="00980B5E" w:rsidRDefault="0072570B" w:rsidP="00DA0D96">
            <w:pPr>
              <w:cnfStyle w:val="000000000000" w:firstRow="0" w:lastRow="0" w:firstColumn="0" w:lastColumn="0" w:oddVBand="0" w:evenVBand="0" w:oddHBand="0" w:evenHBand="0" w:firstRowFirstColumn="0" w:firstRowLastColumn="0" w:lastRowFirstColumn="0" w:lastRowLastColumn="0"/>
              <w:rPr>
                <w:bCs/>
                <w:color w:val="000000" w:themeColor="text1"/>
                <w:sz w:val="18"/>
                <w:szCs w:val="18"/>
                <w:lang w:val="en-US"/>
              </w:rPr>
            </w:pPr>
            <w:r>
              <w:rPr>
                <w:bCs/>
                <w:color w:val="000000" w:themeColor="text1"/>
                <w:sz w:val="18"/>
                <w:szCs w:val="18"/>
                <w:lang w:val="en-US"/>
              </w:rPr>
              <w:t>Yes</w:t>
            </w:r>
          </w:p>
        </w:tc>
        <w:tc>
          <w:tcPr>
            <w:tcW w:w="4078" w:type="dxa"/>
            <w:gridSpan w:val="2"/>
          </w:tcPr>
          <w:p w14:paraId="7534C832" w14:textId="1E79B705" w:rsidR="00980B5E" w:rsidRPr="00980B5E" w:rsidRDefault="0072570B" w:rsidP="0072570B">
            <w:pPr>
              <w:cnfStyle w:val="000000000000" w:firstRow="0" w:lastRow="0" w:firstColumn="0" w:lastColumn="0" w:oddVBand="0" w:evenVBand="0" w:oddHBand="0" w:evenHBand="0" w:firstRowFirstColumn="0" w:firstRowLastColumn="0" w:lastRowFirstColumn="0" w:lastRowLastColumn="0"/>
              <w:rPr>
                <w:bCs/>
                <w:color w:val="000000" w:themeColor="text1"/>
                <w:sz w:val="18"/>
                <w:szCs w:val="18"/>
                <w:lang w:val="en-US"/>
              </w:rPr>
            </w:pPr>
            <w:r>
              <w:rPr>
                <w:color w:val="000000" w:themeColor="text1"/>
                <w:sz w:val="18"/>
                <w:szCs w:val="18"/>
                <w:lang w:val="en-US"/>
              </w:rPr>
              <w:t xml:space="preserve">In case of </w:t>
            </w:r>
            <w:proofErr w:type="spellStart"/>
            <w:r>
              <w:rPr>
                <w:color w:val="000000" w:themeColor="text1"/>
                <w:sz w:val="18"/>
                <w:szCs w:val="18"/>
                <w:lang w:val="en-US"/>
              </w:rPr>
              <w:t>expess</w:t>
            </w:r>
            <w:proofErr w:type="spellEnd"/>
            <w:r>
              <w:rPr>
                <w:color w:val="000000" w:themeColor="text1"/>
                <w:sz w:val="18"/>
                <w:szCs w:val="18"/>
                <w:lang w:val="en-US"/>
              </w:rPr>
              <w:t xml:space="preserve"> checkout payments, t</w:t>
            </w:r>
            <w:r w:rsidR="00980B5E">
              <w:rPr>
                <w:color w:val="000000" w:themeColor="text1"/>
                <w:sz w:val="18"/>
                <w:szCs w:val="18"/>
                <w:lang w:val="en-US"/>
              </w:rPr>
              <w:t xml:space="preserve">his callback will be used for informing merchant about consent removal from Vipps user. This means that particular </w:t>
            </w:r>
            <w:r w:rsidR="00980B5E">
              <w:rPr>
                <w:color w:val="000000" w:themeColor="text1"/>
                <w:sz w:val="18"/>
                <w:szCs w:val="18"/>
                <w:lang w:val="en-US"/>
              </w:rPr>
              <w:lastRenderedPageBreak/>
              <w:t>user do not want merchant to store/use his personal information anymore.</w:t>
            </w:r>
          </w:p>
        </w:tc>
      </w:tr>
      <w:tr w:rsidR="00980B5E" w:rsidRPr="00590B22" w14:paraId="3A94B13E" w14:textId="77777777" w:rsidTr="00980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3E7F9D2" w14:textId="75606DD7" w:rsidR="00D05C5E" w:rsidRPr="00441605" w:rsidRDefault="00D05C5E" w:rsidP="00DA0D96">
            <w:pPr>
              <w:rPr>
                <w:b w:val="0"/>
                <w:color w:val="000000" w:themeColor="text1"/>
                <w:sz w:val="18"/>
                <w:szCs w:val="18"/>
                <w:lang w:val="en-US"/>
              </w:rPr>
            </w:pPr>
            <w:proofErr w:type="spellStart"/>
            <w:r w:rsidRPr="00441605">
              <w:rPr>
                <w:b w:val="0"/>
                <w:color w:val="000000" w:themeColor="text1"/>
                <w:sz w:val="18"/>
                <w:szCs w:val="18"/>
                <w:lang w:val="en-US"/>
              </w:rPr>
              <w:lastRenderedPageBreak/>
              <w:t>fallBack</w:t>
            </w:r>
            <w:proofErr w:type="spellEnd"/>
          </w:p>
        </w:tc>
        <w:tc>
          <w:tcPr>
            <w:tcW w:w="992" w:type="dxa"/>
          </w:tcPr>
          <w:p w14:paraId="1567BC7E" w14:textId="0F62B48A" w:rsidR="00D05C5E" w:rsidRPr="00441605" w:rsidRDefault="00D05C5E"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String</w:t>
            </w:r>
          </w:p>
        </w:tc>
        <w:tc>
          <w:tcPr>
            <w:tcW w:w="567" w:type="dxa"/>
          </w:tcPr>
          <w:p w14:paraId="47B6E106" w14:textId="58B4C71B" w:rsidR="00D05C5E" w:rsidRPr="00441605" w:rsidRDefault="00D05C5E"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255</w:t>
            </w:r>
          </w:p>
        </w:tc>
        <w:tc>
          <w:tcPr>
            <w:tcW w:w="1134" w:type="dxa"/>
            <w:gridSpan w:val="2"/>
          </w:tcPr>
          <w:p w14:paraId="4DE3864F" w14:textId="2A4740C2" w:rsidR="00D05C5E" w:rsidRPr="00441605" w:rsidRDefault="00D05C5E"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No</w:t>
            </w:r>
          </w:p>
        </w:tc>
        <w:tc>
          <w:tcPr>
            <w:tcW w:w="4078" w:type="dxa"/>
            <w:gridSpan w:val="2"/>
          </w:tcPr>
          <w:p w14:paraId="2CA46A74" w14:textId="0A8C262D" w:rsidR="00D05C5E" w:rsidRPr="00441605" w:rsidRDefault="00D05C5E"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Vipps will use the fall back URL to redirect Merchant Page once Payment is completed in Vipps System</w:t>
            </w:r>
          </w:p>
        </w:tc>
      </w:tr>
      <w:tr w:rsidR="00980B5E" w:rsidRPr="00590B22" w14:paraId="17BAFBE4" w14:textId="77777777" w:rsidTr="00980B5E">
        <w:tc>
          <w:tcPr>
            <w:cnfStyle w:val="001000000000" w:firstRow="0" w:lastRow="0" w:firstColumn="1" w:lastColumn="0" w:oddVBand="0" w:evenVBand="0" w:oddHBand="0" w:evenHBand="0" w:firstRowFirstColumn="0" w:firstRowLastColumn="0" w:lastRowFirstColumn="0" w:lastRowLastColumn="0"/>
            <w:tcW w:w="2518" w:type="dxa"/>
          </w:tcPr>
          <w:p w14:paraId="19817346" w14:textId="7B5E18FD" w:rsidR="00D05C5E" w:rsidRPr="00441605" w:rsidRDefault="00D05C5E" w:rsidP="00DA0D96">
            <w:pPr>
              <w:rPr>
                <w:b w:val="0"/>
                <w:color w:val="000000" w:themeColor="text1"/>
                <w:sz w:val="18"/>
                <w:szCs w:val="18"/>
                <w:lang w:val="en-US"/>
              </w:rPr>
            </w:pPr>
            <w:proofErr w:type="spellStart"/>
            <w:r w:rsidRPr="00441605">
              <w:rPr>
                <w:b w:val="0"/>
                <w:color w:val="000000" w:themeColor="text1"/>
                <w:sz w:val="18"/>
                <w:szCs w:val="18"/>
                <w:lang w:val="en-US"/>
              </w:rPr>
              <w:t>isApp</w:t>
            </w:r>
            <w:proofErr w:type="spellEnd"/>
          </w:p>
        </w:tc>
        <w:tc>
          <w:tcPr>
            <w:tcW w:w="992" w:type="dxa"/>
          </w:tcPr>
          <w:p w14:paraId="16300BC4" w14:textId="0F6A9C83" w:rsidR="00D05C5E" w:rsidRPr="00441605" w:rsidRDefault="00881ADF"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B</w:t>
            </w:r>
            <w:r w:rsidR="00D05C5E" w:rsidRPr="00441605">
              <w:rPr>
                <w:color w:val="000000" w:themeColor="text1"/>
                <w:sz w:val="18"/>
                <w:szCs w:val="18"/>
                <w:lang w:val="en-US"/>
              </w:rPr>
              <w:t>oolean</w:t>
            </w:r>
          </w:p>
        </w:tc>
        <w:tc>
          <w:tcPr>
            <w:tcW w:w="567" w:type="dxa"/>
          </w:tcPr>
          <w:p w14:paraId="4C400EAE" w14:textId="489A1C36" w:rsidR="00D05C5E" w:rsidRPr="00441605" w:rsidRDefault="00D05C5E"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255</w:t>
            </w:r>
          </w:p>
        </w:tc>
        <w:tc>
          <w:tcPr>
            <w:tcW w:w="1134" w:type="dxa"/>
            <w:gridSpan w:val="2"/>
          </w:tcPr>
          <w:p w14:paraId="5080170E" w14:textId="5B390D7F" w:rsidR="00D05C5E" w:rsidRPr="00441605" w:rsidRDefault="00D05C5E"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No</w:t>
            </w:r>
          </w:p>
        </w:tc>
        <w:tc>
          <w:tcPr>
            <w:tcW w:w="4078" w:type="dxa"/>
            <w:gridSpan w:val="2"/>
          </w:tcPr>
          <w:p w14:paraId="5D0158DD" w14:textId="721C3C9E" w:rsidR="00D05C5E" w:rsidRPr="00441605" w:rsidRDefault="00D05C5E"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 xml:space="preserve">This parameter indicates whether payment request is triggered from Mobile App or Web browser. Based on this value, response will be redirect </w:t>
            </w:r>
            <w:proofErr w:type="spellStart"/>
            <w:r w:rsidRPr="00441605">
              <w:rPr>
                <w:color w:val="000000" w:themeColor="text1"/>
                <w:sz w:val="18"/>
                <w:szCs w:val="18"/>
                <w:lang w:val="en-US"/>
              </w:rPr>
              <w:t>url</w:t>
            </w:r>
            <w:proofErr w:type="spellEnd"/>
            <w:r w:rsidRPr="00441605">
              <w:rPr>
                <w:color w:val="000000" w:themeColor="text1"/>
                <w:sz w:val="18"/>
                <w:szCs w:val="18"/>
                <w:lang w:val="en-US"/>
              </w:rPr>
              <w:t xml:space="preserve"> for Vipps landing page or </w:t>
            </w:r>
            <w:proofErr w:type="spellStart"/>
            <w:r w:rsidRPr="00441605">
              <w:rPr>
                <w:color w:val="000000" w:themeColor="text1"/>
                <w:sz w:val="18"/>
                <w:szCs w:val="18"/>
                <w:lang w:val="en-US"/>
              </w:rPr>
              <w:t>deeplink</w:t>
            </w:r>
            <w:proofErr w:type="spellEnd"/>
            <w:r w:rsidRPr="00441605">
              <w:rPr>
                <w:color w:val="000000" w:themeColor="text1"/>
                <w:sz w:val="18"/>
                <w:szCs w:val="18"/>
                <w:lang w:val="en-US"/>
              </w:rPr>
              <w:t xml:space="preserve"> </w:t>
            </w:r>
            <w:proofErr w:type="spellStart"/>
            <w:r w:rsidRPr="00441605">
              <w:rPr>
                <w:color w:val="000000" w:themeColor="text1"/>
                <w:sz w:val="18"/>
                <w:szCs w:val="18"/>
                <w:lang w:val="en-US"/>
              </w:rPr>
              <w:t>Url</w:t>
            </w:r>
            <w:proofErr w:type="spellEnd"/>
            <w:r w:rsidRPr="00441605">
              <w:rPr>
                <w:color w:val="000000" w:themeColor="text1"/>
                <w:sz w:val="18"/>
                <w:szCs w:val="18"/>
                <w:lang w:val="en-US"/>
              </w:rPr>
              <w:t xml:space="preserve"> to connect </w:t>
            </w:r>
            <w:proofErr w:type="spellStart"/>
            <w:r w:rsidRPr="00441605">
              <w:rPr>
                <w:color w:val="000000" w:themeColor="text1"/>
                <w:sz w:val="18"/>
                <w:szCs w:val="18"/>
                <w:lang w:val="en-US"/>
              </w:rPr>
              <w:t>vipps</w:t>
            </w:r>
            <w:proofErr w:type="spellEnd"/>
            <w:r w:rsidRPr="00441605">
              <w:rPr>
                <w:color w:val="000000" w:themeColor="text1"/>
                <w:sz w:val="18"/>
                <w:szCs w:val="18"/>
                <w:lang w:val="en-US"/>
              </w:rPr>
              <w:t xml:space="preserve"> App</w:t>
            </w:r>
          </w:p>
        </w:tc>
      </w:tr>
      <w:tr w:rsidR="00980B5E" w:rsidRPr="00590B22" w14:paraId="2BC6E17D" w14:textId="77777777" w:rsidTr="00980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87966A0" w14:textId="5D1A7F8A" w:rsidR="00F20699" w:rsidRPr="00441605" w:rsidRDefault="00F20699" w:rsidP="00DA0D96">
            <w:pPr>
              <w:rPr>
                <w:b w:val="0"/>
                <w:color w:val="000000" w:themeColor="text1"/>
                <w:sz w:val="18"/>
                <w:szCs w:val="18"/>
                <w:lang w:val="en-US"/>
              </w:rPr>
            </w:pPr>
            <w:proofErr w:type="spellStart"/>
            <w:r>
              <w:rPr>
                <w:b w:val="0"/>
                <w:color w:val="000000" w:themeColor="text1"/>
                <w:sz w:val="18"/>
                <w:lang w:val="en-US"/>
              </w:rPr>
              <w:t>a</w:t>
            </w:r>
            <w:r w:rsidRPr="005E0FC8">
              <w:rPr>
                <w:b w:val="0"/>
                <w:color w:val="000000" w:themeColor="text1"/>
                <w:sz w:val="18"/>
                <w:lang w:val="en-US"/>
              </w:rPr>
              <w:t>uthToken</w:t>
            </w:r>
            <w:proofErr w:type="spellEnd"/>
          </w:p>
        </w:tc>
        <w:tc>
          <w:tcPr>
            <w:tcW w:w="992" w:type="dxa"/>
          </w:tcPr>
          <w:p w14:paraId="6462FBBD" w14:textId="465A0E3B" w:rsidR="00F20699" w:rsidRDefault="00F20699"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lang w:val="en-US"/>
              </w:rPr>
              <w:t>String</w:t>
            </w:r>
          </w:p>
        </w:tc>
        <w:tc>
          <w:tcPr>
            <w:tcW w:w="567" w:type="dxa"/>
          </w:tcPr>
          <w:p w14:paraId="446065FD" w14:textId="07E0C3E8" w:rsidR="00F20699" w:rsidRPr="00441605" w:rsidRDefault="00F20699"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lang w:val="en-US"/>
              </w:rPr>
              <w:t>255</w:t>
            </w:r>
          </w:p>
        </w:tc>
        <w:tc>
          <w:tcPr>
            <w:tcW w:w="1134" w:type="dxa"/>
            <w:gridSpan w:val="2"/>
          </w:tcPr>
          <w:p w14:paraId="41357D11" w14:textId="54C83FEC" w:rsidR="00F20699" w:rsidRPr="00441605" w:rsidRDefault="00F20699"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lang w:val="en-US"/>
              </w:rPr>
              <w:t>Yes</w:t>
            </w:r>
          </w:p>
        </w:tc>
        <w:tc>
          <w:tcPr>
            <w:tcW w:w="4078" w:type="dxa"/>
            <w:gridSpan w:val="2"/>
          </w:tcPr>
          <w:p w14:paraId="3C0BCD11" w14:textId="5870091D" w:rsidR="00F20699" w:rsidRPr="00441605" w:rsidRDefault="00F20699"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Merchant should share this token if merchant has authentication mechanism in place which could be used for making callbacks secure</w:t>
            </w:r>
          </w:p>
        </w:tc>
      </w:tr>
      <w:tr w:rsidR="00980B5E" w:rsidRPr="00441605" w14:paraId="4E8919CA" w14:textId="77777777" w:rsidTr="00980B5E">
        <w:trPr>
          <w:trHeight w:val="368"/>
        </w:trPr>
        <w:tc>
          <w:tcPr>
            <w:cnfStyle w:val="001000000000" w:firstRow="0" w:lastRow="0" w:firstColumn="1" w:lastColumn="0" w:oddVBand="0" w:evenVBand="0" w:oddHBand="0" w:evenHBand="0" w:firstRowFirstColumn="0" w:firstRowLastColumn="0" w:lastRowFirstColumn="0" w:lastRowLastColumn="0"/>
            <w:tcW w:w="2518" w:type="dxa"/>
            <w:hideMark/>
          </w:tcPr>
          <w:p w14:paraId="4E8919C1" w14:textId="77777777" w:rsidR="00F20699" w:rsidRPr="00441605" w:rsidRDefault="00F20699" w:rsidP="00DA0D96">
            <w:pPr>
              <w:rPr>
                <w:b w:val="0"/>
                <w:color w:val="000000" w:themeColor="text1"/>
                <w:sz w:val="18"/>
                <w:szCs w:val="18"/>
                <w:lang w:val="en-US"/>
              </w:rPr>
            </w:pPr>
            <w:proofErr w:type="spellStart"/>
            <w:r w:rsidRPr="00441605">
              <w:rPr>
                <w:b w:val="0"/>
                <w:color w:val="000000" w:themeColor="text1"/>
                <w:sz w:val="18"/>
                <w:szCs w:val="18"/>
                <w:lang w:val="en-US"/>
              </w:rPr>
              <w:t>mobileNumber</w:t>
            </w:r>
            <w:proofErr w:type="spellEnd"/>
          </w:p>
        </w:tc>
        <w:tc>
          <w:tcPr>
            <w:tcW w:w="992" w:type="dxa"/>
            <w:hideMark/>
          </w:tcPr>
          <w:p w14:paraId="4E8919C2" w14:textId="77777777"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String</w:t>
            </w:r>
          </w:p>
        </w:tc>
        <w:tc>
          <w:tcPr>
            <w:tcW w:w="567" w:type="dxa"/>
          </w:tcPr>
          <w:p w14:paraId="4E8919C3" w14:textId="170F7E9D"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8</w:t>
            </w:r>
          </w:p>
        </w:tc>
        <w:tc>
          <w:tcPr>
            <w:tcW w:w="1134" w:type="dxa"/>
            <w:gridSpan w:val="2"/>
            <w:hideMark/>
          </w:tcPr>
          <w:p w14:paraId="4E8919C4" w14:textId="1DDB17D9"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Optional</w:t>
            </w:r>
          </w:p>
        </w:tc>
        <w:tc>
          <w:tcPr>
            <w:tcW w:w="4078" w:type="dxa"/>
            <w:gridSpan w:val="2"/>
            <w:hideMark/>
          </w:tcPr>
          <w:p w14:paraId="4E8919C5" w14:textId="4D1B9282"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Mobile number of the user who has to pay for the transaction from Vipps.</w:t>
            </w:r>
          </w:p>
          <w:p w14:paraId="4E8919C6" w14:textId="77777777"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Allowed format:</w:t>
            </w:r>
          </w:p>
          <w:p w14:paraId="4E8919C9" w14:textId="77777777"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proofErr w:type="spellStart"/>
            <w:r w:rsidRPr="00441605">
              <w:rPr>
                <w:color w:val="000000" w:themeColor="text1"/>
                <w:sz w:val="18"/>
                <w:szCs w:val="18"/>
                <w:lang w:val="en-US"/>
              </w:rPr>
              <w:t>xxxxxxxx</w:t>
            </w:r>
            <w:proofErr w:type="spellEnd"/>
          </w:p>
        </w:tc>
      </w:tr>
      <w:tr w:rsidR="00980B5E" w:rsidRPr="00590B22" w14:paraId="4E8919D0" w14:textId="77777777" w:rsidTr="00980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hideMark/>
          </w:tcPr>
          <w:p w14:paraId="4E8919CB" w14:textId="77777777" w:rsidR="00F20699" w:rsidRPr="00441605" w:rsidRDefault="00F20699" w:rsidP="00DA0D96">
            <w:pPr>
              <w:rPr>
                <w:b w:val="0"/>
                <w:color w:val="000000" w:themeColor="text1"/>
                <w:sz w:val="18"/>
                <w:szCs w:val="18"/>
                <w:lang w:val="en-US"/>
              </w:rPr>
            </w:pPr>
            <w:proofErr w:type="spellStart"/>
            <w:r w:rsidRPr="00441605">
              <w:rPr>
                <w:b w:val="0"/>
                <w:color w:val="000000" w:themeColor="text1"/>
                <w:sz w:val="18"/>
                <w:szCs w:val="18"/>
                <w:lang w:val="en-US"/>
              </w:rPr>
              <w:t>orderId</w:t>
            </w:r>
            <w:proofErr w:type="spellEnd"/>
          </w:p>
        </w:tc>
        <w:tc>
          <w:tcPr>
            <w:tcW w:w="992" w:type="dxa"/>
            <w:hideMark/>
          </w:tcPr>
          <w:p w14:paraId="4E8919CC" w14:textId="77777777" w:rsidR="00F20699" w:rsidRPr="00441605" w:rsidRDefault="00F20699"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String</w:t>
            </w:r>
          </w:p>
        </w:tc>
        <w:tc>
          <w:tcPr>
            <w:tcW w:w="567" w:type="dxa"/>
          </w:tcPr>
          <w:p w14:paraId="4E8919CD" w14:textId="77777777" w:rsidR="00F20699" w:rsidRPr="00441605" w:rsidRDefault="00F20699"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30</w:t>
            </w:r>
          </w:p>
        </w:tc>
        <w:tc>
          <w:tcPr>
            <w:tcW w:w="1134" w:type="dxa"/>
            <w:gridSpan w:val="2"/>
            <w:hideMark/>
          </w:tcPr>
          <w:p w14:paraId="4E8919CE" w14:textId="77777777" w:rsidR="00F20699" w:rsidRPr="00441605" w:rsidRDefault="00F20699"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No</w:t>
            </w:r>
          </w:p>
        </w:tc>
        <w:tc>
          <w:tcPr>
            <w:tcW w:w="4078" w:type="dxa"/>
            <w:gridSpan w:val="2"/>
            <w:hideMark/>
          </w:tcPr>
          <w:p w14:paraId="4E8919CF" w14:textId="0A68EA79" w:rsidR="00F20699" w:rsidRPr="00441605" w:rsidRDefault="00F20699" w:rsidP="004A611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Id which uniquely identifies a payment. Maximum length is 30 alphanumeric characters</w:t>
            </w:r>
          </w:p>
        </w:tc>
      </w:tr>
      <w:tr w:rsidR="00980B5E" w:rsidRPr="00590B22" w14:paraId="4E8919D6" w14:textId="77777777" w:rsidTr="00980B5E">
        <w:tc>
          <w:tcPr>
            <w:cnfStyle w:val="001000000000" w:firstRow="0" w:lastRow="0" w:firstColumn="1" w:lastColumn="0" w:oddVBand="0" w:evenVBand="0" w:oddHBand="0" w:evenHBand="0" w:firstRowFirstColumn="0" w:firstRowLastColumn="0" w:lastRowFirstColumn="0" w:lastRowLastColumn="0"/>
            <w:tcW w:w="2518" w:type="dxa"/>
          </w:tcPr>
          <w:p w14:paraId="4E8919D1" w14:textId="77777777" w:rsidR="00F20699" w:rsidRPr="00441605" w:rsidRDefault="00F20699" w:rsidP="00DA0D96">
            <w:pPr>
              <w:rPr>
                <w:b w:val="0"/>
                <w:color w:val="000000" w:themeColor="text1"/>
                <w:sz w:val="18"/>
                <w:szCs w:val="18"/>
                <w:lang w:val="en-US"/>
              </w:rPr>
            </w:pPr>
            <w:proofErr w:type="spellStart"/>
            <w:r w:rsidRPr="00441605">
              <w:rPr>
                <w:b w:val="0"/>
                <w:color w:val="000000" w:themeColor="text1"/>
                <w:sz w:val="18"/>
                <w:szCs w:val="18"/>
                <w:lang w:val="en-US"/>
              </w:rPr>
              <w:t>refOrderId</w:t>
            </w:r>
            <w:proofErr w:type="spellEnd"/>
          </w:p>
        </w:tc>
        <w:tc>
          <w:tcPr>
            <w:tcW w:w="992" w:type="dxa"/>
          </w:tcPr>
          <w:p w14:paraId="4E8919D2" w14:textId="77777777"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String</w:t>
            </w:r>
          </w:p>
        </w:tc>
        <w:tc>
          <w:tcPr>
            <w:tcW w:w="567" w:type="dxa"/>
          </w:tcPr>
          <w:p w14:paraId="4E8919D3" w14:textId="77777777"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30</w:t>
            </w:r>
          </w:p>
        </w:tc>
        <w:tc>
          <w:tcPr>
            <w:tcW w:w="1134" w:type="dxa"/>
            <w:gridSpan w:val="2"/>
          </w:tcPr>
          <w:p w14:paraId="4E8919D4" w14:textId="77777777"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Yes</w:t>
            </w:r>
          </w:p>
        </w:tc>
        <w:tc>
          <w:tcPr>
            <w:tcW w:w="4078" w:type="dxa"/>
            <w:gridSpan w:val="2"/>
          </w:tcPr>
          <w:p w14:paraId="4E8919D5" w14:textId="149CCF35" w:rsidR="00F20699" w:rsidRPr="00441605" w:rsidRDefault="00F20699" w:rsidP="004A611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Identifies if the payment references to some past orders registered with Vipps. If defined, transactions for this payment will show up as child transactions of the specified order.</w:t>
            </w:r>
          </w:p>
        </w:tc>
      </w:tr>
      <w:tr w:rsidR="00980B5E" w:rsidRPr="00590B22" w14:paraId="4E8919DC" w14:textId="77777777" w:rsidTr="00980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hideMark/>
          </w:tcPr>
          <w:p w14:paraId="4E8919D7" w14:textId="350DDACC" w:rsidR="00F20699" w:rsidRPr="00441605" w:rsidRDefault="00F20699" w:rsidP="00DA0D96">
            <w:pPr>
              <w:rPr>
                <w:b w:val="0"/>
                <w:color w:val="000000" w:themeColor="text1"/>
                <w:sz w:val="18"/>
                <w:szCs w:val="18"/>
                <w:lang w:val="en-US"/>
              </w:rPr>
            </w:pPr>
            <w:r w:rsidRPr="00441605">
              <w:rPr>
                <w:b w:val="0"/>
                <w:color w:val="000000" w:themeColor="text1"/>
                <w:sz w:val="18"/>
                <w:szCs w:val="18"/>
                <w:lang w:val="en-US"/>
              </w:rPr>
              <w:t>Amount</w:t>
            </w:r>
          </w:p>
        </w:tc>
        <w:tc>
          <w:tcPr>
            <w:tcW w:w="992" w:type="dxa"/>
            <w:hideMark/>
          </w:tcPr>
          <w:p w14:paraId="4E8919D8" w14:textId="77777777" w:rsidR="00F20699" w:rsidRPr="00441605" w:rsidRDefault="00F20699"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Integer</w:t>
            </w:r>
          </w:p>
        </w:tc>
        <w:tc>
          <w:tcPr>
            <w:tcW w:w="567" w:type="dxa"/>
          </w:tcPr>
          <w:p w14:paraId="4E8919D9" w14:textId="77777777" w:rsidR="00F20699" w:rsidRPr="00441605" w:rsidRDefault="00F20699"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w:t>
            </w:r>
          </w:p>
        </w:tc>
        <w:tc>
          <w:tcPr>
            <w:tcW w:w="1134" w:type="dxa"/>
            <w:gridSpan w:val="2"/>
            <w:hideMark/>
          </w:tcPr>
          <w:p w14:paraId="4E8919DA" w14:textId="77777777" w:rsidR="00F20699" w:rsidRPr="00441605" w:rsidRDefault="00F20699"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No</w:t>
            </w:r>
          </w:p>
        </w:tc>
        <w:tc>
          <w:tcPr>
            <w:tcW w:w="4078" w:type="dxa"/>
            <w:gridSpan w:val="2"/>
            <w:hideMark/>
          </w:tcPr>
          <w:p w14:paraId="4E8919DB" w14:textId="77777777" w:rsidR="00F20699" w:rsidRPr="00441605" w:rsidRDefault="00F20699"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 xml:space="preserve">Amount in </w:t>
            </w:r>
            <w:proofErr w:type="spellStart"/>
            <w:r w:rsidRPr="00441605">
              <w:rPr>
                <w:color w:val="000000" w:themeColor="text1"/>
                <w:sz w:val="18"/>
                <w:szCs w:val="18"/>
                <w:lang w:val="en-US"/>
              </w:rPr>
              <w:t>øre</w:t>
            </w:r>
            <w:proofErr w:type="spellEnd"/>
            <w:r w:rsidRPr="00441605">
              <w:rPr>
                <w:color w:val="000000" w:themeColor="text1"/>
                <w:sz w:val="18"/>
                <w:szCs w:val="18"/>
                <w:lang w:val="en-US"/>
              </w:rPr>
              <w:t>. 32 Bit Integer (2147483647)</w:t>
            </w:r>
          </w:p>
        </w:tc>
      </w:tr>
      <w:tr w:rsidR="00980B5E" w:rsidRPr="00590B22" w14:paraId="4E8919E2" w14:textId="77777777" w:rsidTr="00980B5E">
        <w:tc>
          <w:tcPr>
            <w:cnfStyle w:val="001000000000" w:firstRow="0" w:lastRow="0" w:firstColumn="1" w:lastColumn="0" w:oddVBand="0" w:evenVBand="0" w:oddHBand="0" w:evenHBand="0" w:firstRowFirstColumn="0" w:firstRowLastColumn="0" w:lastRowFirstColumn="0" w:lastRowLastColumn="0"/>
            <w:tcW w:w="2518" w:type="dxa"/>
            <w:hideMark/>
          </w:tcPr>
          <w:p w14:paraId="4E8919DD" w14:textId="77777777" w:rsidR="00F20699" w:rsidRPr="00441605" w:rsidRDefault="00F20699" w:rsidP="00DA0D96">
            <w:pPr>
              <w:rPr>
                <w:b w:val="0"/>
                <w:color w:val="000000" w:themeColor="text1"/>
                <w:sz w:val="18"/>
                <w:szCs w:val="18"/>
                <w:lang w:val="en-US"/>
              </w:rPr>
            </w:pPr>
            <w:proofErr w:type="spellStart"/>
            <w:r w:rsidRPr="00441605">
              <w:rPr>
                <w:b w:val="0"/>
                <w:color w:val="000000" w:themeColor="text1"/>
                <w:sz w:val="18"/>
                <w:szCs w:val="18"/>
                <w:lang w:val="en-US"/>
              </w:rPr>
              <w:t>transactionText</w:t>
            </w:r>
            <w:proofErr w:type="spellEnd"/>
          </w:p>
        </w:tc>
        <w:tc>
          <w:tcPr>
            <w:tcW w:w="992" w:type="dxa"/>
            <w:hideMark/>
          </w:tcPr>
          <w:p w14:paraId="4E8919DE" w14:textId="77777777"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String</w:t>
            </w:r>
          </w:p>
        </w:tc>
        <w:tc>
          <w:tcPr>
            <w:tcW w:w="567" w:type="dxa"/>
          </w:tcPr>
          <w:p w14:paraId="4E8919DF" w14:textId="77777777"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100</w:t>
            </w:r>
          </w:p>
        </w:tc>
        <w:tc>
          <w:tcPr>
            <w:tcW w:w="1134" w:type="dxa"/>
            <w:gridSpan w:val="2"/>
            <w:hideMark/>
          </w:tcPr>
          <w:p w14:paraId="4E8919E0" w14:textId="39C19432"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No</w:t>
            </w:r>
          </w:p>
        </w:tc>
        <w:tc>
          <w:tcPr>
            <w:tcW w:w="4078" w:type="dxa"/>
            <w:gridSpan w:val="2"/>
            <w:hideMark/>
          </w:tcPr>
          <w:p w14:paraId="4E8919E1" w14:textId="77777777"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Transaction text that can be displayed to end user</w:t>
            </w:r>
          </w:p>
        </w:tc>
      </w:tr>
      <w:tr w:rsidR="00980B5E" w:rsidRPr="00590B22" w14:paraId="4E8919E8" w14:textId="77777777" w:rsidTr="00980B5E">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518" w:type="dxa"/>
            <w:hideMark/>
          </w:tcPr>
          <w:p w14:paraId="4E8919E3" w14:textId="77777777" w:rsidR="00F20699" w:rsidRPr="00441605" w:rsidRDefault="00F20699" w:rsidP="00DA0D96">
            <w:pPr>
              <w:rPr>
                <w:b w:val="0"/>
                <w:color w:val="000000" w:themeColor="text1"/>
                <w:sz w:val="18"/>
                <w:szCs w:val="18"/>
                <w:lang w:val="en-US"/>
              </w:rPr>
            </w:pPr>
            <w:proofErr w:type="spellStart"/>
            <w:r w:rsidRPr="00441605">
              <w:rPr>
                <w:b w:val="0"/>
                <w:color w:val="000000" w:themeColor="text1"/>
                <w:sz w:val="18"/>
                <w:szCs w:val="18"/>
                <w:lang w:val="en-US"/>
              </w:rPr>
              <w:t>timeStamp</w:t>
            </w:r>
            <w:proofErr w:type="spellEnd"/>
          </w:p>
        </w:tc>
        <w:tc>
          <w:tcPr>
            <w:tcW w:w="992" w:type="dxa"/>
            <w:hideMark/>
          </w:tcPr>
          <w:p w14:paraId="4E8919E4" w14:textId="77777777" w:rsidR="00F20699" w:rsidRPr="00441605" w:rsidRDefault="00F20699"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String</w:t>
            </w:r>
          </w:p>
        </w:tc>
        <w:tc>
          <w:tcPr>
            <w:tcW w:w="567" w:type="dxa"/>
          </w:tcPr>
          <w:p w14:paraId="4E8919E5" w14:textId="77777777" w:rsidR="00F20699" w:rsidRPr="00441605" w:rsidRDefault="00F20699"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w:t>
            </w:r>
          </w:p>
        </w:tc>
        <w:tc>
          <w:tcPr>
            <w:tcW w:w="1134" w:type="dxa"/>
            <w:gridSpan w:val="2"/>
            <w:hideMark/>
          </w:tcPr>
          <w:p w14:paraId="4E8919E6" w14:textId="77777777" w:rsidR="00F20699" w:rsidRPr="00441605" w:rsidRDefault="00F20699"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Yes</w:t>
            </w:r>
          </w:p>
        </w:tc>
        <w:tc>
          <w:tcPr>
            <w:tcW w:w="4078" w:type="dxa"/>
            <w:gridSpan w:val="2"/>
            <w:hideMark/>
          </w:tcPr>
          <w:p w14:paraId="4E8919E7" w14:textId="77777777" w:rsidR="00F20699" w:rsidRPr="00441605" w:rsidRDefault="00F20699"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Timestamp in ISO-8601 representing when the order has been made by merchant</w:t>
            </w:r>
          </w:p>
        </w:tc>
      </w:tr>
      <w:tr w:rsidR="00980B5E" w:rsidRPr="00590B22" w14:paraId="22D61B37" w14:textId="77777777" w:rsidTr="00980B5E">
        <w:trPr>
          <w:trHeight w:val="373"/>
        </w:trPr>
        <w:tc>
          <w:tcPr>
            <w:cnfStyle w:val="001000000000" w:firstRow="0" w:lastRow="0" w:firstColumn="1" w:lastColumn="0" w:oddVBand="0" w:evenVBand="0" w:oddHBand="0" w:evenHBand="0" w:firstRowFirstColumn="0" w:firstRowLastColumn="0" w:lastRowFirstColumn="0" w:lastRowLastColumn="0"/>
            <w:tcW w:w="2518" w:type="dxa"/>
          </w:tcPr>
          <w:p w14:paraId="617D0DBE" w14:textId="65C55677" w:rsidR="00F20699" w:rsidRPr="00441605" w:rsidRDefault="00F20699" w:rsidP="00DA0D96">
            <w:pPr>
              <w:rPr>
                <w:b w:val="0"/>
                <w:color w:val="000000" w:themeColor="text1"/>
                <w:sz w:val="18"/>
                <w:szCs w:val="18"/>
                <w:lang w:val="en-US"/>
              </w:rPr>
            </w:pPr>
            <w:proofErr w:type="spellStart"/>
            <w:r w:rsidRPr="00441605">
              <w:rPr>
                <w:b w:val="0"/>
                <w:color w:val="000000" w:themeColor="text1"/>
                <w:sz w:val="18"/>
                <w:szCs w:val="18"/>
                <w:lang w:val="en-US"/>
              </w:rPr>
              <w:t>paymentType</w:t>
            </w:r>
            <w:proofErr w:type="spellEnd"/>
          </w:p>
        </w:tc>
        <w:tc>
          <w:tcPr>
            <w:tcW w:w="992" w:type="dxa"/>
          </w:tcPr>
          <w:p w14:paraId="15852544" w14:textId="79DA45FA"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String</w:t>
            </w:r>
          </w:p>
        </w:tc>
        <w:tc>
          <w:tcPr>
            <w:tcW w:w="567" w:type="dxa"/>
          </w:tcPr>
          <w:p w14:paraId="2FF3631E" w14:textId="427E6C9E"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w:t>
            </w:r>
          </w:p>
        </w:tc>
        <w:tc>
          <w:tcPr>
            <w:tcW w:w="1134" w:type="dxa"/>
            <w:gridSpan w:val="2"/>
          </w:tcPr>
          <w:p w14:paraId="272E3F54" w14:textId="45BB6E2C"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No</w:t>
            </w:r>
          </w:p>
        </w:tc>
        <w:tc>
          <w:tcPr>
            <w:tcW w:w="4078" w:type="dxa"/>
            <w:gridSpan w:val="2"/>
          </w:tcPr>
          <w:p w14:paraId="344053A8" w14:textId="58F7375C" w:rsidR="00F20699" w:rsidRPr="00441605" w:rsidRDefault="00F20699"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441605">
              <w:rPr>
                <w:color w:val="000000" w:themeColor="text1"/>
                <w:sz w:val="18"/>
                <w:szCs w:val="18"/>
                <w:lang w:val="en-US"/>
              </w:rPr>
              <w:t xml:space="preserve">This will parameter will identify difference between </w:t>
            </w:r>
            <w:proofErr w:type="spellStart"/>
            <w:r w:rsidRPr="00441605">
              <w:rPr>
                <w:color w:val="000000" w:themeColor="text1"/>
                <w:sz w:val="18"/>
                <w:szCs w:val="18"/>
                <w:lang w:val="en-US"/>
              </w:rPr>
              <w:t>ecomm</w:t>
            </w:r>
            <w:proofErr w:type="spellEnd"/>
            <w:r w:rsidRPr="00441605">
              <w:rPr>
                <w:color w:val="000000" w:themeColor="text1"/>
                <w:sz w:val="18"/>
                <w:szCs w:val="18"/>
                <w:lang w:val="en-US"/>
              </w:rPr>
              <w:t xml:space="preserve"> payment and </w:t>
            </w:r>
            <w:proofErr w:type="spellStart"/>
            <w:r w:rsidRPr="00441605">
              <w:rPr>
                <w:color w:val="000000" w:themeColor="text1"/>
                <w:sz w:val="18"/>
                <w:szCs w:val="18"/>
                <w:lang w:val="en-US"/>
              </w:rPr>
              <w:t>ecomm</w:t>
            </w:r>
            <w:proofErr w:type="spellEnd"/>
            <w:r w:rsidRPr="00441605">
              <w:rPr>
                <w:color w:val="000000" w:themeColor="text1"/>
                <w:sz w:val="18"/>
                <w:szCs w:val="18"/>
                <w:lang w:val="en-US"/>
              </w:rPr>
              <w:t xml:space="preserve"> express payment.</w:t>
            </w:r>
          </w:p>
        </w:tc>
      </w:tr>
    </w:tbl>
    <w:p w14:paraId="4E8919E9" w14:textId="77777777" w:rsidR="00C47C50" w:rsidRPr="00E33954" w:rsidRDefault="00C47C50" w:rsidP="00463D83">
      <w:pPr>
        <w:rPr>
          <w:b/>
          <w:lang w:val="en-US"/>
        </w:rPr>
      </w:pPr>
    </w:p>
    <w:p w14:paraId="4E8919EA" w14:textId="77777777" w:rsidR="00463D83" w:rsidRPr="00D41BB4" w:rsidRDefault="00463D83" w:rsidP="00C47C50">
      <w:pPr>
        <w:pStyle w:val="Overskrift3"/>
        <w:rPr>
          <w:sz w:val="24"/>
          <w:lang w:val="en-US"/>
        </w:rPr>
      </w:pPr>
      <w:bookmarkStart w:id="189" w:name="_Toc483323240"/>
      <w:bookmarkStart w:id="190" w:name="_Toc499127681"/>
      <w:r w:rsidRPr="00D41BB4">
        <w:rPr>
          <w:lang w:val="en-US"/>
        </w:rPr>
        <w:t>Success Response</w:t>
      </w:r>
      <w:bookmarkEnd w:id="189"/>
      <w:bookmarkEnd w:id="190"/>
    </w:p>
    <w:p w14:paraId="4E8919EB" w14:textId="77777777" w:rsidR="00463D83" w:rsidRPr="00D41BB4" w:rsidRDefault="00463D83" w:rsidP="00463D83">
      <w:pPr>
        <w:rPr>
          <w:sz w:val="21"/>
          <w:lang w:val="en-US"/>
        </w:rPr>
      </w:pPr>
    </w:p>
    <w:tbl>
      <w:tblPr>
        <w:tblStyle w:val="Lysskyggelegginguthevingsfarge1"/>
        <w:tblW w:w="0" w:type="auto"/>
        <w:tblInd w:w="108" w:type="dxa"/>
        <w:tblLook w:val="04A0" w:firstRow="1" w:lastRow="0" w:firstColumn="1" w:lastColumn="0" w:noHBand="0" w:noVBand="1"/>
      </w:tblPr>
      <w:tblGrid>
        <w:gridCol w:w="2302"/>
        <w:gridCol w:w="1559"/>
      </w:tblGrid>
      <w:tr w:rsidR="00403791" w:rsidRPr="0018206A" w14:paraId="4E8919EE" w14:textId="77777777" w:rsidTr="004037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hideMark/>
          </w:tcPr>
          <w:p w14:paraId="4E8919EC" w14:textId="77777777" w:rsidR="00463D83" w:rsidRPr="00D41BB4" w:rsidRDefault="00463D83" w:rsidP="00C47C50">
            <w:pPr>
              <w:rPr>
                <w:color w:val="000000" w:themeColor="text1"/>
                <w:sz w:val="18"/>
                <w:lang w:val="en-US"/>
              </w:rPr>
            </w:pPr>
            <w:r w:rsidRPr="00D41BB4">
              <w:rPr>
                <w:color w:val="000000" w:themeColor="text1"/>
                <w:sz w:val="18"/>
                <w:lang w:val="en-US"/>
              </w:rPr>
              <w:t>Http Status Code</w:t>
            </w:r>
          </w:p>
        </w:tc>
        <w:tc>
          <w:tcPr>
            <w:tcW w:w="1559" w:type="dxa"/>
            <w:hideMark/>
          </w:tcPr>
          <w:p w14:paraId="4E8919ED" w14:textId="77777777" w:rsidR="00463D83" w:rsidRPr="00D41BB4" w:rsidRDefault="00463D83" w:rsidP="00C47C50">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Content</w:t>
            </w:r>
          </w:p>
        </w:tc>
      </w:tr>
      <w:tr w:rsidR="00403791" w:rsidRPr="00403791" w14:paraId="4E8919F1" w14:textId="77777777" w:rsidTr="00403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hideMark/>
          </w:tcPr>
          <w:p w14:paraId="4E8919EF" w14:textId="55606A0A" w:rsidR="00463D83" w:rsidRPr="00D41BB4" w:rsidRDefault="00224D10" w:rsidP="00C47C50">
            <w:pPr>
              <w:rPr>
                <w:b w:val="0"/>
                <w:color w:val="000000" w:themeColor="text1"/>
                <w:sz w:val="18"/>
                <w:lang w:val="en-US"/>
              </w:rPr>
            </w:pPr>
            <w:r>
              <w:rPr>
                <w:b w:val="0"/>
                <w:color w:val="000000" w:themeColor="text1"/>
                <w:sz w:val="18"/>
                <w:lang w:val="en-US"/>
              </w:rPr>
              <w:t>200</w:t>
            </w:r>
          </w:p>
        </w:tc>
        <w:tc>
          <w:tcPr>
            <w:tcW w:w="1559" w:type="dxa"/>
            <w:hideMark/>
          </w:tcPr>
          <w:p w14:paraId="4E8919F0" w14:textId="4DA41F86" w:rsidR="00463D83" w:rsidRPr="00D41BB4" w:rsidRDefault="00224D10" w:rsidP="00C47C50">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Pr>
                <w:color w:val="000000" w:themeColor="text1"/>
                <w:sz w:val="18"/>
                <w:lang w:val="en-US"/>
              </w:rPr>
              <w:t>ok</w:t>
            </w:r>
          </w:p>
        </w:tc>
      </w:tr>
    </w:tbl>
    <w:p w14:paraId="4E8919F2" w14:textId="77777777" w:rsidR="00463D83" w:rsidRPr="00D41BB4" w:rsidRDefault="00463D83" w:rsidP="00463D83">
      <w:pPr>
        <w:rPr>
          <w:sz w:val="21"/>
          <w:lang w:val="en-US"/>
        </w:rPr>
      </w:pPr>
      <w:r w:rsidRPr="00D41BB4">
        <w:rPr>
          <w:sz w:val="21"/>
          <w:lang w:val="en-US"/>
        </w:rPr>
        <w:t> </w:t>
      </w:r>
    </w:p>
    <w:p w14:paraId="4E8919F3" w14:textId="77777777" w:rsidR="00463D83" w:rsidRPr="00D41BB4" w:rsidRDefault="00463D83" w:rsidP="00ED0687">
      <w:pPr>
        <w:pStyle w:val="Overskrift3"/>
        <w:rPr>
          <w:lang w:val="en-US"/>
        </w:rPr>
      </w:pPr>
      <w:bookmarkStart w:id="191" w:name="_Toc483323241"/>
      <w:bookmarkStart w:id="192" w:name="_Toc499127682"/>
      <w:r w:rsidRPr="00D41BB4">
        <w:rPr>
          <w:rStyle w:val="Sterk"/>
          <w:b/>
          <w:lang w:val="en-US"/>
        </w:rPr>
        <w:t>Response Body</w:t>
      </w:r>
      <w:bookmarkEnd w:id="191"/>
      <w:bookmarkEnd w:id="192"/>
    </w:p>
    <w:tbl>
      <w:tblPr>
        <w:tblW w:w="9087" w:type="dxa"/>
        <w:tblCellSpacing w:w="0" w:type="dxa"/>
        <w:shd w:val="clear" w:color="auto" w:fill="B6DDE8" w:themeFill="accent5" w:themeFillTint="66"/>
        <w:tblCellMar>
          <w:left w:w="0" w:type="dxa"/>
          <w:right w:w="0" w:type="dxa"/>
        </w:tblCellMar>
        <w:tblLook w:val="04A0" w:firstRow="1" w:lastRow="0" w:firstColumn="1" w:lastColumn="0" w:noHBand="0" w:noVBand="1"/>
      </w:tblPr>
      <w:tblGrid>
        <w:gridCol w:w="14073"/>
      </w:tblGrid>
      <w:tr w:rsidR="00463D83" w:rsidRPr="005E05AB" w14:paraId="4E8919FF" w14:textId="77777777" w:rsidTr="00403791">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4E8919F4" w14:textId="77777777" w:rsidR="00463D83" w:rsidRPr="00463D83" w:rsidRDefault="00463D83" w:rsidP="00463D83">
            <w:pPr>
              <w:rPr>
                <w:sz w:val="21"/>
                <w:szCs w:val="21"/>
                <w:lang w:val="en-US"/>
              </w:rPr>
            </w:pPr>
            <w:r w:rsidRPr="00463D83">
              <w:rPr>
                <w:rStyle w:val="HTML-kode"/>
                <w:color w:val="333333"/>
                <w:lang w:val="en-US"/>
              </w:rPr>
              <w:t> {</w:t>
            </w:r>
          </w:p>
          <w:p w14:paraId="4E8919F5" w14:textId="77777777" w:rsidR="00463D83" w:rsidRPr="00463D83" w:rsidRDefault="00463D83" w:rsidP="00463D83">
            <w:pPr>
              <w:rPr>
                <w:sz w:val="21"/>
                <w:szCs w:val="21"/>
                <w:lang w:val="en-US"/>
              </w:rPr>
            </w:pPr>
            <w:r w:rsidRPr="00463D83">
              <w:rPr>
                <w:rStyle w:val="HTML-kode"/>
                <w:color w:val="333333"/>
                <w:lang w:val="en-US"/>
              </w:rPr>
              <w:t>    "</w:t>
            </w:r>
            <w:proofErr w:type="spellStart"/>
            <w:r w:rsidRPr="00463D83">
              <w:rPr>
                <w:rStyle w:val="HTML-kode"/>
                <w:color w:val="333333"/>
                <w:lang w:val="en-US"/>
              </w:rPr>
              <w:t>orderId</w:t>
            </w:r>
            <w:proofErr w:type="spellEnd"/>
            <w:r w:rsidRPr="00463D83">
              <w:rPr>
                <w:rStyle w:val="HTML-kode"/>
                <w:color w:val="333333"/>
                <w:lang w:val="en-US"/>
              </w:rPr>
              <w:t>": "219930212",</w:t>
            </w:r>
          </w:p>
          <w:p w14:paraId="4E8919FC" w14:textId="41BFFD55" w:rsidR="00463D83" w:rsidRDefault="00463D83" w:rsidP="00D05C5E">
            <w:pPr>
              <w:rPr>
                <w:rStyle w:val="HTML-kode"/>
                <w:color w:val="333333"/>
                <w:lang w:val="en-US"/>
              </w:rPr>
            </w:pPr>
            <w:r w:rsidRPr="00463D83">
              <w:rPr>
                <w:rStyle w:val="HTML-kode"/>
                <w:color w:val="333333"/>
                <w:lang w:val="en-US"/>
              </w:rPr>
              <w:t>    </w:t>
            </w:r>
            <w:r w:rsidR="00D05C5E">
              <w:rPr>
                <w:rStyle w:val="HTML-kode"/>
                <w:color w:val="333333"/>
                <w:lang w:val="en-US"/>
              </w:rPr>
              <w:t>“</w:t>
            </w:r>
            <w:r w:rsidR="005E05AB">
              <w:rPr>
                <w:rStyle w:val="HTML-kode"/>
                <w:color w:val="333333"/>
                <w:lang w:val="en-US"/>
              </w:rPr>
              <w:t>u</w:t>
            </w:r>
            <w:r w:rsidR="00D05C5E">
              <w:rPr>
                <w:rStyle w:val="HTML-kode"/>
                <w:color w:val="333333"/>
                <w:lang w:val="en-US"/>
              </w:rPr>
              <w:t>rl”:</w:t>
            </w:r>
            <w:hyperlink r:id="rId22" w:history="1">
              <w:r w:rsidR="005E05AB" w:rsidRPr="008265D1">
                <w:rPr>
                  <w:rStyle w:val="Hyperkobling"/>
                  <w:rFonts w:ascii="Courier New" w:hAnsi="Courier New" w:cs="Courier New"/>
                  <w:lang w:val="en-US"/>
                </w:rPr>
                <w:t>https://vipps.no/payments/paymentgateway.jsp?token=fasdfqw04rtasdkfam.asdfqw30rsdfasd802354.asdfajsjq340sfa</w:t>
              </w:r>
            </w:hyperlink>
            <w:r w:rsidR="005E05AB">
              <w:rPr>
                <w:rStyle w:val="HTML-kode"/>
                <w:color w:val="333333"/>
                <w:lang w:val="en-US"/>
              </w:rPr>
              <w:t xml:space="preserve"> or </w:t>
            </w:r>
            <w:r w:rsidR="005E05AB">
              <w:rPr>
                <w:rStyle w:val="Hyperkobling"/>
                <w:rFonts w:ascii="Courier New" w:hAnsi="Courier New" w:cs="Courier New"/>
                <w:lang w:val="en-US"/>
              </w:rPr>
              <w:t>Vipps://app</w:t>
            </w:r>
            <w:r w:rsidR="005E05AB" w:rsidRPr="005E05AB">
              <w:rPr>
                <w:rStyle w:val="Hyperkobling"/>
                <w:rFonts w:ascii="Courier New" w:hAnsi="Courier New" w:cs="Courier New"/>
                <w:lang w:val="en-US"/>
              </w:rPr>
              <w:t>?token=</w:t>
            </w:r>
            <w:r w:rsidR="005E05AB" w:rsidRPr="00B60218">
              <w:rPr>
                <w:lang w:val="en-US"/>
              </w:rPr>
              <w:t xml:space="preserve"> </w:t>
            </w:r>
            <w:r w:rsidR="005E05AB" w:rsidRPr="005E05AB">
              <w:rPr>
                <w:rStyle w:val="Hyperkobling"/>
                <w:rFonts w:ascii="Courier New" w:hAnsi="Courier New" w:cs="Courier New"/>
                <w:lang w:val="en-US"/>
              </w:rPr>
              <w:t>fasdfqw04rtasdkfam.asdfqw30rsdfasd802354.asdfajsjq340sfa</w:t>
            </w:r>
            <w:r w:rsidR="005E05AB" w:rsidRPr="005E05AB">
              <w:rPr>
                <w:rStyle w:val="Hyperkobling"/>
                <w:lang w:val="en-US"/>
              </w:rPr>
              <w:t>”</w:t>
            </w:r>
          </w:p>
          <w:p w14:paraId="14AFA5F4" w14:textId="3EAFE02A" w:rsidR="005E05AB" w:rsidRPr="00463D83" w:rsidRDefault="005E05AB" w:rsidP="00D05C5E">
            <w:pPr>
              <w:rPr>
                <w:sz w:val="21"/>
                <w:szCs w:val="21"/>
                <w:lang w:val="en-US"/>
              </w:rPr>
            </w:pPr>
            <w:r>
              <w:rPr>
                <w:rStyle w:val="HTML-kode"/>
                <w:color w:val="333333"/>
                <w:lang w:val="en-US"/>
              </w:rPr>
              <w:t xml:space="preserve">   </w:t>
            </w:r>
          </w:p>
          <w:p w14:paraId="4E8919FD" w14:textId="77777777" w:rsidR="00463D83" w:rsidRPr="005E05AB" w:rsidRDefault="00463D83" w:rsidP="00463D83">
            <w:pPr>
              <w:rPr>
                <w:sz w:val="21"/>
                <w:szCs w:val="21"/>
                <w:lang w:val="en-US"/>
              </w:rPr>
            </w:pPr>
            <w:r w:rsidRPr="00463D83">
              <w:rPr>
                <w:rStyle w:val="HTML-kode"/>
                <w:color w:val="333333"/>
                <w:lang w:val="en-US"/>
              </w:rPr>
              <w:t>    </w:t>
            </w:r>
            <w:r w:rsidRPr="005E05AB">
              <w:rPr>
                <w:rStyle w:val="HTML-kode"/>
                <w:color w:val="333333"/>
                <w:lang w:val="en-US"/>
              </w:rPr>
              <w:t>}</w:t>
            </w:r>
          </w:p>
          <w:p w14:paraId="4E8919FE" w14:textId="77777777" w:rsidR="00463D83" w:rsidRPr="005E05AB" w:rsidRDefault="00C47C50" w:rsidP="00463D83">
            <w:pPr>
              <w:rPr>
                <w:sz w:val="21"/>
                <w:szCs w:val="21"/>
                <w:lang w:val="en-US"/>
              </w:rPr>
            </w:pPr>
            <w:r w:rsidRPr="005E05AB">
              <w:rPr>
                <w:rStyle w:val="HTML-kode"/>
                <w:color w:val="333333"/>
                <w:lang w:val="en-US"/>
              </w:rPr>
              <w:t xml:space="preserve"> </w:t>
            </w:r>
            <w:r w:rsidR="00463D83" w:rsidRPr="005E05AB">
              <w:rPr>
                <w:rStyle w:val="HTML-kode"/>
                <w:color w:val="333333"/>
                <w:lang w:val="en-US"/>
              </w:rPr>
              <w:t>}</w:t>
            </w:r>
          </w:p>
        </w:tc>
      </w:tr>
    </w:tbl>
    <w:p w14:paraId="4E891A00" w14:textId="77777777" w:rsidR="00463D83" w:rsidRPr="005E05AB" w:rsidRDefault="00463D83" w:rsidP="00463D83">
      <w:pPr>
        <w:rPr>
          <w:sz w:val="21"/>
          <w:szCs w:val="21"/>
          <w:lang w:val="en-US"/>
        </w:rPr>
      </w:pPr>
    </w:p>
    <w:p w14:paraId="4E891A01" w14:textId="77777777" w:rsidR="00463D83" w:rsidRPr="005E05AB" w:rsidRDefault="00463D83" w:rsidP="00B12C75">
      <w:pPr>
        <w:pStyle w:val="Overskrift3"/>
        <w:rPr>
          <w:lang w:val="en-US"/>
        </w:rPr>
      </w:pPr>
      <w:bookmarkStart w:id="193" w:name="_Toc483323242"/>
      <w:bookmarkStart w:id="194" w:name="_Toc499127683"/>
      <w:r w:rsidRPr="005E05AB">
        <w:rPr>
          <w:rStyle w:val="Sterk"/>
          <w:b/>
          <w:bCs w:val="0"/>
          <w:lang w:val="en-US"/>
        </w:rPr>
        <w:t>Description</w:t>
      </w:r>
      <w:bookmarkEnd w:id="193"/>
      <w:bookmarkEnd w:id="194"/>
    </w:p>
    <w:tbl>
      <w:tblPr>
        <w:tblStyle w:val="Lysskyggelegginguthevingsfarge1"/>
        <w:tblW w:w="0" w:type="auto"/>
        <w:tblInd w:w="108" w:type="dxa"/>
        <w:tblLook w:val="04A0" w:firstRow="1" w:lastRow="0" w:firstColumn="1" w:lastColumn="0" w:noHBand="0" w:noVBand="1"/>
      </w:tblPr>
      <w:tblGrid>
        <w:gridCol w:w="2369"/>
        <w:gridCol w:w="878"/>
        <w:gridCol w:w="901"/>
        <w:gridCol w:w="1072"/>
        <w:gridCol w:w="3745"/>
      </w:tblGrid>
      <w:tr w:rsidR="00DA0D96" w:rsidRPr="00441605" w14:paraId="4E891A07" w14:textId="77777777" w:rsidTr="00DA0D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hideMark/>
          </w:tcPr>
          <w:p w14:paraId="4E891A02" w14:textId="77777777" w:rsidR="00DA0D96" w:rsidRPr="00441605" w:rsidRDefault="00DA0D96" w:rsidP="00DA0D96">
            <w:pPr>
              <w:jc w:val="both"/>
              <w:rPr>
                <w:color w:val="000000" w:themeColor="text1"/>
                <w:sz w:val="18"/>
                <w:szCs w:val="16"/>
                <w:lang w:val="en-US"/>
              </w:rPr>
            </w:pPr>
            <w:r w:rsidRPr="00441605">
              <w:rPr>
                <w:color w:val="000000" w:themeColor="text1"/>
                <w:sz w:val="18"/>
                <w:szCs w:val="16"/>
                <w:lang w:val="en-US"/>
              </w:rPr>
              <w:t>Id</w:t>
            </w:r>
          </w:p>
        </w:tc>
        <w:tc>
          <w:tcPr>
            <w:tcW w:w="881" w:type="dxa"/>
            <w:hideMark/>
          </w:tcPr>
          <w:p w14:paraId="4E891A03" w14:textId="77777777" w:rsidR="00DA0D96" w:rsidRPr="00441605" w:rsidRDefault="00DA0D96" w:rsidP="00DA0D96">
            <w:pPr>
              <w:cnfStyle w:val="100000000000" w:firstRow="1" w:lastRow="0" w:firstColumn="0" w:lastColumn="0" w:oddVBand="0" w:evenVBand="0" w:oddHBand="0" w:evenHBand="0" w:firstRowFirstColumn="0" w:firstRowLastColumn="0" w:lastRowFirstColumn="0" w:lastRowLastColumn="0"/>
              <w:rPr>
                <w:color w:val="000000" w:themeColor="text1"/>
                <w:sz w:val="18"/>
                <w:szCs w:val="16"/>
                <w:lang w:val="en-US"/>
              </w:rPr>
            </w:pPr>
            <w:r w:rsidRPr="00441605">
              <w:rPr>
                <w:color w:val="000000" w:themeColor="text1"/>
                <w:sz w:val="18"/>
                <w:szCs w:val="16"/>
                <w:lang w:val="en-US"/>
              </w:rPr>
              <w:t>Type</w:t>
            </w:r>
          </w:p>
        </w:tc>
        <w:tc>
          <w:tcPr>
            <w:tcW w:w="915" w:type="dxa"/>
          </w:tcPr>
          <w:p w14:paraId="4E891A04" w14:textId="77777777" w:rsidR="00DA0D96" w:rsidRPr="00441605" w:rsidRDefault="00DA0D96" w:rsidP="00DA0D96">
            <w:pPr>
              <w:cnfStyle w:val="100000000000" w:firstRow="1" w:lastRow="0" w:firstColumn="0" w:lastColumn="0" w:oddVBand="0" w:evenVBand="0" w:oddHBand="0" w:evenHBand="0" w:firstRowFirstColumn="0" w:firstRowLastColumn="0" w:lastRowFirstColumn="0" w:lastRowLastColumn="0"/>
              <w:rPr>
                <w:color w:val="000000" w:themeColor="text1"/>
                <w:sz w:val="18"/>
                <w:szCs w:val="16"/>
                <w:lang w:val="en-US"/>
              </w:rPr>
            </w:pPr>
            <w:r w:rsidRPr="00441605">
              <w:rPr>
                <w:color w:val="000000" w:themeColor="text1"/>
                <w:sz w:val="18"/>
                <w:szCs w:val="16"/>
                <w:lang w:val="en-US"/>
              </w:rPr>
              <w:t>Size</w:t>
            </w:r>
          </w:p>
        </w:tc>
        <w:tc>
          <w:tcPr>
            <w:tcW w:w="1072" w:type="dxa"/>
            <w:hideMark/>
          </w:tcPr>
          <w:p w14:paraId="4E891A05" w14:textId="77777777" w:rsidR="00DA0D96" w:rsidRPr="00441605" w:rsidRDefault="00DA0D96" w:rsidP="00DA0D96">
            <w:pPr>
              <w:cnfStyle w:val="100000000000" w:firstRow="1" w:lastRow="0" w:firstColumn="0" w:lastColumn="0" w:oddVBand="0" w:evenVBand="0" w:oddHBand="0" w:evenHBand="0" w:firstRowFirstColumn="0" w:firstRowLastColumn="0" w:lastRowFirstColumn="0" w:lastRowLastColumn="0"/>
              <w:rPr>
                <w:color w:val="000000" w:themeColor="text1"/>
                <w:sz w:val="18"/>
                <w:szCs w:val="16"/>
                <w:lang w:val="en-US"/>
              </w:rPr>
            </w:pPr>
            <w:r w:rsidRPr="00441605">
              <w:rPr>
                <w:color w:val="000000" w:themeColor="text1"/>
                <w:sz w:val="18"/>
                <w:szCs w:val="16"/>
                <w:lang w:val="en-US"/>
              </w:rPr>
              <w:t>Optional</w:t>
            </w:r>
          </w:p>
        </w:tc>
        <w:tc>
          <w:tcPr>
            <w:tcW w:w="3866" w:type="dxa"/>
            <w:hideMark/>
          </w:tcPr>
          <w:p w14:paraId="4E891A06" w14:textId="77777777" w:rsidR="00DA0D96" w:rsidRPr="00441605" w:rsidRDefault="00DA0D96" w:rsidP="00DA0D96">
            <w:pPr>
              <w:cnfStyle w:val="100000000000" w:firstRow="1" w:lastRow="0" w:firstColumn="0" w:lastColumn="0" w:oddVBand="0" w:evenVBand="0" w:oddHBand="0" w:evenHBand="0" w:firstRowFirstColumn="0" w:firstRowLastColumn="0" w:lastRowFirstColumn="0" w:lastRowLastColumn="0"/>
              <w:rPr>
                <w:color w:val="000000" w:themeColor="text1"/>
                <w:sz w:val="18"/>
                <w:szCs w:val="16"/>
                <w:lang w:val="en-US"/>
              </w:rPr>
            </w:pPr>
            <w:r w:rsidRPr="00441605">
              <w:rPr>
                <w:color w:val="000000" w:themeColor="text1"/>
                <w:sz w:val="18"/>
                <w:szCs w:val="16"/>
                <w:lang w:val="en-US"/>
              </w:rPr>
              <w:t>Description</w:t>
            </w:r>
          </w:p>
        </w:tc>
      </w:tr>
      <w:tr w:rsidR="00DA0D96" w:rsidRPr="00590B22" w14:paraId="4E891A0D" w14:textId="77777777" w:rsidTr="00DA0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hideMark/>
          </w:tcPr>
          <w:p w14:paraId="4E891A08" w14:textId="77777777" w:rsidR="00DA0D96" w:rsidRPr="00441605" w:rsidRDefault="00DA0D96" w:rsidP="00DA0D96">
            <w:pPr>
              <w:jc w:val="both"/>
              <w:rPr>
                <w:b w:val="0"/>
                <w:color w:val="000000" w:themeColor="text1"/>
                <w:sz w:val="18"/>
                <w:szCs w:val="16"/>
                <w:lang w:val="en-US"/>
              </w:rPr>
            </w:pPr>
            <w:proofErr w:type="spellStart"/>
            <w:r w:rsidRPr="00441605">
              <w:rPr>
                <w:b w:val="0"/>
                <w:color w:val="000000" w:themeColor="text1"/>
                <w:sz w:val="18"/>
                <w:szCs w:val="16"/>
                <w:lang w:val="en-US"/>
              </w:rPr>
              <w:lastRenderedPageBreak/>
              <w:t>orderId</w:t>
            </w:r>
            <w:proofErr w:type="spellEnd"/>
          </w:p>
        </w:tc>
        <w:tc>
          <w:tcPr>
            <w:tcW w:w="881" w:type="dxa"/>
            <w:hideMark/>
          </w:tcPr>
          <w:p w14:paraId="4E891A09" w14:textId="77777777" w:rsidR="00DA0D96" w:rsidRPr="00441605" w:rsidRDefault="00DA0D96"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6"/>
                <w:lang w:val="en-US"/>
              </w:rPr>
            </w:pPr>
            <w:r w:rsidRPr="00441605">
              <w:rPr>
                <w:color w:val="000000" w:themeColor="text1"/>
                <w:sz w:val="18"/>
                <w:szCs w:val="16"/>
                <w:lang w:val="en-US"/>
              </w:rPr>
              <w:t>String</w:t>
            </w:r>
          </w:p>
        </w:tc>
        <w:tc>
          <w:tcPr>
            <w:tcW w:w="915" w:type="dxa"/>
          </w:tcPr>
          <w:p w14:paraId="4E891A0A" w14:textId="77777777" w:rsidR="00DA0D96" w:rsidRPr="00441605" w:rsidRDefault="00DA0D96"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6"/>
                <w:lang w:val="en-US"/>
              </w:rPr>
            </w:pPr>
            <w:r w:rsidRPr="00441605">
              <w:rPr>
                <w:color w:val="000000" w:themeColor="text1"/>
                <w:sz w:val="18"/>
                <w:szCs w:val="16"/>
                <w:lang w:val="en-US"/>
              </w:rPr>
              <w:t>30</w:t>
            </w:r>
          </w:p>
        </w:tc>
        <w:tc>
          <w:tcPr>
            <w:tcW w:w="1072" w:type="dxa"/>
            <w:hideMark/>
          </w:tcPr>
          <w:p w14:paraId="4E891A0B" w14:textId="77777777" w:rsidR="00DA0D96" w:rsidRPr="00441605" w:rsidRDefault="00DA0D96" w:rsidP="00DA0D96">
            <w:pPr>
              <w:cnfStyle w:val="000000100000" w:firstRow="0" w:lastRow="0" w:firstColumn="0" w:lastColumn="0" w:oddVBand="0" w:evenVBand="0" w:oddHBand="1" w:evenHBand="0" w:firstRowFirstColumn="0" w:firstRowLastColumn="0" w:lastRowFirstColumn="0" w:lastRowLastColumn="0"/>
              <w:rPr>
                <w:color w:val="000000" w:themeColor="text1"/>
                <w:sz w:val="18"/>
                <w:szCs w:val="16"/>
                <w:lang w:val="en-US"/>
              </w:rPr>
            </w:pPr>
            <w:r w:rsidRPr="00441605">
              <w:rPr>
                <w:color w:val="000000" w:themeColor="text1"/>
                <w:sz w:val="18"/>
                <w:szCs w:val="16"/>
                <w:lang w:val="en-US"/>
              </w:rPr>
              <w:t>No</w:t>
            </w:r>
          </w:p>
        </w:tc>
        <w:tc>
          <w:tcPr>
            <w:tcW w:w="3866" w:type="dxa"/>
            <w:hideMark/>
          </w:tcPr>
          <w:p w14:paraId="4E891A0C" w14:textId="625A9397" w:rsidR="00DA0D96" w:rsidRPr="00441605" w:rsidRDefault="004A6116" w:rsidP="004A6116">
            <w:pPr>
              <w:cnfStyle w:val="000000100000" w:firstRow="0" w:lastRow="0" w:firstColumn="0" w:lastColumn="0" w:oddVBand="0" w:evenVBand="0" w:oddHBand="1" w:evenHBand="0" w:firstRowFirstColumn="0" w:firstRowLastColumn="0" w:lastRowFirstColumn="0" w:lastRowLastColumn="0"/>
              <w:rPr>
                <w:color w:val="000000" w:themeColor="text1"/>
                <w:sz w:val="18"/>
                <w:szCs w:val="16"/>
                <w:lang w:val="en-US"/>
              </w:rPr>
            </w:pPr>
            <w:r w:rsidRPr="00441605">
              <w:rPr>
                <w:color w:val="000000" w:themeColor="text1"/>
                <w:sz w:val="18"/>
                <w:szCs w:val="16"/>
                <w:lang w:val="en-US"/>
              </w:rPr>
              <w:t>Id which uniquely identifies a payment</w:t>
            </w:r>
            <w:r w:rsidR="00DA0D96" w:rsidRPr="00441605">
              <w:rPr>
                <w:color w:val="000000" w:themeColor="text1"/>
                <w:sz w:val="18"/>
                <w:szCs w:val="16"/>
                <w:lang w:val="en-US"/>
              </w:rPr>
              <w:t>. Maximum length is 30 alphanumeric characters</w:t>
            </w:r>
          </w:p>
        </w:tc>
      </w:tr>
      <w:tr w:rsidR="00DA0D96" w:rsidRPr="00590B22" w14:paraId="4E891A13" w14:textId="77777777" w:rsidTr="00DA0D96">
        <w:tc>
          <w:tcPr>
            <w:cnfStyle w:val="001000000000" w:firstRow="0" w:lastRow="0" w:firstColumn="1" w:lastColumn="0" w:oddVBand="0" w:evenVBand="0" w:oddHBand="0" w:evenHBand="0" w:firstRowFirstColumn="0" w:firstRowLastColumn="0" w:lastRowFirstColumn="0" w:lastRowLastColumn="0"/>
            <w:tcW w:w="2447" w:type="dxa"/>
            <w:hideMark/>
          </w:tcPr>
          <w:p w14:paraId="4E891A0E" w14:textId="6177D96B" w:rsidR="00DA0D96" w:rsidRPr="00441605" w:rsidRDefault="005E05AB" w:rsidP="00DA0D96">
            <w:pPr>
              <w:jc w:val="both"/>
              <w:rPr>
                <w:b w:val="0"/>
                <w:color w:val="000000" w:themeColor="text1"/>
                <w:sz w:val="18"/>
                <w:szCs w:val="16"/>
                <w:lang w:val="en-US"/>
              </w:rPr>
            </w:pPr>
            <w:proofErr w:type="spellStart"/>
            <w:r w:rsidRPr="00441605">
              <w:rPr>
                <w:b w:val="0"/>
                <w:color w:val="000000" w:themeColor="text1"/>
                <w:sz w:val="18"/>
                <w:szCs w:val="16"/>
                <w:lang w:val="en-US"/>
              </w:rPr>
              <w:t>url</w:t>
            </w:r>
            <w:proofErr w:type="spellEnd"/>
          </w:p>
        </w:tc>
        <w:tc>
          <w:tcPr>
            <w:tcW w:w="881" w:type="dxa"/>
            <w:hideMark/>
          </w:tcPr>
          <w:p w14:paraId="4E891A0F" w14:textId="77777777" w:rsidR="00DA0D96" w:rsidRPr="00441605" w:rsidRDefault="00DA0D96"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6"/>
                <w:lang w:val="en-US"/>
              </w:rPr>
            </w:pPr>
            <w:r w:rsidRPr="00441605">
              <w:rPr>
                <w:color w:val="000000" w:themeColor="text1"/>
                <w:sz w:val="18"/>
                <w:szCs w:val="16"/>
                <w:lang w:val="en-US"/>
              </w:rPr>
              <w:t>String </w:t>
            </w:r>
          </w:p>
        </w:tc>
        <w:tc>
          <w:tcPr>
            <w:tcW w:w="915" w:type="dxa"/>
          </w:tcPr>
          <w:p w14:paraId="4E891A10" w14:textId="291E802B" w:rsidR="00DA0D96" w:rsidRPr="00441605" w:rsidRDefault="005E05AB"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6"/>
                <w:lang w:val="en-US"/>
              </w:rPr>
            </w:pPr>
            <w:r w:rsidRPr="00441605">
              <w:rPr>
                <w:color w:val="000000" w:themeColor="text1"/>
                <w:sz w:val="18"/>
                <w:szCs w:val="16"/>
                <w:lang w:val="en-US"/>
              </w:rPr>
              <w:t>255</w:t>
            </w:r>
          </w:p>
        </w:tc>
        <w:tc>
          <w:tcPr>
            <w:tcW w:w="1072" w:type="dxa"/>
            <w:hideMark/>
          </w:tcPr>
          <w:p w14:paraId="4E891A11" w14:textId="77777777" w:rsidR="00DA0D96" w:rsidRPr="00441605" w:rsidRDefault="00DA0D96"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6"/>
                <w:lang w:val="en-US"/>
              </w:rPr>
            </w:pPr>
            <w:r w:rsidRPr="00441605">
              <w:rPr>
                <w:color w:val="000000" w:themeColor="text1"/>
                <w:sz w:val="18"/>
                <w:szCs w:val="16"/>
                <w:lang w:val="en-US"/>
              </w:rPr>
              <w:t>No</w:t>
            </w:r>
          </w:p>
        </w:tc>
        <w:tc>
          <w:tcPr>
            <w:tcW w:w="3866" w:type="dxa"/>
            <w:hideMark/>
          </w:tcPr>
          <w:p w14:paraId="4E891A12" w14:textId="56D55306" w:rsidR="00DA0D96" w:rsidRPr="00441605" w:rsidRDefault="005E05AB" w:rsidP="00DA0D96">
            <w:pPr>
              <w:cnfStyle w:val="000000000000" w:firstRow="0" w:lastRow="0" w:firstColumn="0" w:lastColumn="0" w:oddVBand="0" w:evenVBand="0" w:oddHBand="0" w:evenHBand="0" w:firstRowFirstColumn="0" w:firstRowLastColumn="0" w:lastRowFirstColumn="0" w:lastRowLastColumn="0"/>
              <w:rPr>
                <w:color w:val="000000" w:themeColor="text1"/>
                <w:sz w:val="18"/>
                <w:szCs w:val="16"/>
                <w:lang w:val="en-US"/>
              </w:rPr>
            </w:pPr>
            <w:proofErr w:type="spellStart"/>
            <w:r w:rsidRPr="00441605">
              <w:rPr>
                <w:color w:val="000000" w:themeColor="text1"/>
                <w:sz w:val="18"/>
                <w:szCs w:val="16"/>
                <w:lang w:val="en-US"/>
              </w:rPr>
              <w:t>Url</w:t>
            </w:r>
            <w:proofErr w:type="spellEnd"/>
            <w:r w:rsidRPr="00441605">
              <w:rPr>
                <w:color w:val="000000" w:themeColor="text1"/>
                <w:sz w:val="18"/>
                <w:szCs w:val="16"/>
                <w:lang w:val="en-US"/>
              </w:rPr>
              <w:t xml:space="preserve"> parameter will have </w:t>
            </w:r>
            <w:proofErr w:type="spellStart"/>
            <w:r w:rsidRPr="00441605">
              <w:rPr>
                <w:color w:val="000000" w:themeColor="text1"/>
                <w:sz w:val="18"/>
                <w:szCs w:val="16"/>
                <w:lang w:val="en-US"/>
              </w:rPr>
              <w:t>url</w:t>
            </w:r>
            <w:proofErr w:type="spellEnd"/>
            <w:r w:rsidRPr="00441605">
              <w:rPr>
                <w:color w:val="000000" w:themeColor="text1"/>
                <w:sz w:val="18"/>
                <w:szCs w:val="16"/>
                <w:lang w:val="en-US"/>
              </w:rPr>
              <w:t xml:space="preserve"> to redirect the request to </w:t>
            </w:r>
            <w:proofErr w:type="spellStart"/>
            <w:r w:rsidRPr="00441605">
              <w:rPr>
                <w:color w:val="000000" w:themeColor="text1"/>
                <w:sz w:val="18"/>
                <w:szCs w:val="16"/>
                <w:lang w:val="en-US"/>
              </w:rPr>
              <w:t>vipps</w:t>
            </w:r>
            <w:proofErr w:type="spellEnd"/>
            <w:r w:rsidRPr="00441605">
              <w:rPr>
                <w:color w:val="000000" w:themeColor="text1"/>
                <w:sz w:val="18"/>
                <w:szCs w:val="16"/>
                <w:lang w:val="en-US"/>
              </w:rPr>
              <w:t xml:space="preserve"> gateway page in case request is trigger from web browser or </w:t>
            </w:r>
            <w:proofErr w:type="spellStart"/>
            <w:r w:rsidRPr="00441605">
              <w:rPr>
                <w:color w:val="000000" w:themeColor="text1"/>
                <w:sz w:val="18"/>
                <w:szCs w:val="16"/>
                <w:lang w:val="en-US"/>
              </w:rPr>
              <w:t>deeplink</w:t>
            </w:r>
            <w:proofErr w:type="spellEnd"/>
            <w:r w:rsidRPr="00441605">
              <w:rPr>
                <w:color w:val="000000" w:themeColor="text1"/>
                <w:sz w:val="18"/>
                <w:szCs w:val="16"/>
                <w:lang w:val="en-US"/>
              </w:rPr>
              <w:t xml:space="preserve"> </w:t>
            </w:r>
            <w:proofErr w:type="spellStart"/>
            <w:r w:rsidRPr="00441605">
              <w:rPr>
                <w:color w:val="000000" w:themeColor="text1"/>
                <w:sz w:val="18"/>
                <w:szCs w:val="16"/>
                <w:lang w:val="en-US"/>
              </w:rPr>
              <w:t>url</w:t>
            </w:r>
            <w:proofErr w:type="spellEnd"/>
            <w:r w:rsidRPr="00441605">
              <w:rPr>
                <w:color w:val="000000" w:themeColor="text1"/>
                <w:sz w:val="18"/>
                <w:szCs w:val="16"/>
                <w:lang w:val="en-US"/>
              </w:rPr>
              <w:t xml:space="preserve"> to open </w:t>
            </w:r>
            <w:proofErr w:type="spellStart"/>
            <w:r w:rsidRPr="00441605">
              <w:rPr>
                <w:color w:val="000000" w:themeColor="text1"/>
                <w:sz w:val="18"/>
                <w:szCs w:val="16"/>
                <w:lang w:val="en-US"/>
              </w:rPr>
              <w:t>vipps</w:t>
            </w:r>
            <w:proofErr w:type="spellEnd"/>
            <w:r w:rsidRPr="00441605">
              <w:rPr>
                <w:color w:val="000000" w:themeColor="text1"/>
                <w:sz w:val="18"/>
                <w:szCs w:val="16"/>
                <w:lang w:val="en-US"/>
              </w:rPr>
              <w:t xml:space="preserve"> app incase request is triggered from Merchant Mobile App</w:t>
            </w:r>
          </w:p>
        </w:tc>
      </w:tr>
    </w:tbl>
    <w:p w14:paraId="4E891A32" w14:textId="77777777" w:rsidR="0038230A" w:rsidRPr="006213CB" w:rsidRDefault="0038230A" w:rsidP="0038230A">
      <w:pPr>
        <w:spacing w:before="150"/>
        <w:rPr>
          <w:rFonts w:ascii="Arial" w:hAnsi="Arial" w:cs="Arial"/>
          <w:color w:val="333333"/>
          <w:sz w:val="21"/>
          <w:szCs w:val="21"/>
          <w:lang w:val="en-US"/>
        </w:rPr>
      </w:pPr>
    </w:p>
    <w:p w14:paraId="4E891A33" w14:textId="77777777" w:rsidR="00463D83" w:rsidRPr="00D41BB4" w:rsidRDefault="00463D83" w:rsidP="00B12C75">
      <w:pPr>
        <w:pStyle w:val="Overskrift3"/>
        <w:rPr>
          <w:sz w:val="24"/>
          <w:lang w:val="en-US"/>
        </w:rPr>
      </w:pPr>
      <w:bookmarkStart w:id="195" w:name="_Toc483323243"/>
      <w:bookmarkStart w:id="196" w:name="_Toc499127684"/>
      <w:r w:rsidRPr="00D41BB4">
        <w:rPr>
          <w:lang w:val="en-US"/>
        </w:rPr>
        <w:t>Error Response</w:t>
      </w:r>
      <w:bookmarkEnd w:id="195"/>
      <w:bookmarkEnd w:id="196"/>
    </w:p>
    <w:tbl>
      <w:tblPr>
        <w:tblStyle w:val="Lysskyggelegginguthevingsfarge1"/>
        <w:tblW w:w="0" w:type="auto"/>
        <w:tblInd w:w="108" w:type="dxa"/>
        <w:tblLook w:val="04A0" w:firstRow="1" w:lastRow="0" w:firstColumn="1" w:lastColumn="0" w:noHBand="0" w:noVBand="1"/>
      </w:tblPr>
      <w:tblGrid>
        <w:gridCol w:w="1954"/>
        <w:gridCol w:w="1450"/>
        <w:gridCol w:w="5561"/>
      </w:tblGrid>
      <w:tr w:rsidR="0018206A" w:rsidRPr="0018206A" w14:paraId="4E891A37" w14:textId="77777777" w:rsidTr="00182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A34" w14:textId="77777777" w:rsidR="00463D83" w:rsidRPr="00D41BB4" w:rsidRDefault="00463D83" w:rsidP="00B12C75">
            <w:pPr>
              <w:rPr>
                <w:color w:val="000000" w:themeColor="text1"/>
                <w:sz w:val="18"/>
                <w:lang w:val="en-US"/>
              </w:rPr>
            </w:pPr>
            <w:r w:rsidRPr="00D41BB4">
              <w:rPr>
                <w:color w:val="000000" w:themeColor="text1"/>
                <w:sz w:val="18"/>
                <w:lang w:val="en-US"/>
              </w:rPr>
              <w:t>Http Status Code</w:t>
            </w:r>
          </w:p>
        </w:tc>
        <w:tc>
          <w:tcPr>
            <w:tcW w:w="1451" w:type="dxa"/>
            <w:hideMark/>
          </w:tcPr>
          <w:p w14:paraId="4E891A35" w14:textId="77777777" w:rsidR="00463D83" w:rsidRPr="00D41BB4" w:rsidRDefault="00463D83" w:rsidP="00B12C75">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Content</w:t>
            </w:r>
          </w:p>
        </w:tc>
        <w:tc>
          <w:tcPr>
            <w:tcW w:w="5679" w:type="dxa"/>
            <w:hideMark/>
          </w:tcPr>
          <w:p w14:paraId="4E891A36" w14:textId="77777777" w:rsidR="00463D83" w:rsidRPr="00D41BB4" w:rsidRDefault="00463D83" w:rsidP="00B12C75">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Description</w:t>
            </w:r>
          </w:p>
        </w:tc>
      </w:tr>
      <w:tr w:rsidR="0018206A" w:rsidRPr="0018206A" w14:paraId="4E891A3B" w14:textId="77777777" w:rsidTr="0018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A38" w14:textId="77777777" w:rsidR="00463D83" w:rsidRPr="00D41BB4" w:rsidRDefault="00463D83" w:rsidP="00B12C75">
            <w:pPr>
              <w:rPr>
                <w:b w:val="0"/>
                <w:color w:val="000000" w:themeColor="text1"/>
                <w:sz w:val="18"/>
                <w:lang w:val="en-US"/>
              </w:rPr>
            </w:pPr>
            <w:r w:rsidRPr="00D41BB4">
              <w:rPr>
                <w:b w:val="0"/>
                <w:color w:val="000000" w:themeColor="text1"/>
                <w:sz w:val="18"/>
                <w:lang w:val="en-US"/>
              </w:rPr>
              <w:t>401</w:t>
            </w:r>
          </w:p>
        </w:tc>
        <w:tc>
          <w:tcPr>
            <w:tcW w:w="1451" w:type="dxa"/>
            <w:hideMark/>
          </w:tcPr>
          <w:p w14:paraId="4E891A39" w14:textId="77777777" w:rsidR="00463D83" w:rsidRPr="00D41BB4" w:rsidRDefault="00463D83" w:rsidP="00B12C7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Unauthorized</w:t>
            </w:r>
          </w:p>
        </w:tc>
        <w:tc>
          <w:tcPr>
            <w:tcW w:w="5679" w:type="dxa"/>
            <w:hideMark/>
          </w:tcPr>
          <w:p w14:paraId="4E891A3A" w14:textId="77777777" w:rsidR="00463D83" w:rsidRPr="00D41BB4" w:rsidRDefault="00463D83" w:rsidP="00B12C7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API call authorization failed</w:t>
            </w:r>
          </w:p>
        </w:tc>
      </w:tr>
      <w:tr w:rsidR="0018206A" w:rsidRPr="0018206A" w14:paraId="4E891A3F" w14:textId="77777777" w:rsidTr="0018206A">
        <w:tc>
          <w:tcPr>
            <w:cnfStyle w:val="001000000000" w:firstRow="0" w:lastRow="0" w:firstColumn="1" w:lastColumn="0" w:oddVBand="0" w:evenVBand="0" w:oddHBand="0" w:evenHBand="0" w:firstRowFirstColumn="0" w:firstRowLastColumn="0" w:lastRowFirstColumn="0" w:lastRowLastColumn="0"/>
            <w:tcW w:w="1985" w:type="dxa"/>
            <w:hideMark/>
          </w:tcPr>
          <w:p w14:paraId="4E891A3C" w14:textId="77777777" w:rsidR="00463D83" w:rsidRPr="00D41BB4" w:rsidRDefault="00463D83" w:rsidP="00B12C75">
            <w:pPr>
              <w:rPr>
                <w:b w:val="0"/>
                <w:color w:val="000000" w:themeColor="text1"/>
                <w:sz w:val="18"/>
                <w:lang w:val="en-US"/>
              </w:rPr>
            </w:pPr>
            <w:r w:rsidRPr="00D41BB4">
              <w:rPr>
                <w:b w:val="0"/>
                <w:color w:val="000000" w:themeColor="text1"/>
                <w:sz w:val="18"/>
                <w:lang w:val="en-US"/>
              </w:rPr>
              <w:t>400</w:t>
            </w:r>
          </w:p>
        </w:tc>
        <w:tc>
          <w:tcPr>
            <w:tcW w:w="1451" w:type="dxa"/>
            <w:hideMark/>
          </w:tcPr>
          <w:p w14:paraId="4E891A3D" w14:textId="77777777" w:rsidR="00463D83" w:rsidRPr="00D41BB4" w:rsidRDefault="00463D83" w:rsidP="00B12C75">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Bad request</w:t>
            </w:r>
          </w:p>
        </w:tc>
        <w:tc>
          <w:tcPr>
            <w:tcW w:w="5679" w:type="dxa"/>
            <w:hideMark/>
          </w:tcPr>
          <w:p w14:paraId="4E891A3E" w14:textId="77777777" w:rsidR="00463D83" w:rsidRPr="00D41BB4" w:rsidRDefault="00463D83" w:rsidP="00B12C75">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18206A">
              <w:rPr>
                <w:color w:val="000000" w:themeColor="text1"/>
                <w:sz w:val="18"/>
                <w:szCs w:val="18"/>
                <w:lang w:val="en-US"/>
              </w:rPr>
              <w:t xml:space="preserve">API request validation failed because of malformed request object. </w:t>
            </w:r>
            <w:r w:rsidRPr="00D41BB4">
              <w:rPr>
                <w:color w:val="000000" w:themeColor="text1"/>
                <w:sz w:val="18"/>
                <w:lang w:val="en-US"/>
              </w:rPr>
              <w:t>More details will be provided by the error object</w:t>
            </w:r>
          </w:p>
        </w:tc>
      </w:tr>
      <w:tr w:rsidR="0018206A" w:rsidRPr="00590B22" w14:paraId="4E891A43" w14:textId="77777777" w:rsidTr="00182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A40" w14:textId="77777777" w:rsidR="00463D83" w:rsidRPr="00D41BB4" w:rsidRDefault="00463D83" w:rsidP="00B12C75">
            <w:pPr>
              <w:rPr>
                <w:b w:val="0"/>
                <w:color w:val="000000" w:themeColor="text1"/>
                <w:sz w:val="18"/>
                <w:lang w:val="en-US"/>
              </w:rPr>
            </w:pPr>
            <w:r w:rsidRPr="00D41BB4">
              <w:rPr>
                <w:b w:val="0"/>
                <w:color w:val="000000" w:themeColor="text1"/>
                <w:sz w:val="18"/>
                <w:lang w:val="en-US"/>
              </w:rPr>
              <w:t>403</w:t>
            </w:r>
          </w:p>
        </w:tc>
        <w:tc>
          <w:tcPr>
            <w:tcW w:w="1451" w:type="dxa"/>
            <w:hideMark/>
          </w:tcPr>
          <w:p w14:paraId="4E891A41" w14:textId="77777777" w:rsidR="00463D83" w:rsidRPr="00D41BB4" w:rsidRDefault="00463D83" w:rsidP="00B12C7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Forbidden</w:t>
            </w:r>
          </w:p>
        </w:tc>
        <w:tc>
          <w:tcPr>
            <w:tcW w:w="5679" w:type="dxa"/>
            <w:hideMark/>
          </w:tcPr>
          <w:p w14:paraId="4E891A42" w14:textId="77777777" w:rsidR="00463D83" w:rsidRPr="0018206A" w:rsidRDefault="00463D83" w:rsidP="00B12C75">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8206A">
              <w:rPr>
                <w:color w:val="000000" w:themeColor="text1"/>
                <w:sz w:val="18"/>
                <w:szCs w:val="18"/>
                <w:lang w:val="en-US"/>
              </w:rPr>
              <w:t>The request has been understood but failed because of some reason</w:t>
            </w:r>
          </w:p>
        </w:tc>
      </w:tr>
      <w:tr w:rsidR="0018206A" w:rsidRPr="0018206A" w14:paraId="4E891A47" w14:textId="77777777" w:rsidTr="0018206A">
        <w:tc>
          <w:tcPr>
            <w:cnfStyle w:val="001000000000" w:firstRow="0" w:lastRow="0" w:firstColumn="1" w:lastColumn="0" w:oddVBand="0" w:evenVBand="0" w:oddHBand="0" w:evenHBand="0" w:firstRowFirstColumn="0" w:firstRowLastColumn="0" w:lastRowFirstColumn="0" w:lastRowLastColumn="0"/>
            <w:tcW w:w="1985" w:type="dxa"/>
            <w:hideMark/>
          </w:tcPr>
          <w:p w14:paraId="4E891A44" w14:textId="77777777" w:rsidR="00463D83" w:rsidRPr="00D41BB4" w:rsidRDefault="00463D83" w:rsidP="00B12C75">
            <w:pPr>
              <w:rPr>
                <w:b w:val="0"/>
                <w:color w:val="000000" w:themeColor="text1"/>
                <w:sz w:val="18"/>
                <w:lang w:val="en-US"/>
              </w:rPr>
            </w:pPr>
            <w:r w:rsidRPr="00D41BB4">
              <w:rPr>
                <w:b w:val="0"/>
                <w:color w:val="000000" w:themeColor="text1"/>
                <w:sz w:val="18"/>
                <w:lang w:val="en-US"/>
              </w:rPr>
              <w:t>5xx</w:t>
            </w:r>
          </w:p>
        </w:tc>
        <w:tc>
          <w:tcPr>
            <w:tcW w:w="1451" w:type="dxa"/>
            <w:hideMark/>
          </w:tcPr>
          <w:p w14:paraId="4E891A45" w14:textId="77777777" w:rsidR="00463D83" w:rsidRPr="00D41BB4" w:rsidRDefault="00463D83" w:rsidP="00B12C75">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Internal server error</w:t>
            </w:r>
          </w:p>
        </w:tc>
        <w:tc>
          <w:tcPr>
            <w:tcW w:w="5679" w:type="dxa"/>
            <w:hideMark/>
          </w:tcPr>
          <w:p w14:paraId="4E891A46" w14:textId="77777777" w:rsidR="00463D83" w:rsidRPr="00D41BB4" w:rsidRDefault="00463D83" w:rsidP="00B12C75">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Internal server error</w:t>
            </w:r>
          </w:p>
        </w:tc>
      </w:tr>
    </w:tbl>
    <w:p w14:paraId="4E891A48" w14:textId="77777777" w:rsidR="00463D83" w:rsidRPr="00D41BB4" w:rsidRDefault="00463D83" w:rsidP="00463D83">
      <w:pPr>
        <w:rPr>
          <w:sz w:val="21"/>
          <w:lang w:val="en-US"/>
        </w:rPr>
      </w:pPr>
      <w:r w:rsidRPr="00D41BB4">
        <w:rPr>
          <w:sz w:val="21"/>
          <w:lang w:val="en-US"/>
        </w:rPr>
        <w:t> </w:t>
      </w:r>
    </w:p>
    <w:p w14:paraId="4E891ABD" w14:textId="075FA0B1" w:rsidR="006213CB" w:rsidRDefault="006213CB">
      <w:pPr>
        <w:rPr>
          <w:b/>
          <w:sz w:val="24"/>
          <w:lang w:val="en-US"/>
        </w:rPr>
      </w:pPr>
    </w:p>
    <w:p w14:paraId="4E891ABE" w14:textId="77777777" w:rsidR="00804C6B" w:rsidRPr="00804C6B" w:rsidRDefault="00804C6B" w:rsidP="00804C6B">
      <w:pPr>
        <w:pStyle w:val="Overskrift2"/>
        <w:rPr>
          <w:lang w:val="en-US"/>
        </w:rPr>
      </w:pPr>
      <w:bookmarkStart w:id="197" w:name="_Ref448393054"/>
      <w:bookmarkStart w:id="198" w:name="_Toc483323250"/>
      <w:bookmarkStart w:id="199" w:name="_Toc499127685"/>
      <w:bookmarkStart w:id="200" w:name="_Toc506283646"/>
      <w:r w:rsidRPr="00804C6B">
        <w:rPr>
          <w:lang w:val="en-US"/>
        </w:rPr>
        <w:t>Cancel Payment</w:t>
      </w:r>
      <w:bookmarkEnd w:id="197"/>
      <w:bookmarkEnd w:id="198"/>
      <w:bookmarkEnd w:id="199"/>
      <w:bookmarkEnd w:id="200"/>
      <w:r w:rsidRPr="00804C6B">
        <w:rPr>
          <w:lang w:val="en-US"/>
        </w:rPr>
        <w:t> </w:t>
      </w:r>
    </w:p>
    <w:p w14:paraId="4E891ABF" w14:textId="77777777" w:rsidR="00804C6B" w:rsidRPr="00D41BB4" w:rsidRDefault="00804C6B" w:rsidP="00804C6B">
      <w:pPr>
        <w:pStyle w:val="Overskrift3"/>
        <w:rPr>
          <w:lang w:val="en-US"/>
        </w:rPr>
      </w:pPr>
      <w:bookmarkStart w:id="201" w:name="_Toc483323251"/>
      <w:bookmarkStart w:id="202" w:name="_Toc499127686"/>
      <w:r w:rsidRPr="00D41BB4">
        <w:rPr>
          <w:rStyle w:val="Sterk"/>
          <w:b/>
          <w:lang w:val="en-US"/>
        </w:rPr>
        <w:t>Overview</w:t>
      </w:r>
      <w:bookmarkEnd w:id="201"/>
      <w:bookmarkEnd w:id="202"/>
    </w:p>
    <w:p w14:paraId="4E891AC0" w14:textId="77777777" w:rsidR="00804C6B" w:rsidRDefault="00804C6B" w:rsidP="00804C6B">
      <w:pPr>
        <w:rPr>
          <w:sz w:val="21"/>
          <w:szCs w:val="21"/>
          <w:lang w:val="en-US"/>
        </w:rPr>
      </w:pPr>
      <w:r w:rsidRPr="00804C6B">
        <w:rPr>
          <w:sz w:val="21"/>
          <w:szCs w:val="21"/>
          <w:lang w:val="en-US"/>
        </w:rPr>
        <w:t>The API call allows merchant to cancel the reserved transaction, The API will not allow partial cancellation</w:t>
      </w:r>
      <w:r w:rsidR="00F072F2">
        <w:rPr>
          <w:sz w:val="21"/>
          <w:szCs w:val="21"/>
          <w:lang w:val="en-US"/>
        </w:rPr>
        <w:t xml:space="preserve"> which has a consequence that partially captured transactions cannot be cancelled.</w:t>
      </w:r>
    </w:p>
    <w:p w14:paraId="4E891AC1" w14:textId="77777777" w:rsidR="003C0326" w:rsidRDefault="003C0326" w:rsidP="00804C6B">
      <w:pPr>
        <w:rPr>
          <w:sz w:val="21"/>
          <w:szCs w:val="21"/>
          <w:lang w:val="en-US"/>
        </w:rPr>
      </w:pPr>
    </w:p>
    <w:p w14:paraId="4E891AC2" w14:textId="32ADA71A" w:rsidR="001E52CB" w:rsidRDefault="003C0326" w:rsidP="00804C6B">
      <w:pPr>
        <w:rPr>
          <w:sz w:val="21"/>
          <w:szCs w:val="21"/>
          <w:lang w:val="en-US"/>
        </w:rPr>
      </w:pPr>
      <w:r>
        <w:rPr>
          <w:sz w:val="21"/>
          <w:szCs w:val="21"/>
          <w:lang w:val="en-US"/>
        </w:rPr>
        <w:t>Please note that in a case of communication errors during initiate payment</w:t>
      </w:r>
      <w:r w:rsidR="00F072F2">
        <w:rPr>
          <w:sz w:val="21"/>
          <w:szCs w:val="21"/>
          <w:lang w:val="en-US"/>
        </w:rPr>
        <w:t xml:space="preserve"> service call between </w:t>
      </w:r>
      <w:r w:rsidR="009C10E1">
        <w:rPr>
          <w:sz w:val="21"/>
          <w:szCs w:val="21"/>
          <w:lang w:val="en-US"/>
        </w:rPr>
        <w:t>Vipps</w:t>
      </w:r>
      <w:r w:rsidR="00F072F2">
        <w:rPr>
          <w:sz w:val="21"/>
          <w:szCs w:val="21"/>
          <w:lang w:val="en-US"/>
        </w:rPr>
        <w:t xml:space="preserve"> and PSP/Acquirer/Issuer;</w:t>
      </w:r>
      <w:r>
        <w:rPr>
          <w:sz w:val="21"/>
          <w:szCs w:val="21"/>
          <w:lang w:val="en-US"/>
        </w:rPr>
        <w:t xml:space="preserve"> even </w:t>
      </w:r>
      <w:r w:rsidR="00F072F2">
        <w:rPr>
          <w:sz w:val="21"/>
          <w:szCs w:val="21"/>
          <w:lang w:val="en-US"/>
        </w:rPr>
        <w:t xml:space="preserve">in a case that </w:t>
      </w:r>
      <w:r>
        <w:rPr>
          <w:sz w:val="21"/>
          <w:szCs w:val="21"/>
          <w:lang w:val="en-US"/>
        </w:rPr>
        <w:t xml:space="preserve">customer </w:t>
      </w:r>
      <w:r w:rsidR="00F072F2">
        <w:rPr>
          <w:sz w:val="21"/>
          <w:szCs w:val="21"/>
          <w:lang w:val="en-US"/>
        </w:rPr>
        <w:t xml:space="preserve">has </w:t>
      </w:r>
      <w:r>
        <w:rPr>
          <w:sz w:val="21"/>
          <w:szCs w:val="21"/>
          <w:lang w:val="en-US"/>
        </w:rPr>
        <w:t xml:space="preserve">confirmed </w:t>
      </w:r>
      <w:r w:rsidR="00F072F2">
        <w:rPr>
          <w:sz w:val="21"/>
          <w:szCs w:val="21"/>
          <w:lang w:val="en-US"/>
        </w:rPr>
        <w:t xml:space="preserve">a </w:t>
      </w:r>
      <w:r>
        <w:rPr>
          <w:sz w:val="21"/>
          <w:szCs w:val="21"/>
          <w:lang w:val="en-US"/>
        </w:rPr>
        <w:t>payment</w:t>
      </w:r>
      <w:r w:rsidR="00F072F2">
        <w:rPr>
          <w:sz w:val="21"/>
          <w:szCs w:val="21"/>
          <w:lang w:val="en-US"/>
        </w:rPr>
        <w:t xml:space="preserve">, the payment will be cancelled by </w:t>
      </w:r>
      <w:r w:rsidR="009C10E1">
        <w:rPr>
          <w:sz w:val="21"/>
          <w:szCs w:val="21"/>
          <w:lang w:val="en-US"/>
        </w:rPr>
        <w:t>Vipps</w:t>
      </w:r>
      <w:r>
        <w:rPr>
          <w:sz w:val="21"/>
          <w:szCs w:val="21"/>
          <w:lang w:val="en-US"/>
        </w:rPr>
        <w:t xml:space="preserve">. </w:t>
      </w:r>
    </w:p>
    <w:p w14:paraId="4E891AC3" w14:textId="77777777" w:rsidR="00804C6B" w:rsidRPr="00804C6B" w:rsidRDefault="00804C6B" w:rsidP="00804C6B">
      <w:pPr>
        <w:rPr>
          <w:sz w:val="21"/>
          <w:szCs w:val="21"/>
          <w:lang w:val="en-US"/>
        </w:rPr>
      </w:pPr>
    </w:p>
    <w:p w14:paraId="4E891AC4" w14:textId="77777777" w:rsidR="00804C6B" w:rsidRPr="00D41BB4" w:rsidRDefault="00804C6B" w:rsidP="00804C6B">
      <w:pPr>
        <w:pStyle w:val="Overskrift3"/>
        <w:rPr>
          <w:sz w:val="24"/>
          <w:lang w:val="en-US"/>
        </w:rPr>
      </w:pPr>
      <w:bookmarkStart w:id="203" w:name="_Toc483323252"/>
      <w:bookmarkStart w:id="204" w:name="_Toc499127687"/>
      <w:r w:rsidRPr="00D41BB4">
        <w:rPr>
          <w:lang w:val="en-US"/>
        </w:rPr>
        <w:t>URL</w:t>
      </w:r>
      <w:bookmarkEnd w:id="203"/>
      <w:bookmarkEnd w:id="204"/>
    </w:p>
    <w:p w14:paraId="4E891AC5" w14:textId="2345F47B" w:rsidR="00804C6B" w:rsidRDefault="00A16F59" w:rsidP="00804C6B">
      <w:pPr>
        <w:shd w:val="clear" w:color="auto" w:fill="FFFFFF"/>
        <w:ind w:firstLine="720"/>
        <w:rPr>
          <w:rStyle w:val="HTML-kode"/>
          <w:color w:val="333333"/>
          <w:lang w:val="en-US"/>
        </w:rPr>
      </w:pPr>
      <w:r>
        <w:rPr>
          <w:rStyle w:val="HTML-kode"/>
          <w:color w:val="333333"/>
          <w:lang w:val="en-US"/>
        </w:rPr>
        <w:t>/v</w:t>
      </w:r>
      <w:r w:rsidR="009E5EE4">
        <w:rPr>
          <w:rStyle w:val="HTML-kode"/>
          <w:color w:val="333333"/>
          <w:lang w:val="en-US"/>
        </w:rPr>
        <w:t>2</w:t>
      </w:r>
      <w:r w:rsidR="00B070FA">
        <w:rPr>
          <w:rStyle w:val="HTML-kode"/>
          <w:color w:val="333333"/>
          <w:lang w:val="en-US"/>
        </w:rPr>
        <w:t>/payments</w:t>
      </w:r>
      <w:r w:rsidR="00804C6B" w:rsidRPr="00804C6B">
        <w:rPr>
          <w:rStyle w:val="HTML-kode"/>
          <w:color w:val="333333"/>
          <w:lang w:val="en-US"/>
        </w:rPr>
        <w:t>/{</w:t>
      </w:r>
      <w:proofErr w:type="spellStart"/>
      <w:r w:rsidR="00804C6B" w:rsidRPr="00804C6B">
        <w:rPr>
          <w:rStyle w:val="HTML-kode"/>
          <w:color w:val="333333"/>
          <w:lang w:val="en-US"/>
        </w:rPr>
        <w:t>orderId</w:t>
      </w:r>
      <w:proofErr w:type="spellEnd"/>
      <w:r w:rsidR="00804C6B" w:rsidRPr="00804C6B">
        <w:rPr>
          <w:rStyle w:val="HTML-kode"/>
          <w:color w:val="333333"/>
          <w:lang w:val="en-US"/>
        </w:rPr>
        <w:t>}/cancel</w:t>
      </w:r>
    </w:p>
    <w:p w14:paraId="4E891AC6" w14:textId="77777777" w:rsidR="00804C6B" w:rsidRPr="00804C6B" w:rsidRDefault="00804C6B" w:rsidP="00804C6B">
      <w:pPr>
        <w:shd w:val="clear" w:color="auto" w:fill="FFFFFF"/>
        <w:ind w:firstLine="720"/>
        <w:rPr>
          <w:rFonts w:ascii="Arial" w:hAnsi="Arial" w:cs="Arial"/>
          <w:color w:val="333333"/>
          <w:sz w:val="21"/>
          <w:szCs w:val="21"/>
          <w:lang w:val="en-US"/>
        </w:rPr>
      </w:pPr>
    </w:p>
    <w:p w14:paraId="4E891AC7" w14:textId="77777777" w:rsidR="00804C6B" w:rsidRPr="00D41BB4" w:rsidRDefault="00804C6B" w:rsidP="00804C6B">
      <w:pPr>
        <w:pStyle w:val="Overskrift3"/>
        <w:rPr>
          <w:lang w:val="en-US"/>
        </w:rPr>
      </w:pPr>
      <w:bookmarkStart w:id="205" w:name="_Toc483323253"/>
      <w:bookmarkStart w:id="206" w:name="_Toc499127688"/>
      <w:r w:rsidRPr="00D41BB4">
        <w:rPr>
          <w:lang w:val="en-US"/>
        </w:rPr>
        <w:t>Method</w:t>
      </w:r>
      <w:bookmarkEnd w:id="205"/>
      <w:bookmarkEnd w:id="206"/>
    </w:p>
    <w:p w14:paraId="4E891AC8" w14:textId="77777777" w:rsidR="00804C6B" w:rsidRPr="00D41BB4" w:rsidRDefault="00804C6B" w:rsidP="00804C6B">
      <w:pPr>
        <w:ind w:firstLine="720"/>
        <w:rPr>
          <w:rFonts w:ascii="Arial" w:hAnsi="Arial"/>
          <w:b/>
          <w:lang w:val="en-US"/>
        </w:rPr>
      </w:pPr>
      <w:r w:rsidRPr="00D41BB4">
        <w:rPr>
          <w:rStyle w:val="HTML-kode"/>
          <w:color w:val="333333"/>
          <w:lang w:val="en-US"/>
        </w:rPr>
        <w:t>PUT</w:t>
      </w:r>
    </w:p>
    <w:p w14:paraId="4E891AC9" w14:textId="77777777" w:rsidR="002219B5" w:rsidRPr="00D41BB4" w:rsidRDefault="00804C6B" w:rsidP="002219B5">
      <w:pPr>
        <w:pStyle w:val="Overskrift3"/>
        <w:rPr>
          <w:rFonts w:ascii="Arial" w:hAnsi="Arial"/>
          <w:color w:val="333333"/>
          <w:sz w:val="21"/>
          <w:lang w:val="en-US"/>
        </w:rPr>
      </w:pPr>
      <w:bookmarkStart w:id="207" w:name="_Toc483323254"/>
      <w:bookmarkStart w:id="208" w:name="_Toc499127689"/>
      <w:proofErr w:type="spellStart"/>
      <w:r w:rsidRPr="00D41BB4">
        <w:rPr>
          <w:lang w:val="en-US"/>
        </w:rPr>
        <w:t>URLParams</w:t>
      </w:r>
      <w:bookmarkEnd w:id="207"/>
      <w:bookmarkEnd w:id="208"/>
      <w:proofErr w:type="spellEnd"/>
    </w:p>
    <w:p w14:paraId="4E891ACA" w14:textId="77777777" w:rsidR="00804C6B" w:rsidRPr="00D41BB4" w:rsidRDefault="002219B5" w:rsidP="002219B5">
      <w:pPr>
        <w:ind w:firstLine="720"/>
        <w:rPr>
          <w:rStyle w:val="HTML-kode"/>
          <w:color w:val="FF0000"/>
          <w:lang w:val="en-US"/>
        </w:rPr>
      </w:pPr>
      <w:proofErr w:type="spellStart"/>
      <w:r w:rsidRPr="00D41BB4">
        <w:rPr>
          <w:rStyle w:val="HTML-kode"/>
          <w:color w:val="333333"/>
          <w:lang w:val="en-US"/>
        </w:rPr>
        <w:t>orderId</w:t>
      </w:r>
      <w:proofErr w:type="spellEnd"/>
      <w:r w:rsidRPr="00D41BB4">
        <w:rPr>
          <w:rStyle w:val="HTML-kode"/>
          <w:color w:val="333333"/>
          <w:lang w:val="en-US"/>
        </w:rPr>
        <w:t xml:space="preserve"> =[Integer | String]</w:t>
      </w:r>
      <w:r w:rsidRPr="00D41BB4">
        <w:rPr>
          <w:rStyle w:val="HTML-kode"/>
          <w:color w:val="333333"/>
          <w:lang w:val="en-US"/>
        </w:rPr>
        <w:tab/>
      </w:r>
      <w:r w:rsidRPr="00D41BB4">
        <w:rPr>
          <w:rStyle w:val="HTML-kode"/>
          <w:color w:val="FF0000"/>
          <w:lang w:val="en-US"/>
        </w:rPr>
        <w:t>REQUIRED</w:t>
      </w:r>
    </w:p>
    <w:p w14:paraId="4E891ACB" w14:textId="77777777" w:rsidR="00ED0687" w:rsidRPr="00D41BB4" w:rsidRDefault="00ED0687" w:rsidP="002219B5">
      <w:pPr>
        <w:ind w:firstLine="720"/>
        <w:rPr>
          <w:rFonts w:ascii="Arial" w:hAnsi="Arial"/>
          <w:sz w:val="21"/>
          <w:lang w:val="en-US"/>
        </w:rPr>
      </w:pPr>
    </w:p>
    <w:p w14:paraId="4E891ACC" w14:textId="5346DC55" w:rsidR="00804C6B" w:rsidRPr="00D41BB4" w:rsidRDefault="00804C6B" w:rsidP="002219B5">
      <w:pPr>
        <w:pStyle w:val="Overskrift3"/>
        <w:rPr>
          <w:lang w:val="en-US"/>
        </w:rPr>
      </w:pPr>
      <w:bookmarkStart w:id="209" w:name="_Toc483323255"/>
      <w:bookmarkStart w:id="210" w:name="_Toc499127690"/>
      <w:r w:rsidRPr="00D41BB4">
        <w:rPr>
          <w:rStyle w:val="Sterk"/>
          <w:b/>
          <w:lang w:val="en-US"/>
        </w:rPr>
        <w:t xml:space="preserve">Request </w:t>
      </w:r>
      <w:r w:rsidR="00A83EC9" w:rsidRPr="00D41BB4">
        <w:rPr>
          <w:rStyle w:val="Sterk"/>
          <w:b/>
          <w:lang w:val="en-US"/>
        </w:rPr>
        <w:t>Body</w:t>
      </w:r>
      <w:bookmarkEnd w:id="209"/>
      <w:bookmarkEnd w:id="210"/>
    </w:p>
    <w:tbl>
      <w:tblPr>
        <w:tblW w:w="0" w:type="auto"/>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57"/>
      </w:tblGrid>
      <w:tr w:rsidR="00804C6B" w14:paraId="4E891AD5" w14:textId="77777777" w:rsidTr="002219B5">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4E891ACD" w14:textId="77777777" w:rsidR="00804C6B" w:rsidRPr="00804C6B" w:rsidRDefault="002219B5" w:rsidP="00804C6B">
            <w:pPr>
              <w:rPr>
                <w:rFonts w:ascii="Arial" w:hAnsi="Arial" w:cs="Arial"/>
                <w:color w:val="333333"/>
                <w:sz w:val="21"/>
                <w:szCs w:val="21"/>
                <w:lang w:val="en-US"/>
              </w:rPr>
            </w:pPr>
            <w:r>
              <w:rPr>
                <w:rStyle w:val="HTML-kode"/>
                <w:color w:val="333333"/>
                <w:lang w:val="en-US"/>
              </w:rPr>
              <w:t xml:space="preserve"> </w:t>
            </w:r>
            <w:r w:rsidR="00804C6B" w:rsidRPr="00804C6B">
              <w:rPr>
                <w:rStyle w:val="HTML-kode"/>
                <w:color w:val="333333"/>
                <w:lang w:val="en-US"/>
              </w:rPr>
              <w:t>{</w:t>
            </w:r>
          </w:p>
          <w:p w14:paraId="4E891ACE" w14:textId="77777777" w:rsidR="00804C6B" w:rsidRPr="00804C6B" w:rsidRDefault="00804C6B" w:rsidP="00804C6B">
            <w:pPr>
              <w:rPr>
                <w:rFonts w:ascii="Arial" w:hAnsi="Arial" w:cs="Arial"/>
                <w:color w:val="333333"/>
                <w:sz w:val="21"/>
                <w:szCs w:val="21"/>
                <w:lang w:val="en-US"/>
              </w:rPr>
            </w:pPr>
            <w:r w:rsidRPr="00804C6B">
              <w:rPr>
                <w:rStyle w:val="HTML-kode"/>
                <w:color w:val="333333"/>
                <w:lang w:val="en-US"/>
              </w:rPr>
              <w:t>    "</w:t>
            </w:r>
            <w:proofErr w:type="spellStart"/>
            <w:r w:rsidRPr="00804C6B">
              <w:rPr>
                <w:rStyle w:val="HTML-kode"/>
                <w:color w:val="333333"/>
                <w:lang w:val="en-US"/>
              </w:rPr>
              <w:t>merchantInfo</w:t>
            </w:r>
            <w:proofErr w:type="spellEnd"/>
            <w:r w:rsidRPr="00804C6B">
              <w:rPr>
                <w:rStyle w:val="HTML-kode"/>
                <w:color w:val="333333"/>
                <w:lang w:val="en-US"/>
              </w:rPr>
              <w:t>": {</w:t>
            </w:r>
          </w:p>
          <w:p w14:paraId="4E891ACF" w14:textId="77777777" w:rsidR="00804C6B" w:rsidRPr="00804C6B" w:rsidRDefault="00804C6B" w:rsidP="00804C6B">
            <w:pPr>
              <w:rPr>
                <w:rFonts w:ascii="Arial" w:hAnsi="Arial" w:cs="Arial"/>
                <w:color w:val="333333"/>
                <w:sz w:val="21"/>
                <w:szCs w:val="21"/>
                <w:lang w:val="en-US"/>
              </w:rPr>
            </w:pPr>
            <w:r w:rsidRPr="00804C6B">
              <w:rPr>
                <w:rStyle w:val="HTML-kode"/>
                <w:color w:val="333333"/>
                <w:lang w:val="en-US"/>
              </w:rPr>
              <w:t>        "</w:t>
            </w:r>
            <w:proofErr w:type="spellStart"/>
            <w:r w:rsidR="00D24B70">
              <w:rPr>
                <w:rStyle w:val="HTML-kode"/>
                <w:color w:val="333333"/>
                <w:lang w:val="en-US"/>
              </w:rPr>
              <w:t>merchantSerialNumber</w:t>
            </w:r>
            <w:proofErr w:type="spellEnd"/>
            <w:r w:rsidRPr="00804C6B">
              <w:rPr>
                <w:rStyle w:val="HTML-kode"/>
                <w:color w:val="333333"/>
                <w:lang w:val="en-US"/>
              </w:rPr>
              <w:t>": "NSBWSHP12"</w:t>
            </w:r>
          </w:p>
          <w:p w14:paraId="4E891AD0" w14:textId="77777777" w:rsidR="00804C6B" w:rsidRPr="00804C6B" w:rsidRDefault="00804C6B" w:rsidP="00804C6B">
            <w:pPr>
              <w:rPr>
                <w:rFonts w:ascii="Arial" w:hAnsi="Arial" w:cs="Arial"/>
                <w:color w:val="333333"/>
                <w:sz w:val="21"/>
                <w:szCs w:val="21"/>
                <w:lang w:val="en-US"/>
              </w:rPr>
            </w:pPr>
            <w:r w:rsidRPr="00804C6B">
              <w:rPr>
                <w:rStyle w:val="HTML-kode"/>
                <w:color w:val="333333"/>
                <w:lang w:val="en-US"/>
              </w:rPr>
              <w:t>    },</w:t>
            </w:r>
          </w:p>
          <w:p w14:paraId="4E891AD1" w14:textId="77777777" w:rsidR="00804C6B" w:rsidRPr="00804C6B" w:rsidRDefault="00804C6B" w:rsidP="00804C6B">
            <w:pPr>
              <w:rPr>
                <w:rFonts w:ascii="Arial" w:hAnsi="Arial" w:cs="Arial"/>
                <w:color w:val="333333"/>
                <w:sz w:val="21"/>
                <w:szCs w:val="21"/>
                <w:lang w:val="en-US"/>
              </w:rPr>
            </w:pPr>
            <w:r w:rsidRPr="00804C6B">
              <w:rPr>
                <w:rStyle w:val="HTML-kode"/>
                <w:color w:val="333333"/>
                <w:lang w:val="en-US"/>
              </w:rPr>
              <w:t>    "transaction": {</w:t>
            </w:r>
          </w:p>
          <w:p w14:paraId="4E891AD2" w14:textId="77777777" w:rsidR="00804C6B" w:rsidRPr="00804C6B" w:rsidRDefault="00804C6B" w:rsidP="00804C6B">
            <w:pPr>
              <w:rPr>
                <w:rFonts w:ascii="Arial" w:hAnsi="Arial" w:cs="Arial"/>
                <w:color w:val="333333"/>
                <w:sz w:val="21"/>
                <w:szCs w:val="21"/>
                <w:lang w:val="en-US"/>
              </w:rPr>
            </w:pPr>
            <w:r w:rsidRPr="00804C6B">
              <w:rPr>
                <w:rStyle w:val="HTML-kode"/>
                <w:color w:val="333333"/>
                <w:lang w:val="en-US"/>
              </w:rPr>
              <w:t>        "</w:t>
            </w:r>
            <w:proofErr w:type="spellStart"/>
            <w:r w:rsidRPr="00804C6B">
              <w:rPr>
                <w:rStyle w:val="HTML-kode"/>
                <w:color w:val="333333"/>
                <w:lang w:val="en-US"/>
              </w:rPr>
              <w:t>transactionText</w:t>
            </w:r>
            <w:proofErr w:type="spellEnd"/>
            <w:r w:rsidRPr="00804C6B">
              <w:rPr>
                <w:rStyle w:val="HTML-kode"/>
                <w:color w:val="333333"/>
                <w:lang w:val="en-US"/>
              </w:rPr>
              <w:t>":"transaction text"</w:t>
            </w:r>
          </w:p>
          <w:p w14:paraId="4E891AD3" w14:textId="77777777" w:rsidR="00804C6B" w:rsidRPr="00D41BB4" w:rsidRDefault="00804C6B" w:rsidP="00804C6B">
            <w:pPr>
              <w:rPr>
                <w:rFonts w:ascii="Arial" w:hAnsi="Arial"/>
                <w:color w:val="333333"/>
                <w:sz w:val="21"/>
                <w:lang w:val="en-US"/>
              </w:rPr>
            </w:pPr>
            <w:r w:rsidRPr="00804C6B">
              <w:rPr>
                <w:rStyle w:val="HTML-kode"/>
                <w:color w:val="333333"/>
                <w:lang w:val="en-US"/>
              </w:rPr>
              <w:lastRenderedPageBreak/>
              <w:t>    </w:t>
            </w:r>
            <w:r w:rsidRPr="00D41BB4">
              <w:rPr>
                <w:rStyle w:val="HTML-kode"/>
                <w:color w:val="333333"/>
                <w:lang w:val="en-US"/>
              </w:rPr>
              <w:t>}</w:t>
            </w:r>
          </w:p>
          <w:p w14:paraId="4E891AD4" w14:textId="77777777" w:rsidR="00804C6B" w:rsidRPr="00D41BB4" w:rsidRDefault="002219B5" w:rsidP="00804C6B">
            <w:pPr>
              <w:rPr>
                <w:rFonts w:ascii="Arial" w:hAnsi="Arial"/>
                <w:color w:val="333333"/>
                <w:sz w:val="21"/>
                <w:lang w:val="en-US"/>
              </w:rPr>
            </w:pPr>
            <w:r w:rsidRPr="00D41BB4">
              <w:rPr>
                <w:rStyle w:val="HTML-kode"/>
                <w:color w:val="333333"/>
                <w:lang w:val="en-US"/>
              </w:rPr>
              <w:t xml:space="preserve"> </w:t>
            </w:r>
            <w:r w:rsidR="00804C6B" w:rsidRPr="00D41BB4">
              <w:rPr>
                <w:rStyle w:val="HTML-kode"/>
                <w:color w:val="333333"/>
                <w:lang w:val="en-US"/>
              </w:rPr>
              <w:t>}</w:t>
            </w:r>
          </w:p>
        </w:tc>
      </w:tr>
    </w:tbl>
    <w:p w14:paraId="4E891AD6" w14:textId="77777777" w:rsidR="0038230A" w:rsidRPr="006213CB" w:rsidRDefault="0038230A" w:rsidP="0038230A">
      <w:pPr>
        <w:spacing w:before="150"/>
        <w:rPr>
          <w:rFonts w:ascii="Arial" w:hAnsi="Arial" w:cs="Arial"/>
          <w:color w:val="333333"/>
          <w:sz w:val="21"/>
          <w:szCs w:val="21"/>
          <w:lang w:val="en-US"/>
        </w:rPr>
      </w:pPr>
    </w:p>
    <w:p w14:paraId="4E891AD7" w14:textId="77777777" w:rsidR="00804C6B" w:rsidRPr="00D41BB4" w:rsidRDefault="00804C6B" w:rsidP="00ED0687">
      <w:pPr>
        <w:pStyle w:val="Overskrift3"/>
        <w:rPr>
          <w:lang w:val="en-US"/>
        </w:rPr>
      </w:pPr>
      <w:bookmarkStart w:id="211" w:name="_Toc483323256"/>
      <w:bookmarkStart w:id="212" w:name="_Toc499127691"/>
      <w:r w:rsidRPr="00D41BB4">
        <w:rPr>
          <w:rStyle w:val="Sterk"/>
          <w:b/>
          <w:lang w:val="en-US"/>
        </w:rPr>
        <w:t>Description</w:t>
      </w:r>
      <w:bookmarkEnd w:id="211"/>
      <w:bookmarkEnd w:id="212"/>
    </w:p>
    <w:tbl>
      <w:tblPr>
        <w:tblStyle w:val="Lysskyggelegginguthevingsfarge1"/>
        <w:tblW w:w="0" w:type="auto"/>
        <w:tblInd w:w="108" w:type="dxa"/>
        <w:tblLook w:val="04A0" w:firstRow="1" w:lastRow="0" w:firstColumn="1" w:lastColumn="0" w:noHBand="0" w:noVBand="1"/>
      </w:tblPr>
      <w:tblGrid>
        <w:gridCol w:w="2297"/>
        <w:gridCol w:w="759"/>
        <w:gridCol w:w="895"/>
        <w:gridCol w:w="1066"/>
        <w:gridCol w:w="3948"/>
      </w:tblGrid>
      <w:tr w:rsidR="009C093F" w:rsidRPr="009C093F" w14:paraId="4E891ADD" w14:textId="77777777" w:rsidTr="009C0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hideMark/>
          </w:tcPr>
          <w:p w14:paraId="4E891AD8" w14:textId="77777777" w:rsidR="009C093F" w:rsidRPr="00D41BB4" w:rsidRDefault="009C093F" w:rsidP="00686D63">
            <w:pPr>
              <w:rPr>
                <w:color w:val="000000" w:themeColor="text1"/>
                <w:sz w:val="16"/>
                <w:lang w:val="en-US"/>
              </w:rPr>
            </w:pPr>
            <w:r w:rsidRPr="00D41BB4">
              <w:rPr>
                <w:color w:val="000000" w:themeColor="text1"/>
                <w:sz w:val="16"/>
                <w:lang w:val="en-US"/>
              </w:rPr>
              <w:t>Id</w:t>
            </w:r>
          </w:p>
        </w:tc>
        <w:tc>
          <w:tcPr>
            <w:tcW w:w="763" w:type="dxa"/>
            <w:hideMark/>
          </w:tcPr>
          <w:p w14:paraId="4E891AD9" w14:textId="77777777" w:rsidR="009C093F" w:rsidRPr="00D41BB4" w:rsidRDefault="009C093F" w:rsidP="00686D63">
            <w:pPr>
              <w:cnfStyle w:val="100000000000" w:firstRow="1"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Type</w:t>
            </w:r>
          </w:p>
        </w:tc>
        <w:tc>
          <w:tcPr>
            <w:tcW w:w="915" w:type="dxa"/>
          </w:tcPr>
          <w:p w14:paraId="4E891ADA" w14:textId="77777777" w:rsidR="009C093F" w:rsidRPr="00D41BB4" w:rsidRDefault="009C093F" w:rsidP="00686D63">
            <w:pPr>
              <w:cnfStyle w:val="100000000000" w:firstRow="1"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Size</w:t>
            </w:r>
          </w:p>
        </w:tc>
        <w:tc>
          <w:tcPr>
            <w:tcW w:w="1072" w:type="dxa"/>
            <w:hideMark/>
          </w:tcPr>
          <w:p w14:paraId="4E891ADB" w14:textId="77777777" w:rsidR="009C093F" w:rsidRPr="00D41BB4" w:rsidRDefault="009C093F" w:rsidP="00686D63">
            <w:pPr>
              <w:cnfStyle w:val="100000000000" w:firstRow="1"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Optional</w:t>
            </w:r>
          </w:p>
        </w:tc>
        <w:tc>
          <w:tcPr>
            <w:tcW w:w="4121" w:type="dxa"/>
            <w:hideMark/>
          </w:tcPr>
          <w:p w14:paraId="4E891ADC" w14:textId="77777777" w:rsidR="009C093F" w:rsidRPr="00D41BB4" w:rsidRDefault="009C093F" w:rsidP="00686D63">
            <w:pPr>
              <w:cnfStyle w:val="100000000000" w:firstRow="1"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Description</w:t>
            </w:r>
          </w:p>
        </w:tc>
      </w:tr>
      <w:tr w:rsidR="009C093F" w:rsidRPr="00590B22" w14:paraId="4E891AE3" w14:textId="77777777" w:rsidTr="009C0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hideMark/>
          </w:tcPr>
          <w:p w14:paraId="4E891ADE" w14:textId="77777777" w:rsidR="009C093F" w:rsidRPr="00D41BB4" w:rsidRDefault="009C093F" w:rsidP="00686D63">
            <w:pPr>
              <w:rPr>
                <w:b w:val="0"/>
                <w:color w:val="000000" w:themeColor="text1"/>
                <w:sz w:val="16"/>
                <w:lang w:val="en-US"/>
              </w:rPr>
            </w:pPr>
            <w:proofErr w:type="spellStart"/>
            <w:r w:rsidRPr="00D41BB4">
              <w:rPr>
                <w:b w:val="0"/>
                <w:color w:val="000000" w:themeColor="text1"/>
                <w:sz w:val="16"/>
                <w:lang w:val="en-US"/>
              </w:rPr>
              <w:t>merchantSerialNumber</w:t>
            </w:r>
            <w:proofErr w:type="spellEnd"/>
          </w:p>
        </w:tc>
        <w:tc>
          <w:tcPr>
            <w:tcW w:w="763" w:type="dxa"/>
            <w:hideMark/>
          </w:tcPr>
          <w:p w14:paraId="4E891ADF" w14:textId="77777777" w:rsidR="009C093F" w:rsidRPr="00D41BB4"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6"/>
                <w:lang w:val="en-US"/>
              </w:rPr>
            </w:pPr>
            <w:r w:rsidRPr="00D41BB4">
              <w:rPr>
                <w:color w:val="000000" w:themeColor="text1"/>
                <w:sz w:val="16"/>
                <w:lang w:val="en-US"/>
              </w:rPr>
              <w:t>String</w:t>
            </w:r>
          </w:p>
        </w:tc>
        <w:tc>
          <w:tcPr>
            <w:tcW w:w="915" w:type="dxa"/>
          </w:tcPr>
          <w:p w14:paraId="4E891AE0" w14:textId="77777777" w:rsidR="009C093F" w:rsidRPr="00D41BB4"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6"/>
                <w:lang w:val="en-US"/>
              </w:rPr>
            </w:pPr>
            <w:r w:rsidRPr="00D41BB4">
              <w:rPr>
                <w:color w:val="000000" w:themeColor="text1"/>
                <w:sz w:val="16"/>
                <w:lang w:val="en-US"/>
              </w:rPr>
              <w:t>6</w:t>
            </w:r>
          </w:p>
        </w:tc>
        <w:tc>
          <w:tcPr>
            <w:tcW w:w="1072" w:type="dxa"/>
            <w:hideMark/>
          </w:tcPr>
          <w:p w14:paraId="4E891AE1" w14:textId="77777777" w:rsidR="009C093F" w:rsidRPr="00D41BB4"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6"/>
                <w:lang w:val="en-US"/>
              </w:rPr>
            </w:pPr>
            <w:r w:rsidRPr="00D41BB4">
              <w:rPr>
                <w:color w:val="000000" w:themeColor="text1"/>
                <w:sz w:val="16"/>
                <w:lang w:val="en-US"/>
              </w:rPr>
              <w:t>No</w:t>
            </w:r>
          </w:p>
        </w:tc>
        <w:tc>
          <w:tcPr>
            <w:tcW w:w="4121" w:type="dxa"/>
            <w:hideMark/>
          </w:tcPr>
          <w:p w14:paraId="4E891AE2" w14:textId="77777777" w:rsidR="009C093F" w:rsidRPr="009C093F"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val="en-US"/>
              </w:rPr>
            </w:pPr>
            <w:r w:rsidRPr="009C093F">
              <w:rPr>
                <w:color w:val="000000" w:themeColor="text1"/>
                <w:sz w:val="16"/>
                <w:szCs w:val="16"/>
                <w:lang w:val="en-US"/>
              </w:rPr>
              <w:t>Identifies a merchant sales channel i.e. website, mobile app etc.</w:t>
            </w:r>
          </w:p>
        </w:tc>
      </w:tr>
      <w:tr w:rsidR="009C093F" w:rsidRPr="00590B22" w14:paraId="4E891AE9" w14:textId="77777777" w:rsidTr="009C093F">
        <w:tc>
          <w:tcPr>
            <w:cnfStyle w:val="001000000000" w:firstRow="0" w:lastRow="0" w:firstColumn="1" w:lastColumn="0" w:oddVBand="0" w:evenVBand="0" w:oddHBand="0" w:evenHBand="0" w:firstRowFirstColumn="0" w:firstRowLastColumn="0" w:lastRowFirstColumn="0" w:lastRowLastColumn="0"/>
            <w:tcW w:w="2310" w:type="dxa"/>
            <w:hideMark/>
          </w:tcPr>
          <w:p w14:paraId="4E891AE4" w14:textId="77777777" w:rsidR="009C093F" w:rsidRPr="00D41BB4" w:rsidRDefault="009C093F" w:rsidP="00686D63">
            <w:pPr>
              <w:rPr>
                <w:b w:val="0"/>
                <w:color w:val="000000" w:themeColor="text1"/>
                <w:sz w:val="16"/>
                <w:lang w:val="en-US"/>
              </w:rPr>
            </w:pPr>
            <w:proofErr w:type="spellStart"/>
            <w:r w:rsidRPr="00D41BB4">
              <w:rPr>
                <w:b w:val="0"/>
                <w:color w:val="000000" w:themeColor="text1"/>
                <w:sz w:val="16"/>
                <w:lang w:val="en-US"/>
              </w:rPr>
              <w:t>transactionText</w:t>
            </w:r>
            <w:proofErr w:type="spellEnd"/>
          </w:p>
        </w:tc>
        <w:tc>
          <w:tcPr>
            <w:tcW w:w="763" w:type="dxa"/>
            <w:hideMark/>
          </w:tcPr>
          <w:p w14:paraId="4E891AE5" w14:textId="77777777" w:rsidR="009C093F" w:rsidRPr="00D41BB4" w:rsidRDefault="009C093F" w:rsidP="00686D63">
            <w:pPr>
              <w:cnfStyle w:val="000000000000" w:firstRow="0"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String</w:t>
            </w:r>
          </w:p>
        </w:tc>
        <w:tc>
          <w:tcPr>
            <w:tcW w:w="915" w:type="dxa"/>
          </w:tcPr>
          <w:p w14:paraId="4E891AE6" w14:textId="77777777" w:rsidR="009C093F" w:rsidRPr="00D41BB4" w:rsidRDefault="009C093F" w:rsidP="00686D63">
            <w:pPr>
              <w:cnfStyle w:val="000000000000" w:firstRow="0"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100</w:t>
            </w:r>
          </w:p>
        </w:tc>
        <w:tc>
          <w:tcPr>
            <w:tcW w:w="1072" w:type="dxa"/>
            <w:hideMark/>
          </w:tcPr>
          <w:p w14:paraId="4E891AE7" w14:textId="77777777" w:rsidR="009C093F" w:rsidRPr="00D41BB4" w:rsidRDefault="009C093F" w:rsidP="00686D63">
            <w:pPr>
              <w:cnfStyle w:val="000000000000" w:firstRow="0"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No</w:t>
            </w:r>
          </w:p>
        </w:tc>
        <w:tc>
          <w:tcPr>
            <w:tcW w:w="4121" w:type="dxa"/>
            <w:hideMark/>
          </w:tcPr>
          <w:p w14:paraId="4E891AE8" w14:textId="77777777" w:rsidR="009C093F" w:rsidRPr="009C093F" w:rsidRDefault="009C093F" w:rsidP="00686D63">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val="en-US"/>
              </w:rPr>
            </w:pPr>
            <w:r w:rsidRPr="009C093F">
              <w:rPr>
                <w:color w:val="000000" w:themeColor="text1"/>
                <w:sz w:val="16"/>
                <w:szCs w:val="16"/>
                <w:lang w:val="en-US"/>
              </w:rPr>
              <w:t>Reference text for the merchant</w:t>
            </w:r>
          </w:p>
        </w:tc>
      </w:tr>
    </w:tbl>
    <w:p w14:paraId="4E891AEA" w14:textId="77777777" w:rsidR="0038230A" w:rsidRPr="006213CB" w:rsidRDefault="0038230A" w:rsidP="0038230A">
      <w:pPr>
        <w:spacing w:before="150"/>
        <w:rPr>
          <w:rFonts w:ascii="Arial" w:hAnsi="Arial" w:cs="Arial"/>
          <w:color w:val="333333"/>
          <w:sz w:val="21"/>
          <w:szCs w:val="21"/>
          <w:lang w:val="en-US"/>
        </w:rPr>
      </w:pPr>
    </w:p>
    <w:p w14:paraId="4E891AEB" w14:textId="77777777" w:rsidR="00804C6B" w:rsidRPr="00D41BB4" w:rsidRDefault="00804C6B" w:rsidP="00ED0687">
      <w:pPr>
        <w:pStyle w:val="Overskrift3"/>
        <w:rPr>
          <w:sz w:val="21"/>
          <w:lang w:val="en-US"/>
        </w:rPr>
      </w:pPr>
      <w:bookmarkStart w:id="213" w:name="_Toc483323257"/>
      <w:bookmarkStart w:id="214" w:name="_Toc499127692"/>
      <w:r w:rsidRPr="00D41BB4">
        <w:rPr>
          <w:lang w:val="en-US"/>
        </w:rPr>
        <w:t>Success Response</w:t>
      </w:r>
      <w:bookmarkEnd w:id="213"/>
      <w:bookmarkEnd w:id="214"/>
    </w:p>
    <w:tbl>
      <w:tblPr>
        <w:tblStyle w:val="Lysskyggelegginguthevingsfarge1"/>
        <w:tblW w:w="0" w:type="auto"/>
        <w:tblInd w:w="108" w:type="dxa"/>
        <w:tblLook w:val="04A0" w:firstRow="1" w:lastRow="0" w:firstColumn="1" w:lastColumn="0" w:noHBand="0" w:noVBand="1"/>
      </w:tblPr>
      <w:tblGrid>
        <w:gridCol w:w="2160"/>
        <w:gridCol w:w="1843"/>
      </w:tblGrid>
      <w:tr w:rsidR="001D473D" w:rsidRPr="001D473D" w14:paraId="4E891AEE" w14:textId="77777777" w:rsidTr="001D4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14:paraId="4E891AEC" w14:textId="77777777" w:rsidR="00804C6B" w:rsidRPr="00D41BB4" w:rsidRDefault="00804C6B" w:rsidP="00ED0687">
            <w:pPr>
              <w:rPr>
                <w:color w:val="000000" w:themeColor="text1"/>
                <w:sz w:val="18"/>
                <w:lang w:val="en-US"/>
              </w:rPr>
            </w:pPr>
            <w:r w:rsidRPr="00D41BB4">
              <w:rPr>
                <w:color w:val="000000" w:themeColor="text1"/>
                <w:sz w:val="18"/>
                <w:lang w:val="en-US"/>
              </w:rPr>
              <w:t>Http Status Code</w:t>
            </w:r>
          </w:p>
        </w:tc>
        <w:tc>
          <w:tcPr>
            <w:tcW w:w="1843" w:type="dxa"/>
            <w:hideMark/>
          </w:tcPr>
          <w:p w14:paraId="4E891AED" w14:textId="77777777" w:rsidR="00804C6B" w:rsidRPr="00D41BB4" w:rsidRDefault="00804C6B" w:rsidP="00ED0687">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Content</w:t>
            </w:r>
          </w:p>
        </w:tc>
      </w:tr>
      <w:tr w:rsidR="001D473D" w:rsidRPr="001D473D" w14:paraId="4E891AF1" w14:textId="77777777" w:rsidTr="001D4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14:paraId="4E891AEF" w14:textId="77777777" w:rsidR="00804C6B" w:rsidRPr="00D41BB4" w:rsidRDefault="00804C6B" w:rsidP="00ED0687">
            <w:pPr>
              <w:rPr>
                <w:b w:val="0"/>
                <w:color w:val="000000" w:themeColor="text1"/>
                <w:sz w:val="18"/>
                <w:lang w:val="en-US"/>
              </w:rPr>
            </w:pPr>
            <w:r w:rsidRPr="00D41BB4">
              <w:rPr>
                <w:b w:val="0"/>
                <w:color w:val="000000" w:themeColor="text1"/>
                <w:sz w:val="18"/>
                <w:lang w:val="en-US"/>
              </w:rPr>
              <w:t>200</w:t>
            </w:r>
          </w:p>
        </w:tc>
        <w:tc>
          <w:tcPr>
            <w:tcW w:w="1843" w:type="dxa"/>
            <w:hideMark/>
          </w:tcPr>
          <w:p w14:paraId="4E891AF0" w14:textId="77777777" w:rsidR="00804C6B" w:rsidRPr="00D41BB4" w:rsidRDefault="00804C6B" w:rsidP="00ED0687">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ok</w:t>
            </w:r>
          </w:p>
        </w:tc>
      </w:tr>
    </w:tbl>
    <w:p w14:paraId="4E891AF2" w14:textId="77777777" w:rsidR="0038230A" w:rsidRPr="006213CB" w:rsidRDefault="0038230A" w:rsidP="0038230A">
      <w:pPr>
        <w:spacing w:before="150"/>
        <w:rPr>
          <w:rFonts w:ascii="Arial" w:hAnsi="Arial" w:cs="Arial"/>
          <w:color w:val="333333"/>
          <w:sz w:val="21"/>
          <w:szCs w:val="21"/>
          <w:lang w:val="en-US"/>
        </w:rPr>
      </w:pPr>
    </w:p>
    <w:p w14:paraId="4E891AF3" w14:textId="77777777" w:rsidR="00804C6B" w:rsidRPr="00D41BB4" w:rsidRDefault="00804C6B" w:rsidP="00ED0687">
      <w:pPr>
        <w:pStyle w:val="Overskrift3"/>
        <w:rPr>
          <w:lang w:val="en-US"/>
        </w:rPr>
      </w:pPr>
      <w:bookmarkStart w:id="215" w:name="_Toc483323258"/>
      <w:bookmarkStart w:id="216" w:name="_Toc499127693"/>
      <w:r w:rsidRPr="00D41BB4">
        <w:rPr>
          <w:rStyle w:val="Sterk"/>
          <w:b/>
          <w:lang w:val="en-US"/>
        </w:rPr>
        <w:t>Response Body</w:t>
      </w:r>
      <w:bookmarkEnd w:id="215"/>
      <w:bookmarkEnd w:id="216"/>
    </w:p>
    <w:tbl>
      <w:tblPr>
        <w:tblW w:w="0" w:type="auto"/>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57"/>
      </w:tblGrid>
      <w:tr w:rsidR="00804C6B" w14:paraId="4E891B04" w14:textId="77777777" w:rsidTr="00ED0687">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4E891AF4" w14:textId="77777777" w:rsidR="00804C6B" w:rsidRPr="00804C6B" w:rsidRDefault="00ED0687" w:rsidP="00804C6B">
            <w:pPr>
              <w:rPr>
                <w:rFonts w:ascii="Arial" w:hAnsi="Arial" w:cs="Arial"/>
                <w:color w:val="333333"/>
                <w:sz w:val="21"/>
                <w:szCs w:val="21"/>
                <w:lang w:val="en-US"/>
              </w:rPr>
            </w:pPr>
            <w:r>
              <w:rPr>
                <w:rStyle w:val="HTML-kode"/>
                <w:color w:val="333333"/>
                <w:lang w:val="en-US"/>
              </w:rPr>
              <w:t xml:space="preserve"> </w:t>
            </w:r>
            <w:r w:rsidR="00804C6B" w:rsidRPr="00804C6B">
              <w:rPr>
                <w:rStyle w:val="HTML-kode"/>
                <w:color w:val="333333"/>
                <w:lang w:val="en-US"/>
              </w:rPr>
              <w:t>{</w:t>
            </w:r>
          </w:p>
          <w:p w14:paraId="4E891AF5" w14:textId="77777777" w:rsidR="00804C6B" w:rsidRPr="00804C6B" w:rsidRDefault="00804C6B" w:rsidP="00804C6B">
            <w:pPr>
              <w:rPr>
                <w:rFonts w:ascii="Arial" w:hAnsi="Arial" w:cs="Arial"/>
                <w:color w:val="333333"/>
                <w:sz w:val="21"/>
                <w:szCs w:val="21"/>
                <w:lang w:val="en-US"/>
              </w:rPr>
            </w:pPr>
            <w:r w:rsidRPr="00804C6B">
              <w:rPr>
                <w:rStyle w:val="HTML-kode"/>
                <w:color w:val="333333"/>
                <w:lang w:val="en-US"/>
              </w:rPr>
              <w:t>    "</w:t>
            </w:r>
            <w:proofErr w:type="spellStart"/>
            <w:r w:rsidRPr="00804C6B">
              <w:rPr>
                <w:rStyle w:val="HTML-kode"/>
                <w:color w:val="333333"/>
                <w:lang w:val="en-US"/>
              </w:rPr>
              <w:t>orderId</w:t>
            </w:r>
            <w:proofErr w:type="spellEnd"/>
            <w:r w:rsidRPr="00804C6B">
              <w:rPr>
                <w:rStyle w:val="HTML-kode"/>
                <w:color w:val="333333"/>
                <w:lang w:val="en-US"/>
              </w:rPr>
              <w:t>": "219930212",</w:t>
            </w:r>
          </w:p>
          <w:p w14:paraId="4E891AF6" w14:textId="77777777" w:rsidR="00804C6B" w:rsidRPr="00804C6B" w:rsidRDefault="00804C6B" w:rsidP="00804C6B">
            <w:pPr>
              <w:rPr>
                <w:rFonts w:ascii="Arial" w:hAnsi="Arial" w:cs="Arial"/>
                <w:color w:val="333333"/>
                <w:sz w:val="21"/>
                <w:szCs w:val="21"/>
                <w:lang w:val="en-US"/>
              </w:rPr>
            </w:pPr>
            <w:r w:rsidRPr="00804C6B">
              <w:rPr>
                <w:rStyle w:val="HTML-kode"/>
                <w:color w:val="333333"/>
                <w:lang w:val="en-US"/>
              </w:rPr>
              <w:t>    "</w:t>
            </w:r>
            <w:proofErr w:type="spellStart"/>
            <w:r w:rsidRPr="00804C6B">
              <w:rPr>
                <w:rStyle w:val="HTML-kode"/>
                <w:color w:val="333333"/>
                <w:lang w:val="en-US"/>
              </w:rPr>
              <w:t>transactionInfo</w:t>
            </w:r>
            <w:proofErr w:type="spellEnd"/>
            <w:r w:rsidRPr="00804C6B">
              <w:rPr>
                <w:rStyle w:val="HTML-kode"/>
                <w:color w:val="333333"/>
                <w:lang w:val="en-US"/>
              </w:rPr>
              <w:t>": {</w:t>
            </w:r>
          </w:p>
          <w:p w14:paraId="4E891AF7" w14:textId="77777777" w:rsidR="00804C6B" w:rsidRPr="00804C6B" w:rsidRDefault="00804C6B" w:rsidP="00804C6B">
            <w:pPr>
              <w:rPr>
                <w:rFonts w:ascii="Arial" w:hAnsi="Arial" w:cs="Arial"/>
                <w:color w:val="333333"/>
                <w:sz w:val="21"/>
                <w:szCs w:val="21"/>
                <w:lang w:val="en-US"/>
              </w:rPr>
            </w:pPr>
            <w:r w:rsidRPr="00804C6B">
              <w:rPr>
                <w:rStyle w:val="HTML-kode"/>
                <w:color w:val="333333"/>
                <w:lang w:val="en-US"/>
              </w:rPr>
              <w:t>        "amount": 1200,</w:t>
            </w:r>
          </w:p>
          <w:p w14:paraId="7DF35EE3" w14:textId="77777777" w:rsidR="00D95246" w:rsidRPr="00804C6B" w:rsidRDefault="00D95246" w:rsidP="00D95246">
            <w:pPr>
              <w:rPr>
                <w:rFonts w:ascii="Arial" w:hAnsi="Arial" w:cs="Arial"/>
                <w:color w:val="333333"/>
                <w:sz w:val="21"/>
                <w:szCs w:val="21"/>
                <w:lang w:val="en-US"/>
              </w:rPr>
            </w:pPr>
            <w:r w:rsidRPr="00804C6B">
              <w:rPr>
                <w:rStyle w:val="HTML-kode"/>
                <w:color w:val="333333"/>
                <w:lang w:val="en-US"/>
              </w:rPr>
              <w:t>        "status": "Cancelled",</w:t>
            </w:r>
          </w:p>
          <w:p w14:paraId="4E891AF8" w14:textId="77777777" w:rsidR="00804C6B" w:rsidRPr="00804C6B" w:rsidRDefault="00804C6B" w:rsidP="00804C6B">
            <w:pPr>
              <w:rPr>
                <w:rFonts w:ascii="Arial" w:hAnsi="Arial" w:cs="Arial"/>
                <w:color w:val="333333"/>
                <w:sz w:val="21"/>
                <w:szCs w:val="21"/>
                <w:lang w:val="en-US"/>
              </w:rPr>
            </w:pPr>
            <w:r w:rsidRPr="00804C6B">
              <w:rPr>
                <w:rStyle w:val="HTML-kode"/>
                <w:color w:val="333333"/>
                <w:lang w:val="en-US"/>
              </w:rPr>
              <w:t>        "</w:t>
            </w:r>
            <w:proofErr w:type="spellStart"/>
            <w:r w:rsidRPr="00804C6B">
              <w:rPr>
                <w:rStyle w:val="HTML-kode"/>
                <w:color w:val="333333"/>
                <w:lang w:val="en-US"/>
              </w:rPr>
              <w:t>timeStamp</w:t>
            </w:r>
            <w:proofErr w:type="spellEnd"/>
            <w:r w:rsidRPr="00804C6B">
              <w:rPr>
                <w:rStyle w:val="HTML-kode"/>
                <w:color w:val="333333"/>
                <w:lang w:val="en-US"/>
              </w:rPr>
              <w:t>": "2014-06-24T08:34:25-07:00",</w:t>
            </w:r>
          </w:p>
          <w:p w14:paraId="28DD6D67" w14:textId="51BADA9D" w:rsidR="00D95246" w:rsidRPr="00804C6B" w:rsidRDefault="00D95246" w:rsidP="00D95246">
            <w:pPr>
              <w:rPr>
                <w:rFonts w:ascii="Arial" w:hAnsi="Arial" w:cs="Arial"/>
                <w:color w:val="333333"/>
                <w:sz w:val="21"/>
                <w:szCs w:val="21"/>
                <w:lang w:val="en-US"/>
              </w:rPr>
            </w:pPr>
            <w:r w:rsidRPr="00804C6B">
              <w:rPr>
                <w:rStyle w:val="HTML-kode"/>
                <w:color w:val="333333"/>
                <w:lang w:val="en-US"/>
              </w:rPr>
              <w:t>        "</w:t>
            </w:r>
            <w:proofErr w:type="spellStart"/>
            <w:r w:rsidRPr="00804C6B">
              <w:rPr>
                <w:rStyle w:val="HTML-kode"/>
                <w:color w:val="333333"/>
                <w:lang w:val="en-US"/>
              </w:rPr>
              <w:t>transactionId</w:t>
            </w:r>
            <w:proofErr w:type="spellEnd"/>
            <w:r w:rsidRPr="00804C6B">
              <w:rPr>
                <w:rStyle w:val="HTML-kode"/>
                <w:color w:val="333333"/>
                <w:lang w:val="en-US"/>
              </w:rPr>
              <w:t>": "100025255"</w:t>
            </w:r>
            <w:r>
              <w:rPr>
                <w:rStyle w:val="HTML-kode"/>
                <w:color w:val="333333"/>
                <w:lang w:val="en-US"/>
              </w:rPr>
              <w:t>,</w:t>
            </w:r>
          </w:p>
          <w:p w14:paraId="4E891AF9" w14:textId="23CABBD9" w:rsidR="00804C6B" w:rsidRPr="00804C6B" w:rsidRDefault="00804C6B" w:rsidP="00804C6B">
            <w:pPr>
              <w:rPr>
                <w:rFonts w:ascii="Arial" w:hAnsi="Arial" w:cs="Arial"/>
                <w:color w:val="333333"/>
                <w:sz w:val="21"/>
                <w:szCs w:val="21"/>
                <w:lang w:val="en-US"/>
              </w:rPr>
            </w:pPr>
            <w:r w:rsidRPr="00804C6B">
              <w:rPr>
                <w:rStyle w:val="HTML-kode"/>
                <w:color w:val="333333"/>
                <w:lang w:val="en-US"/>
              </w:rPr>
              <w:t>        "</w:t>
            </w:r>
            <w:proofErr w:type="spellStart"/>
            <w:r w:rsidRPr="00804C6B">
              <w:rPr>
                <w:rStyle w:val="HTML-kode"/>
                <w:color w:val="333333"/>
                <w:lang w:val="en-US"/>
              </w:rPr>
              <w:t>tr</w:t>
            </w:r>
            <w:r w:rsidR="00D95246">
              <w:rPr>
                <w:rStyle w:val="HTML-kode"/>
                <w:color w:val="333333"/>
                <w:lang w:val="en-US"/>
              </w:rPr>
              <w:t>ansactionText</w:t>
            </w:r>
            <w:proofErr w:type="spellEnd"/>
            <w:r w:rsidR="00D95246">
              <w:rPr>
                <w:rStyle w:val="HTML-kode"/>
                <w:color w:val="333333"/>
                <w:lang w:val="en-US"/>
              </w:rPr>
              <w:t>": "</w:t>
            </w:r>
            <w:proofErr w:type="spellStart"/>
            <w:r w:rsidR="00D95246">
              <w:rPr>
                <w:rStyle w:val="HTML-kode"/>
                <w:color w:val="333333"/>
                <w:lang w:val="en-US"/>
              </w:rPr>
              <w:t>Refrence</w:t>
            </w:r>
            <w:proofErr w:type="spellEnd"/>
            <w:r w:rsidR="00D95246">
              <w:rPr>
                <w:rStyle w:val="HTML-kode"/>
                <w:color w:val="333333"/>
                <w:lang w:val="en-US"/>
              </w:rPr>
              <w:t xml:space="preserve"> text"</w:t>
            </w:r>
          </w:p>
          <w:p w14:paraId="4E891AFC" w14:textId="77777777" w:rsidR="00804C6B" w:rsidRPr="00804C6B" w:rsidRDefault="00804C6B" w:rsidP="00804C6B">
            <w:pPr>
              <w:rPr>
                <w:rFonts w:ascii="Arial" w:hAnsi="Arial" w:cs="Arial"/>
                <w:color w:val="333333"/>
                <w:sz w:val="21"/>
                <w:szCs w:val="21"/>
                <w:lang w:val="en-US"/>
              </w:rPr>
            </w:pPr>
            <w:r w:rsidRPr="00804C6B">
              <w:rPr>
                <w:rStyle w:val="HTML-kode"/>
                <w:color w:val="333333"/>
                <w:lang w:val="en-US"/>
              </w:rPr>
              <w:t>    },</w:t>
            </w:r>
          </w:p>
          <w:p w14:paraId="4E891AFD" w14:textId="77777777" w:rsidR="00804C6B" w:rsidRPr="00804C6B" w:rsidRDefault="00804C6B" w:rsidP="00804C6B">
            <w:pPr>
              <w:rPr>
                <w:rFonts w:ascii="Arial" w:hAnsi="Arial" w:cs="Arial"/>
                <w:color w:val="333333"/>
                <w:sz w:val="21"/>
                <w:szCs w:val="21"/>
                <w:lang w:val="en-US"/>
              </w:rPr>
            </w:pPr>
            <w:r w:rsidRPr="00804C6B">
              <w:rPr>
                <w:rStyle w:val="HTML-kode"/>
                <w:color w:val="333333"/>
                <w:lang w:val="en-US"/>
              </w:rPr>
              <w:t>    "</w:t>
            </w:r>
            <w:proofErr w:type="spellStart"/>
            <w:r w:rsidRPr="00804C6B">
              <w:rPr>
                <w:rStyle w:val="HTML-kode"/>
                <w:color w:val="333333"/>
                <w:lang w:val="en-US"/>
              </w:rPr>
              <w:t>transactionSummary</w:t>
            </w:r>
            <w:proofErr w:type="spellEnd"/>
            <w:r w:rsidRPr="00804C6B">
              <w:rPr>
                <w:rStyle w:val="HTML-kode"/>
                <w:color w:val="333333"/>
                <w:lang w:val="en-US"/>
              </w:rPr>
              <w:t>": {</w:t>
            </w:r>
          </w:p>
          <w:p w14:paraId="4E891AFE" w14:textId="77777777" w:rsidR="00804C6B" w:rsidRPr="00804C6B" w:rsidRDefault="00804C6B" w:rsidP="00804C6B">
            <w:pPr>
              <w:rPr>
                <w:rFonts w:ascii="Arial" w:hAnsi="Arial" w:cs="Arial"/>
                <w:color w:val="333333"/>
                <w:sz w:val="21"/>
                <w:szCs w:val="21"/>
                <w:lang w:val="en-US"/>
              </w:rPr>
            </w:pPr>
            <w:r w:rsidRPr="00804C6B">
              <w:rPr>
                <w:rStyle w:val="HTML-kode"/>
                <w:color w:val="333333"/>
                <w:lang w:val="en-US"/>
              </w:rPr>
              <w:t>        "capturedAmount":0,</w:t>
            </w:r>
          </w:p>
          <w:p w14:paraId="0019C4F3" w14:textId="77777777" w:rsidR="00D95246" w:rsidRPr="00804C6B" w:rsidRDefault="00D95246" w:rsidP="00D95246">
            <w:pPr>
              <w:rPr>
                <w:rFonts w:ascii="Arial" w:hAnsi="Arial" w:cs="Arial"/>
                <w:color w:val="333333"/>
                <w:sz w:val="21"/>
                <w:szCs w:val="21"/>
                <w:lang w:val="en-US"/>
              </w:rPr>
            </w:pPr>
            <w:r w:rsidRPr="00804C6B">
              <w:rPr>
                <w:rStyle w:val="HTML-kode"/>
                <w:color w:val="333333"/>
                <w:lang w:val="en-US"/>
              </w:rPr>
              <w:t>        "refundedAmount":0,</w:t>
            </w:r>
          </w:p>
          <w:p w14:paraId="4E891AFF" w14:textId="61315542" w:rsidR="00804C6B" w:rsidRPr="00804C6B" w:rsidRDefault="00804C6B" w:rsidP="00804C6B">
            <w:pPr>
              <w:rPr>
                <w:rFonts w:ascii="Arial" w:hAnsi="Arial" w:cs="Arial"/>
                <w:color w:val="333333"/>
                <w:sz w:val="21"/>
                <w:szCs w:val="21"/>
                <w:lang w:val="en-US"/>
              </w:rPr>
            </w:pPr>
            <w:r w:rsidRPr="00804C6B">
              <w:rPr>
                <w:rStyle w:val="HTML-kode"/>
                <w:color w:val="333333"/>
                <w:lang w:val="en-US"/>
              </w:rPr>
              <w:t>        "remainingAmou</w:t>
            </w:r>
            <w:r w:rsidR="00B300B5">
              <w:rPr>
                <w:rStyle w:val="HTML-kode"/>
                <w:color w:val="333333"/>
                <w:lang w:val="en-US"/>
              </w:rPr>
              <w:t>n</w:t>
            </w:r>
            <w:r w:rsidRPr="00804C6B">
              <w:rPr>
                <w:rStyle w:val="HTML-kode"/>
                <w:color w:val="333333"/>
                <w:lang w:val="en-US"/>
              </w:rPr>
              <w:t>tTocapture":0,</w:t>
            </w:r>
          </w:p>
          <w:p w14:paraId="4E891B01" w14:textId="77777777" w:rsidR="00804C6B" w:rsidRPr="00D41BB4" w:rsidRDefault="00804C6B" w:rsidP="00804C6B">
            <w:pPr>
              <w:rPr>
                <w:rFonts w:ascii="Arial" w:hAnsi="Arial"/>
                <w:color w:val="333333"/>
                <w:sz w:val="21"/>
                <w:lang w:val="en-US"/>
              </w:rPr>
            </w:pPr>
            <w:r w:rsidRPr="00804C6B">
              <w:rPr>
                <w:rStyle w:val="HTML-kode"/>
                <w:color w:val="333333"/>
                <w:lang w:val="en-US"/>
              </w:rPr>
              <w:t>        </w:t>
            </w:r>
            <w:r w:rsidRPr="00D41BB4">
              <w:rPr>
                <w:rStyle w:val="HTML-kode"/>
                <w:color w:val="333333"/>
                <w:lang w:val="en-US"/>
              </w:rPr>
              <w:t>"remainingAmountToRefund":0</w:t>
            </w:r>
          </w:p>
          <w:p w14:paraId="4E891B02" w14:textId="77777777" w:rsidR="00804C6B" w:rsidRPr="00D41BB4" w:rsidRDefault="00804C6B" w:rsidP="00804C6B">
            <w:pPr>
              <w:rPr>
                <w:rFonts w:ascii="Arial" w:hAnsi="Arial"/>
                <w:color w:val="333333"/>
                <w:sz w:val="21"/>
                <w:lang w:val="en-US"/>
              </w:rPr>
            </w:pPr>
            <w:r w:rsidRPr="00D41BB4">
              <w:rPr>
                <w:rStyle w:val="HTML-kode"/>
                <w:color w:val="333333"/>
                <w:lang w:val="en-US"/>
              </w:rPr>
              <w:t>    }</w:t>
            </w:r>
          </w:p>
          <w:p w14:paraId="4E891B03" w14:textId="77777777" w:rsidR="00804C6B" w:rsidRPr="00D41BB4" w:rsidRDefault="00ED0687" w:rsidP="00804C6B">
            <w:pPr>
              <w:rPr>
                <w:rFonts w:ascii="Arial" w:hAnsi="Arial"/>
                <w:color w:val="333333"/>
                <w:sz w:val="21"/>
                <w:lang w:val="en-US"/>
              </w:rPr>
            </w:pPr>
            <w:r w:rsidRPr="00D41BB4">
              <w:rPr>
                <w:rStyle w:val="HTML-kode"/>
                <w:color w:val="333333"/>
                <w:lang w:val="en-US"/>
              </w:rPr>
              <w:t xml:space="preserve"> </w:t>
            </w:r>
            <w:r w:rsidR="00804C6B" w:rsidRPr="00D41BB4">
              <w:rPr>
                <w:rStyle w:val="HTML-kode"/>
                <w:color w:val="333333"/>
                <w:lang w:val="en-US"/>
              </w:rPr>
              <w:t>}</w:t>
            </w:r>
          </w:p>
        </w:tc>
      </w:tr>
    </w:tbl>
    <w:p w14:paraId="4E891B05" w14:textId="77777777" w:rsidR="00804C6B" w:rsidRPr="00D41BB4" w:rsidRDefault="00804C6B" w:rsidP="00804C6B">
      <w:pPr>
        <w:spacing w:before="150"/>
        <w:rPr>
          <w:rFonts w:ascii="Arial" w:hAnsi="Arial"/>
          <w:color w:val="333333"/>
          <w:sz w:val="21"/>
          <w:lang w:val="en-US"/>
        </w:rPr>
      </w:pPr>
      <w:r w:rsidRPr="00D41BB4">
        <w:rPr>
          <w:rFonts w:ascii="Arial" w:hAnsi="Arial"/>
          <w:color w:val="333333"/>
          <w:sz w:val="21"/>
          <w:lang w:val="en-US"/>
        </w:rPr>
        <w:t> </w:t>
      </w:r>
    </w:p>
    <w:p w14:paraId="4E891B06" w14:textId="77777777" w:rsidR="00804C6B" w:rsidRPr="00D41BB4" w:rsidRDefault="00804C6B" w:rsidP="007A53D6">
      <w:pPr>
        <w:pStyle w:val="Overskrift3"/>
        <w:rPr>
          <w:lang w:val="en-US"/>
        </w:rPr>
      </w:pPr>
      <w:bookmarkStart w:id="217" w:name="_Toc483323259"/>
      <w:bookmarkStart w:id="218" w:name="_Toc499127694"/>
      <w:r w:rsidRPr="00D41BB4">
        <w:rPr>
          <w:rStyle w:val="Sterk"/>
          <w:b/>
          <w:lang w:val="en-US"/>
        </w:rPr>
        <w:t>Description</w:t>
      </w:r>
      <w:bookmarkEnd w:id="217"/>
      <w:bookmarkEnd w:id="218"/>
    </w:p>
    <w:tbl>
      <w:tblPr>
        <w:tblStyle w:val="Lysskyggelegginguthevingsfarge1"/>
        <w:tblW w:w="0" w:type="auto"/>
        <w:tblInd w:w="108" w:type="dxa"/>
        <w:tblLook w:val="04A0" w:firstRow="1" w:lastRow="0" w:firstColumn="1" w:lastColumn="0" w:noHBand="0" w:noVBand="1"/>
      </w:tblPr>
      <w:tblGrid>
        <w:gridCol w:w="2945"/>
        <w:gridCol w:w="881"/>
        <w:gridCol w:w="1072"/>
        <w:gridCol w:w="4067"/>
      </w:tblGrid>
      <w:tr w:rsidR="001D473D" w:rsidRPr="00127257" w14:paraId="4E891B0B" w14:textId="77777777" w:rsidTr="001D4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hideMark/>
          </w:tcPr>
          <w:p w14:paraId="4E891B07" w14:textId="77777777" w:rsidR="00804C6B" w:rsidRPr="00127257" w:rsidRDefault="00804C6B" w:rsidP="007A53D6">
            <w:pPr>
              <w:rPr>
                <w:color w:val="000000" w:themeColor="text1"/>
                <w:sz w:val="18"/>
                <w:szCs w:val="18"/>
                <w:lang w:val="en-US"/>
              </w:rPr>
            </w:pPr>
            <w:r w:rsidRPr="00127257">
              <w:rPr>
                <w:color w:val="000000" w:themeColor="text1"/>
                <w:sz w:val="18"/>
                <w:szCs w:val="18"/>
                <w:lang w:val="en-US"/>
              </w:rPr>
              <w:t>Id</w:t>
            </w:r>
          </w:p>
        </w:tc>
        <w:tc>
          <w:tcPr>
            <w:tcW w:w="0" w:type="auto"/>
            <w:hideMark/>
          </w:tcPr>
          <w:p w14:paraId="4E891B08" w14:textId="77777777" w:rsidR="00804C6B" w:rsidRPr="00127257" w:rsidRDefault="00804C6B" w:rsidP="007A53D6">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Type</w:t>
            </w:r>
          </w:p>
        </w:tc>
        <w:tc>
          <w:tcPr>
            <w:tcW w:w="0" w:type="auto"/>
            <w:hideMark/>
          </w:tcPr>
          <w:p w14:paraId="4E891B09" w14:textId="77777777" w:rsidR="00804C6B" w:rsidRPr="00127257" w:rsidRDefault="00804C6B" w:rsidP="007A53D6">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Optional</w:t>
            </w:r>
          </w:p>
        </w:tc>
        <w:tc>
          <w:tcPr>
            <w:tcW w:w="4166" w:type="dxa"/>
            <w:hideMark/>
          </w:tcPr>
          <w:p w14:paraId="4E891B0A" w14:textId="77777777" w:rsidR="00804C6B" w:rsidRPr="00127257" w:rsidRDefault="00804C6B" w:rsidP="007A53D6">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Description</w:t>
            </w:r>
          </w:p>
        </w:tc>
      </w:tr>
      <w:tr w:rsidR="001D473D" w:rsidRPr="00590B22" w14:paraId="4E891B10" w14:textId="77777777" w:rsidTr="001D4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hideMark/>
          </w:tcPr>
          <w:p w14:paraId="4E891B0C" w14:textId="77777777" w:rsidR="00804C6B" w:rsidRPr="00127257" w:rsidRDefault="00804C6B" w:rsidP="007A53D6">
            <w:pPr>
              <w:rPr>
                <w:b w:val="0"/>
                <w:color w:val="000000" w:themeColor="text1"/>
                <w:sz w:val="18"/>
                <w:szCs w:val="18"/>
                <w:lang w:val="en-US"/>
              </w:rPr>
            </w:pPr>
            <w:proofErr w:type="spellStart"/>
            <w:r w:rsidRPr="00127257">
              <w:rPr>
                <w:b w:val="0"/>
                <w:color w:val="000000" w:themeColor="text1"/>
                <w:sz w:val="18"/>
                <w:szCs w:val="18"/>
                <w:lang w:val="en-US"/>
              </w:rPr>
              <w:t>orderId</w:t>
            </w:r>
            <w:proofErr w:type="spellEnd"/>
          </w:p>
        </w:tc>
        <w:tc>
          <w:tcPr>
            <w:tcW w:w="0" w:type="auto"/>
            <w:hideMark/>
          </w:tcPr>
          <w:p w14:paraId="4E891B0D" w14:textId="77777777" w:rsidR="00804C6B" w:rsidRPr="00127257"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String</w:t>
            </w:r>
          </w:p>
        </w:tc>
        <w:tc>
          <w:tcPr>
            <w:tcW w:w="0" w:type="auto"/>
            <w:hideMark/>
          </w:tcPr>
          <w:p w14:paraId="4E891B0E" w14:textId="77777777" w:rsidR="00804C6B" w:rsidRPr="00127257"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No</w:t>
            </w:r>
          </w:p>
        </w:tc>
        <w:tc>
          <w:tcPr>
            <w:tcW w:w="4166" w:type="dxa"/>
            <w:hideMark/>
          </w:tcPr>
          <w:p w14:paraId="4E891B0F" w14:textId="330FA641" w:rsidR="00804C6B" w:rsidRPr="00127257" w:rsidRDefault="004A6116" w:rsidP="004A611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Id which uniquely identifies a payment</w:t>
            </w:r>
            <w:r w:rsidR="00E71F37" w:rsidRPr="00127257">
              <w:rPr>
                <w:color w:val="000000" w:themeColor="text1"/>
                <w:sz w:val="18"/>
                <w:szCs w:val="18"/>
                <w:lang w:val="en-US"/>
              </w:rPr>
              <w:t>. Maximum length is 30 alphanumeric characters</w:t>
            </w:r>
          </w:p>
        </w:tc>
      </w:tr>
      <w:tr w:rsidR="001D473D" w:rsidRPr="00127257" w14:paraId="4E891B15" w14:textId="77777777" w:rsidTr="001D473D">
        <w:tc>
          <w:tcPr>
            <w:cnfStyle w:val="001000000000" w:firstRow="0" w:lastRow="0" w:firstColumn="1" w:lastColumn="0" w:oddVBand="0" w:evenVBand="0" w:oddHBand="0" w:evenHBand="0" w:firstRowFirstColumn="0" w:firstRowLastColumn="0" w:lastRowFirstColumn="0" w:lastRowLastColumn="0"/>
            <w:tcW w:w="2953" w:type="dxa"/>
            <w:hideMark/>
          </w:tcPr>
          <w:p w14:paraId="4E891B11" w14:textId="77777777" w:rsidR="00804C6B" w:rsidRPr="00127257" w:rsidRDefault="00804C6B" w:rsidP="007A53D6">
            <w:pPr>
              <w:rPr>
                <w:b w:val="0"/>
                <w:color w:val="000000" w:themeColor="text1"/>
                <w:sz w:val="18"/>
                <w:szCs w:val="18"/>
                <w:lang w:val="en-US"/>
              </w:rPr>
            </w:pPr>
            <w:r w:rsidRPr="00127257">
              <w:rPr>
                <w:b w:val="0"/>
                <w:color w:val="000000" w:themeColor="text1"/>
                <w:sz w:val="18"/>
                <w:szCs w:val="18"/>
                <w:lang w:val="en-US"/>
              </w:rPr>
              <w:t>amount</w:t>
            </w:r>
          </w:p>
        </w:tc>
        <w:tc>
          <w:tcPr>
            <w:tcW w:w="0" w:type="auto"/>
            <w:hideMark/>
          </w:tcPr>
          <w:p w14:paraId="4E891B12" w14:textId="77777777" w:rsidR="00804C6B" w:rsidRPr="00127257"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Integer</w:t>
            </w:r>
          </w:p>
        </w:tc>
        <w:tc>
          <w:tcPr>
            <w:tcW w:w="0" w:type="auto"/>
            <w:hideMark/>
          </w:tcPr>
          <w:p w14:paraId="4E891B13" w14:textId="77777777" w:rsidR="00804C6B" w:rsidRPr="00127257"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No</w:t>
            </w:r>
          </w:p>
        </w:tc>
        <w:tc>
          <w:tcPr>
            <w:tcW w:w="4166" w:type="dxa"/>
            <w:hideMark/>
          </w:tcPr>
          <w:p w14:paraId="4E891B14" w14:textId="77777777" w:rsidR="00804C6B" w:rsidRPr="00127257"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 xml:space="preserve">Ordered amount in </w:t>
            </w:r>
            <w:proofErr w:type="spellStart"/>
            <w:r w:rsidRPr="00127257">
              <w:rPr>
                <w:color w:val="000000" w:themeColor="text1"/>
                <w:sz w:val="18"/>
                <w:szCs w:val="18"/>
                <w:lang w:val="en-US"/>
              </w:rPr>
              <w:t>øre</w:t>
            </w:r>
            <w:proofErr w:type="spellEnd"/>
          </w:p>
        </w:tc>
      </w:tr>
      <w:tr w:rsidR="001D473D" w:rsidRPr="00590B22" w14:paraId="4E891B1A" w14:textId="77777777" w:rsidTr="001D4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hideMark/>
          </w:tcPr>
          <w:p w14:paraId="4E891B16" w14:textId="77777777" w:rsidR="00804C6B" w:rsidRPr="00127257" w:rsidRDefault="00804C6B" w:rsidP="007A53D6">
            <w:pPr>
              <w:rPr>
                <w:b w:val="0"/>
                <w:color w:val="000000" w:themeColor="text1"/>
                <w:sz w:val="18"/>
                <w:szCs w:val="18"/>
                <w:lang w:val="en-US"/>
              </w:rPr>
            </w:pPr>
            <w:proofErr w:type="spellStart"/>
            <w:r w:rsidRPr="00127257">
              <w:rPr>
                <w:b w:val="0"/>
                <w:color w:val="000000" w:themeColor="text1"/>
                <w:sz w:val="18"/>
                <w:szCs w:val="18"/>
                <w:lang w:val="en-US"/>
              </w:rPr>
              <w:t>timeStamp</w:t>
            </w:r>
            <w:proofErr w:type="spellEnd"/>
          </w:p>
        </w:tc>
        <w:tc>
          <w:tcPr>
            <w:tcW w:w="0" w:type="auto"/>
            <w:hideMark/>
          </w:tcPr>
          <w:p w14:paraId="4E891B17" w14:textId="77777777" w:rsidR="00804C6B" w:rsidRPr="00127257"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String</w:t>
            </w:r>
          </w:p>
        </w:tc>
        <w:tc>
          <w:tcPr>
            <w:tcW w:w="0" w:type="auto"/>
            <w:hideMark/>
          </w:tcPr>
          <w:p w14:paraId="4E891B18" w14:textId="77777777" w:rsidR="00804C6B" w:rsidRPr="00127257"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No</w:t>
            </w:r>
          </w:p>
        </w:tc>
        <w:tc>
          <w:tcPr>
            <w:tcW w:w="4166" w:type="dxa"/>
            <w:hideMark/>
          </w:tcPr>
          <w:p w14:paraId="4E891B19" w14:textId="77777777" w:rsidR="00804C6B" w:rsidRPr="00127257"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 xml:space="preserve">Timestamp in ISO-8601 representing when </w:t>
            </w:r>
            <w:proofErr w:type="spellStart"/>
            <w:r w:rsidRPr="00127257">
              <w:rPr>
                <w:color w:val="000000" w:themeColor="text1"/>
                <w:sz w:val="18"/>
                <w:szCs w:val="18"/>
                <w:lang w:val="en-US"/>
              </w:rPr>
              <w:t>vipps</w:t>
            </w:r>
            <w:proofErr w:type="spellEnd"/>
            <w:r w:rsidRPr="00127257">
              <w:rPr>
                <w:color w:val="000000" w:themeColor="text1"/>
                <w:sz w:val="18"/>
                <w:szCs w:val="18"/>
                <w:lang w:val="en-US"/>
              </w:rPr>
              <w:t xml:space="preserve"> Cancelled transaction.</w:t>
            </w:r>
          </w:p>
        </w:tc>
      </w:tr>
      <w:tr w:rsidR="001D473D" w:rsidRPr="00590B22" w14:paraId="4E891B1F" w14:textId="77777777" w:rsidTr="001D473D">
        <w:tc>
          <w:tcPr>
            <w:cnfStyle w:val="001000000000" w:firstRow="0" w:lastRow="0" w:firstColumn="1" w:lastColumn="0" w:oddVBand="0" w:evenVBand="0" w:oddHBand="0" w:evenHBand="0" w:firstRowFirstColumn="0" w:firstRowLastColumn="0" w:lastRowFirstColumn="0" w:lastRowLastColumn="0"/>
            <w:tcW w:w="2953" w:type="dxa"/>
            <w:hideMark/>
          </w:tcPr>
          <w:p w14:paraId="4E891B1B" w14:textId="77777777" w:rsidR="00804C6B" w:rsidRPr="00127257" w:rsidRDefault="00804C6B" w:rsidP="007A53D6">
            <w:pPr>
              <w:rPr>
                <w:b w:val="0"/>
                <w:color w:val="000000" w:themeColor="text1"/>
                <w:sz w:val="18"/>
                <w:szCs w:val="18"/>
                <w:lang w:val="en-US"/>
              </w:rPr>
            </w:pPr>
            <w:proofErr w:type="spellStart"/>
            <w:r w:rsidRPr="00127257">
              <w:rPr>
                <w:b w:val="0"/>
                <w:color w:val="000000" w:themeColor="text1"/>
                <w:sz w:val="18"/>
                <w:szCs w:val="18"/>
                <w:lang w:val="en-US"/>
              </w:rPr>
              <w:t>transactionText</w:t>
            </w:r>
            <w:proofErr w:type="spellEnd"/>
          </w:p>
        </w:tc>
        <w:tc>
          <w:tcPr>
            <w:tcW w:w="0" w:type="auto"/>
            <w:hideMark/>
          </w:tcPr>
          <w:p w14:paraId="4E891B1C" w14:textId="77777777" w:rsidR="00804C6B" w:rsidRPr="00127257"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String</w:t>
            </w:r>
          </w:p>
        </w:tc>
        <w:tc>
          <w:tcPr>
            <w:tcW w:w="0" w:type="auto"/>
            <w:hideMark/>
          </w:tcPr>
          <w:p w14:paraId="4E891B1D" w14:textId="77777777" w:rsidR="00804C6B" w:rsidRPr="00127257"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No</w:t>
            </w:r>
          </w:p>
        </w:tc>
        <w:tc>
          <w:tcPr>
            <w:tcW w:w="4166" w:type="dxa"/>
            <w:hideMark/>
          </w:tcPr>
          <w:p w14:paraId="4E891B1E" w14:textId="77777777" w:rsidR="00804C6B" w:rsidRPr="00127257"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Transaction text reference provided by merchant</w:t>
            </w:r>
          </w:p>
        </w:tc>
      </w:tr>
      <w:tr w:rsidR="001D473D" w:rsidRPr="00590B22" w14:paraId="4E891B24" w14:textId="77777777" w:rsidTr="001D4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hideMark/>
          </w:tcPr>
          <w:p w14:paraId="4E891B20" w14:textId="77777777" w:rsidR="00804C6B" w:rsidRPr="00127257" w:rsidRDefault="00804C6B" w:rsidP="007A53D6">
            <w:pPr>
              <w:rPr>
                <w:b w:val="0"/>
                <w:color w:val="000000" w:themeColor="text1"/>
                <w:sz w:val="18"/>
                <w:szCs w:val="18"/>
                <w:lang w:val="en-US"/>
              </w:rPr>
            </w:pPr>
            <w:r w:rsidRPr="00127257">
              <w:rPr>
                <w:b w:val="0"/>
                <w:color w:val="000000" w:themeColor="text1"/>
                <w:sz w:val="18"/>
                <w:szCs w:val="18"/>
                <w:lang w:val="en-US"/>
              </w:rPr>
              <w:t>status</w:t>
            </w:r>
          </w:p>
        </w:tc>
        <w:tc>
          <w:tcPr>
            <w:tcW w:w="0" w:type="auto"/>
            <w:hideMark/>
          </w:tcPr>
          <w:p w14:paraId="4E891B21" w14:textId="77777777" w:rsidR="00804C6B" w:rsidRPr="00127257"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String</w:t>
            </w:r>
          </w:p>
        </w:tc>
        <w:tc>
          <w:tcPr>
            <w:tcW w:w="0" w:type="auto"/>
            <w:hideMark/>
          </w:tcPr>
          <w:p w14:paraId="4E891B22" w14:textId="77777777" w:rsidR="00804C6B" w:rsidRPr="00127257"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No</w:t>
            </w:r>
          </w:p>
        </w:tc>
        <w:tc>
          <w:tcPr>
            <w:tcW w:w="4166" w:type="dxa"/>
            <w:hideMark/>
          </w:tcPr>
          <w:p w14:paraId="4E891B23" w14:textId="77777777" w:rsidR="00804C6B" w:rsidRPr="00127257"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Status of the ordered transaction</w:t>
            </w:r>
          </w:p>
        </w:tc>
      </w:tr>
      <w:tr w:rsidR="001D473D" w:rsidRPr="00127257" w14:paraId="4E891B29" w14:textId="77777777" w:rsidTr="001D473D">
        <w:tc>
          <w:tcPr>
            <w:cnfStyle w:val="001000000000" w:firstRow="0" w:lastRow="0" w:firstColumn="1" w:lastColumn="0" w:oddVBand="0" w:evenVBand="0" w:oddHBand="0" w:evenHBand="0" w:firstRowFirstColumn="0" w:firstRowLastColumn="0" w:lastRowFirstColumn="0" w:lastRowLastColumn="0"/>
            <w:tcW w:w="2953" w:type="dxa"/>
            <w:hideMark/>
          </w:tcPr>
          <w:p w14:paraId="4E891B25" w14:textId="77777777" w:rsidR="00804C6B" w:rsidRPr="00127257" w:rsidRDefault="00804C6B" w:rsidP="007A53D6">
            <w:pPr>
              <w:rPr>
                <w:b w:val="0"/>
                <w:color w:val="000000" w:themeColor="text1"/>
                <w:sz w:val="18"/>
                <w:szCs w:val="18"/>
                <w:lang w:val="en-US"/>
              </w:rPr>
            </w:pPr>
            <w:proofErr w:type="spellStart"/>
            <w:r w:rsidRPr="00127257">
              <w:rPr>
                <w:b w:val="0"/>
                <w:color w:val="000000" w:themeColor="text1"/>
                <w:sz w:val="18"/>
                <w:szCs w:val="18"/>
                <w:lang w:val="en-US"/>
              </w:rPr>
              <w:t>transactionId</w:t>
            </w:r>
            <w:proofErr w:type="spellEnd"/>
          </w:p>
        </w:tc>
        <w:tc>
          <w:tcPr>
            <w:tcW w:w="0" w:type="auto"/>
            <w:hideMark/>
          </w:tcPr>
          <w:p w14:paraId="4E891B26" w14:textId="77777777" w:rsidR="00804C6B" w:rsidRPr="00127257"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String</w:t>
            </w:r>
          </w:p>
        </w:tc>
        <w:tc>
          <w:tcPr>
            <w:tcW w:w="0" w:type="auto"/>
            <w:hideMark/>
          </w:tcPr>
          <w:p w14:paraId="4E891B27" w14:textId="77777777" w:rsidR="00804C6B" w:rsidRPr="00127257"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No</w:t>
            </w:r>
          </w:p>
        </w:tc>
        <w:tc>
          <w:tcPr>
            <w:tcW w:w="4166" w:type="dxa"/>
            <w:hideMark/>
          </w:tcPr>
          <w:p w14:paraId="4E891B28" w14:textId="03416EAC" w:rsidR="00804C6B" w:rsidRPr="00127257" w:rsidRDefault="009C10E1" w:rsidP="00814102">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Vipps</w:t>
            </w:r>
            <w:r w:rsidR="00804C6B" w:rsidRPr="00127257">
              <w:rPr>
                <w:color w:val="000000" w:themeColor="text1"/>
                <w:sz w:val="18"/>
                <w:szCs w:val="18"/>
                <w:lang w:val="en-US"/>
              </w:rPr>
              <w:t xml:space="preserve"> transact</w:t>
            </w:r>
            <w:r w:rsidR="00814102" w:rsidRPr="00127257">
              <w:rPr>
                <w:color w:val="000000" w:themeColor="text1"/>
                <w:sz w:val="18"/>
                <w:szCs w:val="18"/>
                <w:lang w:val="en-US"/>
              </w:rPr>
              <w:t>i</w:t>
            </w:r>
            <w:r w:rsidR="00804C6B" w:rsidRPr="00127257">
              <w:rPr>
                <w:color w:val="000000" w:themeColor="text1"/>
                <w:sz w:val="18"/>
                <w:szCs w:val="18"/>
                <w:lang w:val="en-US"/>
              </w:rPr>
              <w:t>on id</w:t>
            </w:r>
          </w:p>
        </w:tc>
      </w:tr>
      <w:tr w:rsidR="001D473D" w:rsidRPr="00127257" w14:paraId="4E891B2E" w14:textId="77777777" w:rsidTr="001D4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hideMark/>
          </w:tcPr>
          <w:p w14:paraId="4E891B2A" w14:textId="77777777" w:rsidR="00804C6B" w:rsidRPr="00127257" w:rsidRDefault="00804C6B" w:rsidP="007A53D6">
            <w:pPr>
              <w:rPr>
                <w:b w:val="0"/>
                <w:color w:val="000000" w:themeColor="text1"/>
                <w:sz w:val="18"/>
                <w:szCs w:val="18"/>
                <w:lang w:val="en-US"/>
              </w:rPr>
            </w:pPr>
            <w:proofErr w:type="spellStart"/>
            <w:r w:rsidRPr="00127257">
              <w:rPr>
                <w:b w:val="0"/>
                <w:color w:val="000000" w:themeColor="text1"/>
                <w:sz w:val="18"/>
                <w:szCs w:val="18"/>
                <w:lang w:val="en-US"/>
              </w:rPr>
              <w:t>capturedAmount</w:t>
            </w:r>
            <w:proofErr w:type="spellEnd"/>
          </w:p>
        </w:tc>
        <w:tc>
          <w:tcPr>
            <w:tcW w:w="0" w:type="auto"/>
            <w:hideMark/>
          </w:tcPr>
          <w:p w14:paraId="4E891B2B" w14:textId="77777777" w:rsidR="00804C6B" w:rsidRPr="00127257"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Integer</w:t>
            </w:r>
          </w:p>
        </w:tc>
        <w:tc>
          <w:tcPr>
            <w:tcW w:w="0" w:type="auto"/>
            <w:hideMark/>
          </w:tcPr>
          <w:p w14:paraId="4E891B2C" w14:textId="77777777" w:rsidR="00804C6B" w:rsidRPr="00127257"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No</w:t>
            </w:r>
          </w:p>
        </w:tc>
        <w:tc>
          <w:tcPr>
            <w:tcW w:w="4166" w:type="dxa"/>
            <w:hideMark/>
          </w:tcPr>
          <w:p w14:paraId="4E891B2D" w14:textId="77777777" w:rsidR="00804C6B" w:rsidRPr="00127257"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Total amount captured</w:t>
            </w:r>
          </w:p>
        </w:tc>
      </w:tr>
      <w:tr w:rsidR="001D473D" w:rsidRPr="00590B22" w14:paraId="4E891B33" w14:textId="77777777" w:rsidTr="001D473D">
        <w:tc>
          <w:tcPr>
            <w:cnfStyle w:val="001000000000" w:firstRow="0" w:lastRow="0" w:firstColumn="1" w:lastColumn="0" w:oddVBand="0" w:evenVBand="0" w:oddHBand="0" w:evenHBand="0" w:firstRowFirstColumn="0" w:firstRowLastColumn="0" w:lastRowFirstColumn="0" w:lastRowLastColumn="0"/>
            <w:tcW w:w="2953" w:type="dxa"/>
            <w:hideMark/>
          </w:tcPr>
          <w:p w14:paraId="4E891B2F" w14:textId="54E8DE8E" w:rsidR="00804C6B" w:rsidRPr="00127257" w:rsidRDefault="00804C6B" w:rsidP="007A53D6">
            <w:pPr>
              <w:rPr>
                <w:b w:val="0"/>
                <w:color w:val="000000" w:themeColor="text1"/>
                <w:sz w:val="18"/>
                <w:szCs w:val="18"/>
                <w:lang w:val="en-US"/>
              </w:rPr>
            </w:pPr>
            <w:proofErr w:type="spellStart"/>
            <w:r w:rsidRPr="00127257">
              <w:rPr>
                <w:b w:val="0"/>
                <w:color w:val="000000" w:themeColor="text1"/>
                <w:sz w:val="18"/>
                <w:szCs w:val="18"/>
                <w:lang w:val="en-US"/>
              </w:rPr>
              <w:t>remainingAmou</w:t>
            </w:r>
            <w:r w:rsidR="00B300B5">
              <w:rPr>
                <w:b w:val="0"/>
                <w:color w:val="000000" w:themeColor="text1"/>
                <w:sz w:val="18"/>
                <w:szCs w:val="18"/>
                <w:lang w:val="en-US"/>
              </w:rPr>
              <w:t>n</w:t>
            </w:r>
            <w:r w:rsidRPr="00127257">
              <w:rPr>
                <w:b w:val="0"/>
                <w:color w:val="000000" w:themeColor="text1"/>
                <w:sz w:val="18"/>
                <w:szCs w:val="18"/>
                <w:lang w:val="en-US"/>
              </w:rPr>
              <w:t>tTocapture</w:t>
            </w:r>
            <w:proofErr w:type="spellEnd"/>
          </w:p>
        </w:tc>
        <w:tc>
          <w:tcPr>
            <w:tcW w:w="0" w:type="auto"/>
            <w:hideMark/>
          </w:tcPr>
          <w:p w14:paraId="4E891B30" w14:textId="77777777" w:rsidR="00804C6B" w:rsidRPr="00127257"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Integer</w:t>
            </w:r>
          </w:p>
        </w:tc>
        <w:tc>
          <w:tcPr>
            <w:tcW w:w="0" w:type="auto"/>
            <w:hideMark/>
          </w:tcPr>
          <w:p w14:paraId="4E891B31" w14:textId="77777777" w:rsidR="00804C6B" w:rsidRPr="00127257"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No</w:t>
            </w:r>
          </w:p>
        </w:tc>
        <w:tc>
          <w:tcPr>
            <w:tcW w:w="4166" w:type="dxa"/>
            <w:hideMark/>
          </w:tcPr>
          <w:p w14:paraId="4E891B32" w14:textId="77777777" w:rsidR="00804C6B" w:rsidRPr="00127257"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Total remaining amount to capture</w:t>
            </w:r>
          </w:p>
        </w:tc>
      </w:tr>
      <w:tr w:rsidR="001D473D" w:rsidRPr="00590B22" w14:paraId="4E891B38" w14:textId="77777777" w:rsidTr="001D4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hideMark/>
          </w:tcPr>
          <w:p w14:paraId="4E891B34" w14:textId="77777777" w:rsidR="00804C6B" w:rsidRPr="00127257" w:rsidRDefault="00804C6B" w:rsidP="007A53D6">
            <w:pPr>
              <w:rPr>
                <w:b w:val="0"/>
                <w:color w:val="000000" w:themeColor="text1"/>
                <w:sz w:val="18"/>
                <w:szCs w:val="18"/>
                <w:lang w:val="en-US"/>
              </w:rPr>
            </w:pPr>
            <w:proofErr w:type="spellStart"/>
            <w:r w:rsidRPr="00127257">
              <w:rPr>
                <w:b w:val="0"/>
                <w:color w:val="000000" w:themeColor="text1"/>
                <w:sz w:val="18"/>
                <w:szCs w:val="18"/>
                <w:lang w:val="en-US"/>
              </w:rPr>
              <w:t>refundedAmount</w:t>
            </w:r>
            <w:proofErr w:type="spellEnd"/>
          </w:p>
        </w:tc>
        <w:tc>
          <w:tcPr>
            <w:tcW w:w="0" w:type="auto"/>
            <w:hideMark/>
          </w:tcPr>
          <w:p w14:paraId="4E891B35" w14:textId="77777777" w:rsidR="00804C6B" w:rsidRPr="00127257"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Integer</w:t>
            </w:r>
          </w:p>
        </w:tc>
        <w:tc>
          <w:tcPr>
            <w:tcW w:w="0" w:type="auto"/>
            <w:hideMark/>
          </w:tcPr>
          <w:p w14:paraId="4E891B36" w14:textId="77777777" w:rsidR="00804C6B" w:rsidRPr="00127257"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No</w:t>
            </w:r>
          </w:p>
        </w:tc>
        <w:tc>
          <w:tcPr>
            <w:tcW w:w="4166" w:type="dxa"/>
            <w:hideMark/>
          </w:tcPr>
          <w:p w14:paraId="4E891B37" w14:textId="77777777" w:rsidR="00804C6B" w:rsidRPr="00127257"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Total refunded amount of the order</w:t>
            </w:r>
          </w:p>
        </w:tc>
      </w:tr>
      <w:tr w:rsidR="001D473D" w:rsidRPr="00590B22" w14:paraId="4E891B3D" w14:textId="77777777" w:rsidTr="001D473D">
        <w:tc>
          <w:tcPr>
            <w:cnfStyle w:val="001000000000" w:firstRow="0" w:lastRow="0" w:firstColumn="1" w:lastColumn="0" w:oddVBand="0" w:evenVBand="0" w:oddHBand="0" w:evenHBand="0" w:firstRowFirstColumn="0" w:firstRowLastColumn="0" w:lastRowFirstColumn="0" w:lastRowLastColumn="0"/>
            <w:tcW w:w="2953" w:type="dxa"/>
            <w:hideMark/>
          </w:tcPr>
          <w:p w14:paraId="4E891B39" w14:textId="77777777" w:rsidR="00804C6B" w:rsidRPr="00127257" w:rsidRDefault="00804C6B" w:rsidP="007A53D6">
            <w:pPr>
              <w:rPr>
                <w:b w:val="0"/>
                <w:color w:val="000000" w:themeColor="text1"/>
                <w:sz w:val="18"/>
                <w:szCs w:val="18"/>
                <w:lang w:val="en-US"/>
              </w:rPr>
            </w:pPr>
            <w:proofErr w:type="spellStart"/>
            <w:r w:rsidRPr="00127257">
              <w:rPr>
                <w:b w:val="0"/>
                <w:color w:val="000000" w:themeColor="text1"/>
                <w:sz w:val="18"/>
                <w:szCs w:val="18"/>
                <w:lang w:val="en-US"/>
              </w:rPr>
              <w:t>remainingAmountToRefund</w:t>
            </w:r>
            <w:proofErr w:type="spellEnd"/>
          </w:p>
        </w:tc>
        <w:tc>
          <w:tcPr>
            <w:tcW w:w="0" w:type="auto"/>
            <w:hideMark/>
          </w:tcPr>
          <w:p w14:paraId="4E891B3A" w14:textId="77777777" w:rsidR="00804C6B" w:rsidRPr="00127257"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Integer</w:t>
            </w:r>
          </w:p>
        </w:tc>
        <w:tc>
          <w:tcPr>
            <w:tcW w:w="0" w:type="auto"/>
            <w:hideMark/>
          </w:tcPr>
          <w:p w14:paraId="4E891B3B" w14:textId="77777777" w:rsidR="00804C6B" w:rsidRPr="00127257"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No</w:t>
            </w:r>
          </w:p>
        </w:tc>
        <w:tc>
          <w:tcPr>
            <w:tcW w:w="4166" w:type="dxa"/>
            <w:hideMark/>
          </w:tcPr>
          <w:p w14:paraId="4E891B3C" w14:textId="77777777" w:rsidR="00804C6B" w:rsidRPr="00127257"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27257">
              <w:rPr>
                <w:color w:val="000000" w:themeColor="text1"/>
                <w:sz w:val="18"/>
                <w:szCs w:val="18"/>
                <w:lang w:val="en-US"/>
              </w:rPr>
              <w:t>Total remaining amount to refund</w:t>
            </w:r>
          </w:p>
        </w:tc>
      </w:tr>
    </w:tbl>
    <w:p w14:paraId="4E891B3E" w14:textId="77777777" w:rsidR="0038230A" w:rsidRPr="006213CB" w:rsidRDefault="007A53D6" w:rsidP="0038230A">
      <w:pPr>
        <w:spacing w:before="150"/>
        <w:rPr>
          <w:rFonts w:ascii="Arial" w:hAnsi="Arial" w:cs="Arial"/>
          <w:color w:val="333333"/>
          <w:sz w:val="21"/>
          <w:szCs w:val="21"/>
          <w:lang w:val="en-US"/>
        </w:rPr>
      </w:pPr>
      <w:r w:rsidRPr="00E33954">
        <w:rPr>
          <w:lang w:val="en-US"/>
        </w:rPr>
        <w:t xml:space="preserve"> </w:t>
      </w:r>
    </w:p>
    <w:p w14:paraId="4E891B3F" w14:textId="77777777" w:rsidR="00804C6B" w:rsidRPr="00D41BB4" w:rsidRDefault="0038230A" w:rsidP="007A53D6">
      <w:pPr>
        <w:pStyle w:val="Overskrift3"/>
        <w:rPr>
          <w:sz w:val="21"/>
          <w:lang w:val="en-US"/>
        </w:rPr>
      </w:pPr>
      <w:r w:rsidRPr="00B911AA">
        <w:rPr>
          <w:lang w:val="en-US"/>
        </w:rPr>
        <w:lastRenderedPageBreak/>
        <w:t xml:space="preserve"> </w:t>
      </w:r>
      <w:bookmarkStart w:id="219" w:name="_Toc483323260"/>
      <w:bookmarkStart w:id="220" w:name="_Toc499127695"/>
      <w:r w:rsidR="00804C6B" w:rsidRPr="00D41BB4">
        <w:rPr>
          <w:lang w:val="en-US"/>
        </w:rPr>
        <w:t>Error Response</w:t>
      </w:r>
      <w:bookmarkEnd w:id="219"/>
      <w:bookmarkEnd w:id="220"/>
      <w:r w:rsidR="00804C6B" w:rsidRPr="00D41BB4">
        <w:rPr>
          <w:lang w:val="en-US"/>
        </w:rPr>
        <w:t> </w:t>
      </w:r>
    </w:p>
    <w:tbl>
      <w:tblPr>
        <w:tblStyle w:val="Lysskyggelegginguthevingsfarge1"/>
        <w:tblW w:w="0" w:type="auto"/>
        <w:tblInd w:w="108" w:type="dxa"/>
        <w:tblLook w:val="04A0" w:firstRow="1" w:lastRow="0" w:firstColumn="1" w:lastColumn="0" w:noHBand="0" w:noVBand="1"/>
      </w:tblPr>
      <w:tblGrid>
        <w:gridCol w:w="1963"/>
        <w:gridCol w:w="1954"/>
        <w:gridCol w:w="5048"/>
      </w:tblGrid>
      <w:tr w:rsidR="001D473D" w:rsidRPr="001D473D" w14:paraId="4E891B43" w14:textId="77777777" w:rsidTr="00A20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B40" w14:textId="77777777" w:rsidR="00804C6B" w:rsidRPr="00D41BB4" w:rsidRDefault="00804C6B" w:rsidP="007A53D6">
            <w:pPr>
              <w:rPr>
                <w:color w:val="000000" w:themeColor="text1"/>
                <w:sz w:val="18"/>
                <w:lang w:val="en-US"/>
              </w:rPr>
            </w:pPr>
            <w:r w:rsidRPr="00D41BB4">
              <w:rPr>
                <w:color w:val="000000" w:themeColor="text1"/>
                <w:sz w:val="18"/>
                <w:lang w:val="en-US"/>
              </w:rPr>
              <w:t>Http Status Code</w:t>
            </w:r>
          </w:p>
        </w:tc>
        <w:tc>
          <w:tcPr>
            <w:tcW w:w="1965" w:type="dxa"/>
            <w:hideMark/>
          </w:tcPr>
          <w:p w14:paraId="4E891B41" w14:textId="77777777" w:rsidR="00804C6B" w:rsidRPr="00D41BB4" w:rsidRDefault="00804C6B" w:rsidP="007A53D6">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Content</w:t>
            </w:r>
          </w:p>
        </w:tc>
        <w:tc>
          <w:tcPr>
            <w:tcW w:w="5122" w:type="dxa"/>
            <w:hideMark/>
          </w:tcPr>
          <w:p w14:paraId="4E891B42" w14:textId="77777777" w:rsidR="00804C6B" w:rsidRPr="00D41BB4" w:rsidRDefault="00804C6B" w:rsidP="007A53D6">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Description</w:t>
            </w:r>
          </w:p>
        </w:tc>
      </w:tr>
      <w:tr w:rsidR="001D473D" w:rsidRPr="001D473D" w14:paraId="4E891B47" w14:textId="77777777" w:rsidTr="00A2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B44" w14:textId="77777777" w:rsidR="00804C6B" w:rsidRPr="00D41BB4" w:rsidRDefault="00804C6B" w:rsidP="007A53D6">
            <w:pPr>
              <w:rPr>
                <w:b w:val="0"/>
                <w:color w:val="000000" w:themeColor="text1"/>
                <w:sz w:val="18"/>
                <w:lang w:val="en-US"/>
              </w:rPr>
            </w:pPr>
            <w:r w:rsidRPr="00D41BB4">
              <w:rPr>
                <w:b w:val="0"/>
                <w:color w:val="000000" w:themeColor="text1"/>
                <w:sz w:val="18"/>
                <w:lang w:val="en-US"/>
              </w:rPr>
              <w:t>401</w:t>
            </w:r>
          </w:p>
        </w:tc>
        <w:tc>
          <w:tcPr>
            <w:tcW w:w="1965" w:type="dxa"/>
            <w:hideMark/>
          </w:tcPr>
          <w:p w14:paraId="4E891B45" w14:textId="77777777" w:rsidR="00804C6B" w:rsidRPr="00D41BB4"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Unauthorized</w:t>
            </w:r>
          </w:p>
        </w:tc>
        <w:tc>
          <w:tcPr>
            <w:tcW w:w="5122" w:type="dxa"/>
            <w:hideMark/>
          </w:tcPr>
          <w:p w14:paraId="4E891B46" w14:textId="77777777" w:rsidR="00804C6B" w:rsidRPr="00D41BB4"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API call authorization failed</w:t>
            </w:r>
          </w:p>
        </w:tc>
      </w:tr>
      <w:tr w:rsidR="001D473D" w:rsidRPr="001D473D" w14:paraId="4E891B4B" w14:textId="77777777" w:rsidTr="00A20F4B">
        <w:tc>
          <w:tcPr>
            <w:cnfStyle w:val="001000000000" w:firstRow="0" w:lastRow="0" w:firstColumn="1" w:lastColumn="0" w:oddVBand="0" w:evenVBand="0" w:oddHBand="0" w:evenHBand="0" w:firstRowFirstColumn="0" w:firstRowLastColumn="0" w:lastRowFirstColumn="0" w:lastRowLastColumn="0"/>
            <w:tcW w:w="1985" w:type="dxa"/>
            <w:hideMark/>
          </w:tcPr>
          <w:p w14:paraId="4E891B48" w14:textId="77777777" w:rsidR="00804C6B" w:rsidRPr="00D41BB4" w:rsidRDefault="00804C6B" w:rsidP="007A53D6">
            <w:pPr>
              <w:rPr>
                <w:b w:val="0"/>
                <w:color w:val="000000" w:themeColor="text1"/>
                <w:sz w:val="18"/>
                <w:lang w:val="en-US"/>
              </w:rPr>
            </w:pPr>
            <w:r w:rsidRPr="00D41BB4">
              <w:rPr>
                <w:b w:val="0"/>
                <w:color w:val="000000" w:themeColor="text1"/>
                <w:sz w:val="18"/>
                <w:lang w:val="en-US"/>
              </w:rPr>
              <w:t>400</w:t>
            </w:r>
          </w:p>
        </w:tc>
        <w:tc>
          <w:tcPr>
            <w:tcW w:w="1965" w:type="dxa"/>
            <w:hideMark/>
          </w:tcPr>
          <w:p w14:paraId="4E891B49" w14:textId="77777777" w:rsidR="00804C6B" w:rsidRPr="00D41BB4"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Bad request</w:t>
            </w:r>
          </w:p>
        </w:tc>
        <w:tc>
          <w:tcPr>
            <w:tcW w:w="5122" w:type="dxa"/>
            <w:hideMark/>
          </w:tcPr>
          <w:p w14:paraId="4E891B4A" w14:textId="77777777" w:rsidR="00804C6B" w:rsidRPr="00D41BB4"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1D473D">
              <w:rPr>
                <w:color w:val="000000" w:themeColor="text1"/>
                <w:sz w:val="18"/>
                <w:szCs w:val="18"/>
                <w:lang w:val="en-US"/>
              </w:rPr>
              <w:t xml:space="preserve">API request validation failed because of malformed request object. </w:t>
            </w:r>
            <w:r w:rsidRPr="00D41BB4">
              <w:rPr>
                <w:color w:val="000000" w:themeColor="text1"/>
                <w:sz w:val="18"/>
                <w:lang w:val="en-US"/>
              </w:rPr>
              <w:t>More details will be provided by the error object</w:t>
            </w:r>
          </w:p>
        </w:tc>
      </w:tr>
      <w:tr w:rsidR="001D473D" w:rsidRPr="00590B22" w14:paraId="4E891B4F" w14:textId="77777777" w:rsidTr="00A2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B4C" w14:textId="77777777" w:rsidR="00804C6B" w:rsidRPr="00D41BB4" w:rsidRDefault="00804C6B" w:rsidP="007A53D6">
            <w:pPr>
              <w:rPr>
                <w:b w:val="0"/>
                <w:color w:val="000000" w:themeColor="text1"/>
                <w:sz w:val="18"/>
                <w:lang w:val="en-US"/>
              </w:rPr>
            </w:pPr>
            <w:r w:rsidRPr="00D41BB4">
              <w:rPr>
                <w:b w:val="0"/>
                <w:color w:val="000000" w:themeColor="text1"/>
                <w:sz w:val="18"/>
                <w:lang w:val="en-US"/>
              </w:rPr>
              <w:t>402</w:t>
            </w:r>
          </w:p>
        </w:tc>
        <w:tc>
          <w:tcPr>
            <w:tcW w:w="1965" w:type="dxa"/>
            <w:hideMark/>
          </w:tcPr>
          <w:p w14:paraId="4E891B4D" w14:textId="77777777" w:rsidR="00804C6B" w:rsidRPr="00D41BB4"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Payment Cancellation Failed</w:t>
            </w:r>
          </w:p>
        </w:tc>
        <w:tc>
          <w:tcPr>
            <w:tcW w:w="5122" w:type="dxa"/>
            <w:hideMark/>
          </w:tcPr>
          <w:p w14:paraId="4E891B4E" w14:textId="77777777" w:rsidR="00804C6B" w:rsidRPr="001D473D" w:rsidRDefault="00804C6B" w:rsidP="00ED34C9">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1D473D">
              <w:rPr>
                <w:color w:val="000000" w:themeColor="text1"/>
                <w:sz w:val="18"/>
                <w:szCs w:val="18"/>
                <w:lang w:val="en-US"/>
              </w:rPr>
              <w:t>The request has been understood but payment failed because of unable to cancel the reservation</w:t>
            </w:r>
          </w:p>
        </w:tc>
      </w:tr>
      <w:tr w:rsidR="001D473D" w:rsidRPr="00590B22" w14:paraId="4E891B53" w14:textId="77777777" w:rsidTr="00A20F4B">
        <w:tc>
          <w:tcPr>
            <w:cnfStyle w:val="001000000000" w:firstRow="0" w:lastRow="0" w:firstColumn="1" w:lastColumn="0" w:oddVBand="0" w:evenVBand="0" w:oddHBand="0" w:evenHBand="0" w:firstRowFirstColumn="0" w:firstRowLastColumn="0" w:lastRowFirstColumn="0" w:lastRowLastColumn="0"/>
            <w:tcW w:w="1985" w:type="dxa"/>
            <w:hideMark/>
          </w:tcPr>
          <w:p w14:paraId="4E891B50" w14:textId="77777777" w:rsidR="00804C6B" w:rsidRPr="00D41BB4" w:rsidRDefault="00804C6B" w:rsidP="007A53D6">
            <w:pPr>
              <w:rPr>
                <w:b w:val="0"/>
                <w:color w:val="000000" w:themeColor="text1"/>
                <w:sz w:val="18"/>
                <w:lang w:val="en-US"/>
              </w:rPr>
            </w:pPr>
            <w:r w:rsidRPr="00D41BB4">
              <w:rPr>
                <w:b w:val="0"/>
                <w:color w:val="000000" w:themeColor="text1"/>
                <w:sz w:val="18"/>
                <w:lang w:val="en-US"/>
              </w:rPr>
              <w:t>403</w:t>
            </w:r>
          </w:p>
        </w:tc>
        <w:tc>
          <w:tcPr>
            <w:tcW w:w="1965" w:type="dxa"/>
            <w:hideMark/>
          </w:tcPr>
          <w:p w14:paraId="4E891B51" w14:textId="77777777" w:rsidR="00804C6B" w:rsidRPr="00D41BB4"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Forbidden</w:t>
            </w:r>
          </w:p>
        </w:tc>
        <w:tc>
          <w:tcPr>
            <w:tcW w:w="5122" w:type="dxa"/>
            <w:hideMark/>
          </w:tcPr>
          <w:p w14:paraId="4E891B52" w14:textId="77777777" w:rsidR="00804C6B" w:rsidRPr="001D473D" w:rsidRDefault="00804C6B" w:rsidP="007A53D6">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1D473D">
              <w:rPr>
                <w:color w:val="000000" w:themeColor="text1"/>
                <w:sz w:val="18"/>
                <w:szCs w:val="18"/>
                <w:lang w:val="en-US"/>
              </w:rPr>
              <w:t>The request has been understood but failed because of reason detailed out in the error message</w:t>
            </w:r>
          </w:p>
        </w:tc>
      </w:tr>
      <w:tr w:rsidR="001D473D" w:rsidRPr="001D473D" w14:paraId="4E891B57" w14:textId="77777777" w:rsidTr="00A2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B54" w14:textId="77777777" w:rsidR="00804C6B" w:rsidRPr="00D41BB4" w:rsidRDefault="00804C6B" w:rsidP="007A53D6">
            <w:pPr>
              <w:rPr>
                <w:b w:val="0"/>
                <w:color w:val="000000" w:themeColor="text1"/>
                <w:sz w:val="18"/>
                <w:lang w:val="en-US"/>
              </w:rPr>
            </w:pPr>
            <w:r w:rsidRPr="00D41BB4">
              <w:rPr>
                <w:b w:val="0"/>
                <w:color w:val="000000" w:themeColor="text1"/>
                <w:sz w:val="18"/>
                <w:lang w:val="en-US"/>
              </w:rPr>
              <w:t>5xx</w:t>
            </w:r>
          </w:p>
        </w:tc>
        <w:tc>
          <w:tcPr>
            <w:tcW w:w="1965" w:type="dxa"/>
            <w:hideMark/>
          </w:tcPr>
          <w:p w14:paraId="4E891B55" w14:textId="77777777" w:rsidR="00804C6B" w:rsidRPr="00D41BB4"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Internal server error</w:t>
            </w:r>
          </w:p>
        </w:tc>
        <w:tc>
          <w:tcPr>
            <w:tcW w:w="5122" w:type="dxa"/>
            <w:hideMark/>
          </w:tcPr>
          <w:p w14:paraId="4E891B56" w14:textId="77777777" w:rsidR="00804C6B" w:rsidRPr="00D41BB4" w:rsidRDefault="00804C6B" w:rsidP="007A53D6">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Internal server error</w:t>
            </w:r>
          </w:p>
        </w:tc>
      </w:tr>
    </w:tbl>
    <w:p w14:paraId="4E891B58" w14:textId="77777777" w:rsidR="00804C6B" w:rsidRPr="00D41BB4" w:rsidRDefault="00804C6B" w:rsidP="00804C6B">
      <w:pPr>
        <w:spacing w:before="150"/>
        <w:rPr>
          <w:rFonts w:ascii="Arial" w:hAnsi="Arial"/>
          <w:color w:val="333333"/>
          <w:sz w:val="21"/>
          <w:lang w:val="en-US"/>
        </w:rPr>
      </w:pPr>
    </w:p>
    <w:p w14:paraId="4E891B59" w14:textId="77777777" w:rsidR="006213CB" w:rsidRPr="00D41BB4" w:rsidRDefault="006213CB">
      <w:pPr>
        <w:rPr>
          <w:b/>
          <w:sz w:val="24"/>
          <w:lang w:val="en-US"/>
        </w:rPr>
      </w:pPr>
      <w:r w:rsidRPr="00D41BB4">
        <w:rPr>
          <w:lang w:val="en-US"/>
        </w:rPr>
        <w:br w:type="page"/>
      </w:r>
    </w:p>
    <w:p w14:paraId="4E891B5A" w14:textId="77777777" w:rsidR="00720ACF" w:rsidRPr="00D41BB4" w:rsidRDefault="00720ACF" w:rsidP="00720ACF">
      <w:pPr>
        <w:pStyle w:val="Overskrift2"/>
        <w:rPr>
          <w:lang w:val="en-US"/>
        </w:rPr>
      </w:pPr>
      <w:bookmarkStart w:id="221" w:name="_Ref448393060"/>
      <w:bookmarkStart w:id="222" w:name="_Toc483323261"/>
      <w:bookmarkStart w:id="223" w:name="_Toc499127696"/>
      <w:bookmarkStart w:id="224" w:name="_Toc506283647"/>
      <w:r w:rsidRPr="00D41BB4">
        <w:rPr>
          <w:lang w:val="en-US"/>
        </w:rPr>
        <w:lastRenderedPageBreak/>
        <w:t>Capture Payment</w:t>
      </w:r>
      <w:bookmarkEnd w:id="221"/>
      <w:bookmarkEnd w:id="222"/>
      <w:bookmarkEnd w:id="223"/>
      <w:bookmarkEnd w:id="224"/>
      <w:r w:rsidRPr="00D41BB4">
        <w:rPr>
          <w:lang w:val="en-US"/>
        </w:rPr>
        <w:t> </w:t>
      </w:r>
    </w:p>
    <w:p w14:paraId="4E891B5B" w14:textId="77777777" w:rsidR="00720ACF" w:rsidRPr="00D41BB4" w:rsidRDefault="00720ACF" w:rsidP="00720ACF">
      <w:pPr>
        <w:pStyle w:val="Overskrift3"/>
        <w:rPr>
          <w:lang w:val="en-US"/>
        </w:rPr>
      </w:pPr>
      <w:bookmarkStart w:id="225" w:name="_Toc483323262"/>
      <w:bookmarkStart w:id="226" w:name="_Toc499127697"/>
      <w:r w:rsidRPr="00D41BB4">
        <w:rPr>
          <w:rStyle w:val="Sterk"/>
          <w:b/>
          <w:lang w:val="en-US"/>
        </w:rPr>
        <w:t>Overview</w:t>
      </w:r>
      <w:bookmarkEnd w:id="225"/>
      <w:bookmarkEnd w:id="226"/>
    </w:p>
    <w:p w14:paraId="4E891B5C" w14:textId="3CEF4D37" w:rsidR="00720ACF" w:rsidRDefault="00720ACF" w:rsidP="00720ACF">
      <w:pPr>
        <w:rPr>
          <w:lang w:val="en-US"/>
        </w:rPr>
      </w:pPr>
      <w:r w:rsidRPr="00720ACF">
        <w:rPr>
          <w:lang w:val="en-US"/>
        </w:rPr>
        <w:t>The API call allows merchant to capture the reserved am</w:t>
      </w:r>
      <w:r>
        <w:rPr>
          <w:lang w:val="en-US"/>
        </w:rPr>
        <w:t>ount. Amount to capture can</w:t>
      </w:r>
      <w:r w:rsidRPr="00720ACF">
        <w:rPr>
          <w:lang w:val="en-US"/>
        </w:rPr>
        <w:t xml:space="preserve">not be </w:t>
      </w:r>
      <w:r>
        <w:rPr>
          <w:lang w:val="en-US"/>
        </w:rPr>
        <w:t>higher</w:t>
      </w:r>
      <w:r w:rsidRPr="00720ACF">
        <w:rPr>
          <w:lang w:val="en-US"/>
        </w:rPr>
        <w:t xml:space="preserve"> than reserved. The API also allows capturing partial amount of the reserved </w:t>
      </w:r>
      <w:r>
        <w:rPr>
          <w:lang w:val="en-US"/>
        </w:rPr>
        <w:t>amount. Partial capture can be called as many times as required so long there is reserved amount to capture. Transaction text is not optional and is used as a proof of delivery (tracking code, consignment number etc.)</w:t>
      </w:r>
      <w:r w:rsidR="00ED72C6">
        <w:rPr>
          <w:lang w:val="en-US"/>
        </w:rPr>
        <w:t xml:space="preserve">. </w:t>
      </w:r>
    </w:p>
    <w:p w14:paraId="4E891B5D" w14:textId="77777777" w:rsidR="00C77DB9" w:rsidRDefault="00C77DB9" w:rsidP="00720ACF">
      <w:pPr>
        <w:rPr>
          <w:lang w:val="en-US"/>
        </w:rPr>
      </w:pPr>
    </w:p>
    <w:p w14:paraId="4E891B5E" w14:textId="77777777" w:rsidR="00C77DB9" w:rsidRDefault="00C77DB9" w:rsidP="00720ACF">
      <w:pPr>
        <w:rPr>
          <w:lang w:val="en-US"/>
        </w:rPr>
      </w:pPr>
      <w:r>
        <w:rPr>
          <w:lang w:val="en-US"/>
        </w:rPr>
        <w:t>In a case of direct capture, both fund reservation and capture are executed in a single operation.</w:t>
      </w:r>
    </w:p>
    <w:p w14:paraId="4E891B5F" w14:textId="77777777" w:rsidR="00720ACF" w:rsidRPr="00720ACF" w:rsidRDefault="00720ACF" w:rsidP="00720ACF">
      <w:pPr>
        <w:rPr>
          <w:lang w:val="en-US"/>
        </w:rPr>
      </w:pPr>
    </w:p>
    <w:p w14:paraId="4E891B60" w14:textId="77777777" w:rsidR="00720ACF" w:rsidRPr="00720ACF" w:rsidRDefault="00720ACF" w:rsidP="00720ACF">
      <w:pPr>
        <w:pStyle w:val="Overskrift3"/>
        <w:rPr>
          <w:sz w:val="24"/>
          <w:szCs w:val="24"/>
          <w:lang w:val="en-US"/>
        </w:rPr>
      </w:pPr>
      <w:bookmarkStart w:id="227" w:name="_Toc483323263"/>
      <w:bookmarkStart w:id="228" w:name="_Toc499127698"/>
      <w:r w:rsidRPr="00720ACF">
        <w:rPr>
          <w:lang w:val="en-US"/>
        </w:rPr>
        <w:t>URL</w:t>
      </w:r>
      <w:bookmarkEnd w:id="227"/>
      <w:bookmarkEnd w:id="228"/>
    </w:p>
    <w:p w14:paraId="4E891B61" w14:textId="78608A69" w:rsidR="00720ACF" w:rsidRPr="00720ACF" w:rsidRDefault="00441605" w:rsidP="00720ACF">
      <w:pPr>
        <w:shd w:val="clear" w:color="auto" w:fill="FFFFFF"/>
        <w:ind w:firstLine="720"/>
        <w:rPr>
          <w:rFonts w:ascii="Arial" w:hAnsi="Arial" w:cs="Arial"/>
          <w:color w:val="333333"/>
          <w:sz w:val="21"/>
          <w:szCs w:val="21"/>
          <w:lang w:val="en-US"/>
        </w:rPr>
      </w:pPr>
      <w:r>
        <w:rPr>
          <w:rStyle w:val="HTML-kode"/>
          <w:color w:val="333333"/>
          <w:lang w:val="en-US"/>
        </w:rPr>
        <w:t>/v</w:t>
      </w:r>
      <w:r w:rsidR="009E5EE4">
        <w:rPr>
          <w:rStyle w:val="HTML-kode"/>
          <w:color w:val="333333"/>
          <w:lang w:val="en-US"/>
        </w:rPr>
        <w:t>2</w:t>
      </w:r>
      <w:r w:rsidR="00B070FA">
        <w:rPr>
          <w:rStyle w:val="HTML-kode"/>
          <w:color w:val="333333"/>
          <w:lang w:val="en-US"/>
        </w:rPr>
        <w:t>/payments</w:t>
      </w:r>
      <w:r w:rsidR="00720ACF" w:rsidRPr="00720ACF">
        <w:rPr>
          <w:rStyle w:val="HTML-kode"/>
          <w:color w:val="333333"/>
          <w:lang w:val="en-US"/>
        </w:rPr>
        <w:t>/{</w:t>
      </w:r>
      <w:proofErr w:type="spellStart"/>
      <w:r w:rsidR="00720ACF" w:rsidRPr="00720ACF">
        <w:rPr>
          <w:rStyle w:val="HTML-kode"/>
          <w:color w:val="333333"/>
          <w:lang w:val="en-US"/>
        </w:rPr>
        <w:t>orderId</w:t>
      </w:r>
      <w:proofErr w:type="spellEnd"/>
      <w:r w:rsidR="00720ACF" w:rsidRPr="00720ACF">
        <w:rPr>
          <w:rStyle w:val="HTML-kode"/>
          <w:color w:val="333333"/>
          <w:lang w:val="en-US"/>
        </w:rPr>
        <w:t>}/capture</w:t>
      </w:r>
    </w:p>
    <w:p w14:paraId="4E891B62" w14:textId="77777777" w:rsidR="00720ACF" w:rsidRPr="00720ACF" w:rsidRDefault="00720ACF" w:rsidP="00720ACF">
      <w:pPr>
        <w:pStyle w:val="Overskrift3"/>
        <w:rPr>
          <w:color w:val="333333"/>
          <w:sz w:val="24"/>
          <w:szCs w:val="24"/>
          <w:lang w:val="en-US"/>
        </w:rPr>
      </w:pPr>
      <w:bookmarkStart w:id="229" w:name="_Toc483323264"/>
      <w:bookmarkStart w:id="230" w:name="_Toc499127699"/>
      <w:r w:rsidRPr="00720ACF">
        <w:rPr>
          <w:lang w:val="en-US"/>
        </w:rPr>
        <w:t>Method</w:t>
      </w:r>
      <w:bookmarkEnd w:id="229"/>
      <w:bookmarkEnd w:id="230"/>
    </w:p>
    <w:p w14:paraId="4E891B63" w14:textId="77777777" w:rsidR="00720ACF" w:rsidRPr="00D41BB4" w:rsidRDefault="00720ACF" w:rsidP="00720ACF">
      <w:pPr>
        <w:shd w:val="clear" w:color="auto" w:fill="FFFFFF"/>
        <w:ind w:firstLine="720"/>
        <w:rPr>
          <w:rFonts w:ascii="Arial" w:hAnsi="Arial"/>
          <w:color w:val="333333"/>
          <w:sz w:val="21"/>
          <w:lang w:val="en-US"/>
        </w:rPr>
      </w:pPr>
      <w:r w:rsidRPr="00D41BB4">
        <w:rPr>
          <w:rStyle w:val="HTML-kode"/>
          <w:color w:val="333333"/>
          <w:lang w:val="en-US"/>
        </w:rPr>
        <w:t>POST</w:t>
      </w:r>
    </w:p>
    <w:p w14:paraId="4E891B64" w14:textId="77777777" w:rsidR="00720ACF" w:rsidRPr="00D41BB4" w:rsidRDefault="00720ACF" w:rsidP="00720ACF">
      <w:pPr>
        <w:pStyle w:val="Overskrift3"/>
        <w:rPr>
          <w:lang w:val="en-US"/>
        </w:rPr>
      </w:pPr>
      <w:bookmarkStart w:id="231" w:name="_Toc483323265"/>
      <w:bookmarkStart w:id="232" w:name="_Toc499127700"/>
      <w:proofErr w:type="spellStart"/>
      <w:r w:rsidRPr="00D41BB4">
        <w:rPr>
          <w:lang w:val="en-US"/>
        </w:rPr>
        <w:t>URLParams</w:t>
      </w:r>
      <w:bookmarkEnd w:id="231"/>
      <w:bookmarkEnd w:id="232"/>
      <w:proofErr w:type="spellEnd"/>
    </w:p>
    <w:p w14:paraId="4E891B65" w14:textId="77777777" w:rsidR="00720ACF" w:rsidRDefault="00720ACF" w:rsidP="00720ACF">
      <w:pPr>
        <w:ind w:firstLine="720"/>
        <w:rPr>
          <w:rStyle w:val="HTML-kode"/>
          <w:color w:val="FF0000"/>
          <w:lang w:val="en-US"/>
        </w:rPr>
      </w:pPr>
      <w:proofErr w:type="spellStart"/>
      <w:r w:rsidRPr="00720ACF">
        <w:rPr>
          <w:rStyle w:val="HTML-kode"/>
          <w:color w:val="333333"/>
          <w:lang w:val="en-US"/>
        </w:rPr>
        <w:t>orderId</w:t>
      </w:r>
      <w:proofErr w:type="spellEnd"/>
      <w:r w:rsidRPr="00720ACF">
        <w:rPr>
          <w:rStyle w:val="HTML-kode"/>
          <w:color w:val="333333"/>
          <w:lang w:val="en-US"/>
        </w:rPr>
        <w:t xml:space="preserve"> =[Integer | String]</w:t>
      </w:r>
      <w:r w:rsidRPr="00720ACF">
        <w:rPr>
          <w:rStyle w:val="HTML-kode"/>
          <w:color w:val="333333"/>
          <w:lang w:val="en-US"/>
        </w:rPr>
        <w:tab/>
      </w:r>
      <w:r w:rsidRPr="00720ACF">
        <w:rPr>
          <w:rStyle w:val="HTML-kode"/>
          <w:color w:val="FF0000"/>
          <w:lang w:val="en-US"/>
        </w:rPr>
        <w:t>REQUIRED</w:t>
      </w:r>
    </w:p>
    <w:p w14:paraId="4E891B66" w14:textId="77777777" w:rsidR="00720ACF" w:rsidRPr="00720ACF" w:rsidRDefault="00720ACF" w:rsidP="00720ACF">
      <w:pPr>
        <w:ind w:firstLine="720"/>
        <w:rPr>
          <w:lang w:val="en-US"/>
        </w:rPr>
      </w:pPr>
    </w:p>
    <w:p w14:paraId="4E891B67" w14:textId="17401E8B" w:rsidR="00720ACF" w:rsidRPr="00D41BB4" w:rsidRDefault="00720ACF" w:rsidP="00720ACF">
      <w:pPr>
        <w:pStyle w:val="Overskrift3"/>
        <w:rPr>
          <w:lang w:val="en-US"/>
        </w:rPr>
      </w:pPr>
      <w:bookmarkStart w:id="233" w:name="_Toc483323266"/>
      <w:bookmarkStart w:id="234" w:name="_Toc499127701"/>
      <w:r w:rsidRPr="00D41BB4">
        <w:rPr>
          <w:rStyle w:val="Sterk"/>
          <w:b/>
          <w:lang w:val="en-US"/>
        </w:rPr>
        <w:t xml:space="preserve">Request </w:t>
      </w:r>
      <w:r w:rsidR="00A83EC9" w:rsidRPr="00D41BB4">
        <w:rPr>
          <w:rStyle w:val="Sterk"/>
          <w:b/>
          <w:lang w:val="en-US"/>
        </w:rPr>
        <w:t>Body</w:t>
      </w:r>
      <w:bookmarkEnd w:id="233"/>
      <w:bookmarkEnd w:id="234"/>
    </w:p>
    <w:tbl>
      <w:tblPr>
        <w:tblW w:w="0" w:type="auto"/>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57"/>
      </w:tblGrid>
      <w:tr w:rsidR="00720ACF" w14:paraId="4E891B71" w14:textId="77777777" w:rsidTr="00720ACF">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4E891B68" w14:textId="77777777" w:rsidR="00353998" w:rsidRPr="00D41BB4" w:rsidRDefault="00720ACF" w:rsidP="00720ACF">
            <w:pPr>
              <w:rPr>
                <w:rStyle w:val="HTML-kode"/>
                <w:rFonts w:ascii="Arial" w:hAnsi="Arial"/>
                <w:color w:val="333333"/>
                <w:sz w:val="21"/>
                <w:lang w:val="en-US"/>
              </w:rPr>
            </w:pPr>
            <w:r w:rsidRPr="00D41BB4">
              <w:rPr>
                <w:rStyle w:val="HTML-kode"/>
                <w:color w:val="333333"/>
                <w:lang w:val="en-US"/>
              </w:rPr>
              <w:t xml:space="preserve"> {</w:t>
            </w:r>
          </w:p>
          <w:p w14:paraId="4E891B69" w14:textId="77777777" w:rsidR="00720ACF" w:rsidRPr="00D41BB4" w:rsidRDefault="00353998" w:rsidP="00720ACF">
            <w:pPr>
              <w:rPr>
                <w:rFonts w:ascii="Arial" w:hAnsi="Arial"/>
                <w:color w:val="333333"/>
                <w:sz w:val="21"/>
                <w:lang w:val="en-US"/>
              </w:rPr>
            </w:pPr>
            <w:r w:rsidRPr="00D41BB4">
              <w:rPr>
                <w:rStyle w:val="HTML-kode"/>
                <w:color w:val="333333"/>
                <w:lang w:val="en-US"/>
              </w:rPr>
              <w:t xml:space="preserve">    </w:t>
            </w:r>
            <w:r w:rsidR="00720ACF" w:rsidRPr="00D41BB4">
              <w:rPr>
                <w:rStyle w:val="HTML-kode"/>
                <w:color w:val="333333"/>
                <w:lang w:val="en-US"/>
              </w:rPr>
              <w:t>"</w:t>
            </w:r>
            <w:proofErr w:type="spellStart"/>
            <w:r w:rsidR="00720ACF" w:rsidRPr="00D41BB4">
              <w:rPr>
                <w:rStyle w:val="HTML-kode"/>
                <w:color w:val="333333"/>
                <w:lang w:val="en-US"/>
              </w:rPr>
              <w:t>merchantInfo</w:t>
            </w:r>
            <w:proofErr w:type="spellEnd"/>
            <w:r w:rsidR="00720ACF" w:rsidRPr="00D41BB4">
              <w:rPr>
                <w:rStyle w:val="HTML-kode"/>
                <w:color w:val="333333"/>
                <w:lang w:val="en-US"/>
              </w:rPr>
              <w:t>": {</w:t>
            </w:r>
          </w:p>
          <w:p w14:paraId="4E891B6A" w14:textId="77777777" w:rsidR="00720ACF" w:rsidRPr="00D41BB4" w:rsidRDefault="00720ACF" w:rsidP="00720ACF">
            <w:pPr>
              <w:rPr>
                <w:rFonts w:ascii="Arial" w:hAnsi="Arial"/>
                <w:color w:val="333333"/>
                <w:sz w:val="21"/>
                <w:lang w:val="en-US"/>
              </w:rPr>
            </w:pPr>
            <w:r w:rsidRPr="00D41BB4">
              <w:rPr>
                <w:rStyle w:val="HTML-kode"/>
                <w:color w:val="333333"/>
                <w:lang w:val="en-US"/>
              </w:rPr>
              <w:t>        "</w:t>
            </w:r>
            <w:proofErr w:type="spellStart"/>
            <w:r w:rsidR="00D24B70" w:rsidRPr="00D41BB4">
              <w:rPr>
                <w:rStyle w:val="HTML-kode"/>
                <w:color w:val="333333"/>
                <w:lang w:val="en-US"/>
              </w:rPr>
              <w:t>merchantSerialNumber</w:t>
            </w:r>
            <w:proofErr w:type="spellEnd"/>
            <w:r w:rsidRPr="00D41BB4">
              <w:rPr>
                <w:rStyle w:val="HTML-kode"/>
                <w:color w:val="333333"/>
                <w:lang w:val="en-US"/>
              </w:rPr>
              <w:t>": "NSBWSHP12"</w:t>
            </w:r>
          </w:p>
          <w:p w14:paraId="4E891B6B" w14:textId="77777777" w:rsidR="00720ACF" w:rsidRPr="00D41BB4" w:rsidRDefault="00720ACF" w:rsidP="00720ACF">
            <w:pPr>
              <w:rPr>
                <w:rFonts w:ascii="Arial" w:hAnsi="Arial"/>
                <w:color w:val="333333"/>
                <w:sz w:val="21"/>
                <w:lang w:val="en-US"/>
              </w:rPr>
            </w:pPr>
            <w:r w:rsidRPr="00D41BB4">
              <w:rPr>
                <w:rStyle w:val="HTML-kode"/>
                <w:color w:val="333333"/>
                <w:lang w:val="en-US"/>
              </w:rPr>
              <w:t>    },</w:t>
            </w:r>
          </w:p>
          <w:p w14:paraId="4E891B6C" w14:textId="77777777" w:rsidR="00720ACF" w:rsidRPr="00D41BB4" w:rsidRDefault="00720ACF" w:rsidP="00720ACF">
            <w:pPr>
              <w:rPr>
                <w:rFonts w:ascii="Arial" w:hAnsi="Arial"/>
                <w:color w:val="333333"/>
                <w:sz w:val="21"/>
                <w:lang w:val="en-US"/>
              </w:rPr>
            </w:pPr>
            <w:r w:rsidRPr="00D41BB4">
              <w:rPr>
                <w:rStyle w:val="HTML-kode"/>
                <w:color w:val="333333"/>
                <w:lang w:val="en-US"/>
              </w:rPr>
              <w:t>    "transaction": {</w:t>
            </w:r>
          </w:p>
          <w:p w14:paraId="4E891B6D" w14:textId="77777777" w:rsidR="00720ACF" w:rsidRPr="00D41BB4" w:rsidRDefault="00720ACF" w:rsidP="00720ACF">
            <w:pPr>
              <w:rPr>
                <w:rFonts w:ascii="Arial" w:hAnsi="Arial"/>
                <w:color w:val="333333"/>
                <w:sz w:val="21"/>
                <w:lang w:val="en-US"/>
              </w:rPr>
            </w:pPr>
            <w:r w:rsidRPr="00D41BB4">
              <w:rPr>
                <w:rStyle w:val="HTML-kode"/>
                <w:color w:val="333333"/>
                <w:lang w:val="en-US"/>
              </w:rPr>
              <w:t>        "amount": 100,</w:t>
            </w:r>
          </w:p>
          <w:p w14:paraId="4E891B6E" w14:textId="77777777" w:rsidR="00720ACF" w:rsidRPr="00D41BB4" w:rsidRDefault="00720ACF" w:rsidP="00720ACF">
            <w:pPr>
              <w:rPr>
                <w:rFonts w:ascii="Arial" w:hAnsi="Arial"/>
                <w:color w:val="333333"/>
                <w:sz w:val="21"/>
                <w:lang w:val="en-US"/>
              </w:rPr>
            </w:pPr>
            <w:r w:rsidRPr="00D41BB4">
              <w:rPr>
                <w:rStyle w:val="HTML-kode"/>
                <w:color w:val="333333"/>
                <w:lang w:val="en-US"/>
              </w:rPr>
              <w:t>        "</w:t>
            </w:r>
            <w:proofErr w:type="spellStart"/>
            <w:r w:rsidRPr="00D41BB4">
              <w:rPr>
                <w:rStyle w:val="HTML-kode"/>
                <w:color w:val="333333"/>
                <w:lang w:val="en-US"/>
              </w:rPr>
              <w:t>transactionText</w:t>
            </w:r>
            <w:proofErr w:type="spellEnd"/>
            <w:r w:rsidRPr="00D41BB4">
              <w:rPr>
                <w:rStyle w:val="HTML-kode"/>
                <w:color w:val="333333"/>
                <w:lang w:val="en-US"/>
              </w:rPr>
              <w:t>":"transaction text "</w:t>
            </w:r>
          </w:p>
          <w:p w14:paraId="4E891B6F" w14:textId="77777777" w:rsidR="00720ACF" w:rsidRPr="00D41BB4" w:rsidRDefault="00720ACF" w:rsidP="00720ACF">
            <w:pPr>
              <w:rPr>
                <w:rFonts w:ascii="Arial" w:hAnsi="Arial"/>
                <w:color w:val="333333"/>
                <w:sz w:val="21"/>
                <w:lang w:val="en-US"/>
              </w:rPr>
            </w:pPr>
            <w:r w:rsidRPr="00D41BB4">
              <w:rPr>
                <w:rStyle w:val="HTML-kode"/>
                <w:color w:val="333333"/>
                <w:lang w:val="en-US"/>
              </w:rPr>
              <w:t>    }</w:t>
            </w:r>
          </w:p>
          <w:p w14:paraId="4E891B70" w14:textId="77777777" w:rsidR="00720ACF" w:rsidRPr="00D41BB4" w:rsidRDefault="00720ACF" w:rsidP="00720ACF">
            <w:pPr>
              <w:rPr>
                <w:rFonts w:ascii="Arial" w:hAnsi="Arial"/>
                <w:color w:val="333333"/>
                <w:sz w:val="21"/>
                <w:lang w:val="en-US"/>
              </w:rPr>
            </w:pPr>
            <w:r w:rsidRPr="00D41BB4">
              <w:rPr>
                <w:rStyle w:val="HTML-kode"/>
                <w:color w:val="333333"/>
                <w:lang w:val="en-US"/>
              </w:rPr>
              <w:t xml:space="preserve"> }</w:t>
            </w:r>
          </w:p>
        </w:tc>
      </w:tr>
    </w:tbl>
    <w:p w14:paraId="4E891B72" w14:textId="77777777" w:rsidR="00720ACF" w:rsidRPr="00D41BB4" w:rsidRDefault="00720ACF" w:rsidP="00720ACF">
      <w:pPr>
        <w:spacing w:before="150"/>
        <w:rPr>
          <w:rFonts w:ascii="Arial" w:hAnsi="Arial"/>
          <w:color w:val="333333"/>
          <w:sz w:val="21"/>
          <w:lang w:val="en-US"/>
        </w:rPr>
      </w:pPr>
      <w:r w:rsidRPr="00D41BB4">
        <w:rPr>
          <w:rFonts w:ascii="Arial" w:hAnsi="Arial"/>
          <w:color w:val="333333"/>
          <w:sz w:val="21"/>
          <w:lang w:val="en-US"/>
        </w:rPr>
        <w:t> </w:t>
      </w:r>
    </w:p>
    <w:p w14:paraId="4E891B73" w14:textId="77777777" w:rsidR="00720ACF" w:rsidRPr="00D41BB4" w:rsidRDefault="00720ACF" w:rsidP="00720ACF">
      <w:pPr>
        <w:pStyle w:val="Overskrift3"/>
        <w:rPr>
          <w:lang w:val="en-US"/>
        </w:rPr>
      </w:pPr>
      <w:bookmarkStart w:id="235" w:name="_Toc483323267"/>
      <w:bookmarkStart w:id="236" w:name="_Toc499127702"/>
      <w:r w:rsidRPr="00D41BB4">
        <w:rPr>
          <w:rStyle w:val="Sterk"/>
          <w:b/>
          <w:lang w:val="en-US"/>
        </w:rPr>
        <w:t>Description</w:t>
      </w:r>
      <w:bookmarkEnd w:id="235"/>
      <w:bookmarkEnd w:id="236"/>
    </w:p>
    <w:tbl>
      <w:tblPr>
        <w:tblStyle w:val="Lysskyggelegginguthevingsfarge1"/>
        <w:tblW w:w="0" w:type="auto"/>
        <w:tblInd w:w="108" w:type="dxa"/>
        <w:tblLook w:val="04A0" w:firstRow="1" w:lastRow="0" w:firstColumn="1" w:lastColumn="0" w:noHBand="0" w:noVBand="1"/>
      </w:tblPr>
      <w:tblGrid>
        <w:gridCol w:w="2407"/>
        <w:gridCol w:w="876"/>
        <w:gridCol w:w="895"/>
        <w:gridCol w:w="1066"/>
        <w:gridCol w:w="3721"/>
      </w:tblGrid>
      <w:tr w:rsidR="009C093F" w:rsidRPr="009C093F" w14:paraId="4E891B79" w14:textId="77777777" w:rsidTr="009C0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hideMark/>
          </w:tcPr>
          <w:p w14:paraId="4E891B74" w14:textId="77777777" w:rsidR="009C093F" w:rsidRPr="00D41BB4" w:rsidRDefault="009C093F" w:rsidP="00686D63">
            <w:pPr>
              <w:rPr>
                <w:color w:val="000000" w:themeColor="text1"/>
                <w:sz w:val="16"/>
                <w:lang w:val="en-US"/>
              </w:rPr>
            </w:pPr>
            <w:r w:rsidRPr="00D41BB4">
              <w:rPr>
                <w:color w:val="000000" w:themeColor="text1"/>
                <w:sz w:val="16"/>
                <w:lang w:val="en-US"/>
              </w:rPr>
              <w:t>Id</w:t>
            </w:r>
          </w:p>
        </w:tc>
        <w:tc>
          <w:tcPr>
            <w:tcW w:w="881" w:type="dxa"/>
            <w:hideMark/>
          </w:tcPr>
          <w:p w14:paraId="4E891B75" w14:textId="77777777" w:rsidR="009C093F" w:rsidRPr="00D41BB4" w:rsidRDefault="009C093F" w:rsidP="00686D63">
            <w:pPr>
              <w:cnfStyle w:val="100000000000" w:firstRow="1"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Type</w:t>
            </w:r>
          </w:p>
        </w:tc>
        <w:tc>
          <w:tcPr>
            <w:tcW w:w="916" w:type="dxa"/>
          </w:tcPr>
          <w:p w14:paraId="4E891B76" w14:textId="77777777" w:rsidR="009C093F" w:rsidRPr="00D41BB4" w:rsidRDefault="009C093F" w:rsidP="00686D63">
            <w:pPr>
              <w:cnfStyle w:val="100000000000" w:firstRow="1"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Size</w:t>
            </w:r>
          </w:p>
        </w:tc>
        <w:tc>
          <w:tcPr>
            <w:tcW w:w="1072" w:type="dxa"/>
            <w:hideMark/>
          </w:tcPr>
          <w:p w14:paraId="4E891B77" w14:textId="77777777" w:rsidR="009C093F" w:rsidRPr="00D41BB4" w:rsidRDefault="009C093F" w:rsidP="00686D63">
            <w:pPr>
              <w:cnfStyle w:val="100000000000" w:firstRow="1"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Optional</w:t>
            </w:r>
          </w:p>
        </w:tc>
        <w:tc>
          <w:tcPr>
            <w:tcW w:w="3882" w:type="dxa"/>
            <w:hideMark/>
          </w:tcPr>
          <w:p w14:paraId="4E891B78" w14:textId="77777777" w:rsidR="009C093F" w:rsidRPr="00D41BB4" w:rsidRDefault="009C093F" w:rsidP="00686D63">
            <w:pPr>
              <w:cnfStyle w:val="100000000000" w:firstRow="1"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Description</w:t>
            </w:r>
          </w:p>
        </w:tc>
      </w:tr>
      <w:tr w:rsidR="009C093F" w:rsidRPr="00590B22" w14:paraId="4E891B7F" w14:textId="77777777" w:rsidTr="009C0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hideMark/>
          </w:tcPr>
          <w:p w14:paraId="4E891B7A" w14:textId="77777777" w:rsidR="009C093F" w:rsidRPr="00D41BB4" w:rsidRDefault="009C093F" w:rsidP="00686D63">
            <w:pPr>
              <w:rPr>
                <w:b w:val="0"/>
                <w:color w:val="000000" w:themeColor="text1"/>
                <w:sz w:val="16"/>
                <w:lang w:val="en-US"/>
              </w:rPr>
            </w:pPr>
            <w:proofErr w:type="spellStart"/>
            <w:r w:rsidRPr="00D41BB4">
              <w:rPr>
                <w:b w:val="0"/>
                <w:color w:val="000000" w:themeColor="text1"/>
                <w:sz w:val="16"/>
                <w:lang w:val="en-US"/>
              </w:rPr>
              <w:t>merchantSerialNumber</w:t>
            </w:r>
            <w:proofErr w:type="spellEnd"/>
          </w:p>
        </w:tc>
        <w:tc>
          <w:tcPr>
            <w:tcW w:w="881" w:type="dxa"/>
            <w:hideMark/>
          </w:tcPr>
          <w:p w14:paraId="4E891B7B" w14:textId="77777777" w:rsidR="009C093F" w:rsidRPr="00D41BB4"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6"/>
                <w:lang w:val="en-US"/>
              </w:rPr>
            </w:pPr>
            <w:r w:rsidRPr="00D41BB4">
              <w:rPr>
                <w:color w:val="000000" w:themeColor="text1"/>
                <w:sz w:val="16"/>
                <w:lang w:val="en-US"/>
              </w:rPr>
              <w:t>String</w:t>
            </w:r>
          </w:p>
        </w:tc>
        <w:tc>
          <w:tcPr>
            <w:tcW w:w="916" w:type="dxa"/>
          </w:tcPr>
          <w:p w14:paraId="4E891B7C" w14:textId="77777777" w:rsidR="009C093F" w:rsidRPr="00D41BB4"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6"/>
                <w:lang w:val="en-US"/>
              </w:rPr>
            </w:pPr>
            <w:r w:rsidRPr="00D41BB4">
              <w:rPr>
                <w:color w:val="000000" w:themeColor="text1"/>
                <w:sz w:val="16"/>
                <w:lang w:val="en-US"/>
              </w:rPr>
              <w:t>6</w:t>
            </w:r>
          </w:p>
        </w:tc>
        <w:tc>
          <w:tcPr>
            <w:tcW w:w="1072" w:type="dxa"/>
            <w:hideMark/>
          </w:tcPr>
          <w:p w14:paraId="4E891B7D" w14:textId="77777777" w:rsidR="009C093F" w:rsidRPr="00D41BB4"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6"/>
                <w:lang w:val="en-US"/>
              </w:rPr>
            </w:pPr>
            <w:r w:rsidRPr="00D41BB4">
              <w:rPr>
                <w:color w:val="000000" w:themeColor="text1"/>
                <w:sz w:val="16"/>
                <w:lang w:val="en-US"/>
              </w:rPr>
              <w:t>No</w:t>
            </w:r>
          </w:p>
        </w:tc>
        <w:tc>
          <w:tcPr>
            <w:tcW w:w="3882" w:type="dxa"/>
            <w:hideMark/>
          </w:tcPr>
          <w:p w14:paraId="4E891B7E" w14:textId="77777777" w:rsidR="009C093F" w:rsidRPr="009C093F"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val="en-US"/>
              </w:rPr>
            </w:pPr>
            <w:r w:rsidRPr="009C093F">
              <w:rPr>
                <w:color w:val="000000" w:themeColor="text1"/>
                <w:sz w:val="16"/>
                <w:szCs w:val="16"/>
                <w:lang w:val="en-US"/>
              </w:rPr>
              <w:t>Identifies a merchant sales channel i.e. website, mobile app etc.</w:t>
            </w:r>
          </w:p>
        </w:tc>
      </w:tr>
      <w:tr w:rsidR="009C093F" w:rsidRPr="00590B22" w14:paraId="4E891B85" w14:textId="77777777" w:rsidTr="009C093F">
        <w:tc>
          <w:tcPr>
            <w:cnfStyle w:val="001000000000" w:firstRow="0" w:lastRow="0" w:firstColumn="1" w:lastColumn="0" w:oddVBand="0" w:evenVBand="0" w:oddHBand="0" w:evenHBand="0" w:firstRowFirstColumn="0" w:firstRowLastColumn="0" w:lastRowFirstColumn="0" w:lastRowLastColumn="0"/>
            <w:tcW w:w="2430" w:type="dxa"/>
            <w:hideMark/>
          </w:tcPr>
          <w:p w14:paraId="4E891B80" w14:textId="77777777" w:rsidR="009C093F" w:rsidRPr="00D41BB4" w:rsidRDefault="009C093F" w:rsidP="00686D63">
            <w:pPr>
              <w:rPr>
                <w:b w:val="0"/>
                <w:color w:val="000000" w:themeColor="text1"/>
                <w:sz w:val="16"/>
                <w:lang w:val="en-US"/>
              </w:rPr>
            </w:pPr>
            <w:proofErr w:type="spellStart"/>
            <w:r w:rsidRPr="00D41BB4">
              <w:rPr>
                <w:b w:val="0"/>
                <w:color w:val="000000" w:themeColor="text1"/>
                <w:sz w:val="16"/>
                <w:lang w:val="en-US"/>
              </w:rPr>
              <w:t>orderId</w:t>
            </w:r>
            <w:proofErr w:type="spellEnd"/>
          </w:p>
        </w:tc>
        <w:tc>
          <w:tcPr>
            <w:tcW w:w="881" w:type="dxa"/>
            <w:hideMark/>
          </w:tcPr>
          <w:p w14:paraId="4E891B81" w14:textId="77777777" w:rsidR="009C093F" w:rsidRPr="00D41BB4" w:rsidRDefault="009C093F" w:rsidP="00686D63">
            <w:pPr>
              <w:cnfStyle w:val="000000000000" w:firstRow="0"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String</w:t>
            </w:r>
          </w:p>
        </w:tc>
        <w:tc>
          <w:tcPr>
            <w:tcW w:w="916" w:type="dxa"/>
          </w:tcPr>
          <w:p w14:paraId="4E891B82" w14:textId="77777777" w:rsidR="009C093F" w:rsidRPr="00D41BB4" w:rsidRDefault="009C093F" w:rsidP="00686D63">
            <w:pPr>
              <w:cnfStyle w:val="000000000000" w:firstRow="0"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30</w:t>
            </w:r>
          </w:p>
        </w:tc>
        <w:tc>
          <w:tcPr>
            <w:tcW w:w="1072" w:type="dxa"/>
            <w:hideMark/>
          </w:tcPr>
          <w:p w14:paraId="4E891B83" w14:textId="77777777" w:rsidR="009C093F" w:rsidRPr="00D41BB4" w:rsidRDefault="009C093F" w:rsidP="00686D63">
            <w:pPr>
              <w:cnfStyle w:val="000000000000" w:firstRow="0"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No</w:t>
            </w:r>
          </w:p>
        </w:tc>
        <w:tc>
          <w:tcPr>
            <w:tcW w:w="3882" w:type="dxa"/>
            <w:hideMark/>
          </w:tcPr>
          <w:p w14:paraId="4E891B84" w14:textId="32CF5716" w:rsidR="009C093F" w:rsidRPr="009C093F" w:rsidRDefault="00ED72C6" w:rsidP="00ED72C6">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val="en-US"/>
              </w:rPr>
            </w:pPr>
            <w:r>
              <w:rPr>
                <w:color w:val="000000" w:themeColor="text1"/>
                <w:sz w:val="16"/>
                <w:szCs w:val="16"/>
                <w:lang w:val="en-US"/>
              </w:rPr>
              <w:t>Id which uniquely identifies a payment</w:t>
            </w:r>
            <w:r w:rsidR="009C093F" w:rsidRPr="009C093F">
              <w:rPr>
                <w:color w:val="000000" w:themeColor="text1"/>
                <w:sz w:val="16"/>
                <w:szCs w:val="16"/>
                <w:lang w:val="en-US"/>
              </w:rPr>
              <w:t>. Maximum length is 30 alphanumeric characters</w:t>
            </w:r>
          </w:p>
        </w:tc>
      </w:tr>
      <w:tr w:rsidR="009C093F" w:rsidRPr="009C093F" w14:paraId="4E891B8B" w14:textId="77777777" w:rsidTr="009C0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hideMark/>
          </w:tcPr>
          <w:p w14:paraId="4E891B86" w14:textId="77777777" w:rsidR="009C093F" w:rsidRPr="00D41BB4" w:rsidRDefault="009C093F" w:rsidP="00686D63">
            <w:pPr>
              <w:rPr>
                <w:b w:val="0"/>
                <w:color w:val="000000" w:themeColor="text1"/>
                <w:sz w:val="16"/>
                <w:lang w:val="en-US"/>
              </w:rPr>
            </w:pPr>
            <w:r w:rsidRPr="00D41BB4">
              <w:rPr>
                <w:b w:val="0"/>
                <w:color w:val="000000" w:themeColor="text1"/>
                <w:sz w:val="16"/>
                <w:lang w:val="en-US"/>
              </w:rPr>
              <w:t>amount</w:t>
            </w:r>
          </w:p>
        </w:tc>
        <w:tc>
          <w:tcPr>
            <w:tcW w:w="881" w:type="dxa"/>
            <w:hideMark/>
          </w:tcPr>
          <w:p w14:paraId="4E891B87" w14:textId="77777777" w:rsidR="009C093F" w:rsidRPr="00D41BB4"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6"/>
                <w:lang w:val="en-US"/>
              </w:rPr>
            </w:pPr>
            <w:r w:rsidRPr="00D41BB4">
              <w:rPr>
                <w:color w:val="000000" w:themeColor="text1"/>
                <w:sz w:val="16"/>
                <w:lang w:val="en-US"/>
              </w:rPr>
              <w:t>Integer</w:t>
            </w:r>
          </w:p>
        </w:tc>
        <w:tc>
          <w:tcPr>
            <w:tcW w:w="916" w:type="dxa"/>
          </w:tcPr>
          <w:p w14:paraId="4E891B88" w14:textId="77777777" w:rsidR="009C093F" w:rsidRPr="00D41BB4"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6"/>
                <w:lang w:val="en-US"/>
              </w:rPr>
            </w:pPr>
            <w:r w:rsidRPr="00D41BB4">
              <w:rPr>
                <w:color w:val="000000" w:themeColor="text1"/>
                <w:sz w:val="16"/>
                <w:lang w:val="en-US"/>
              </w:rPr>
              <w:t>-</w:t>
            </w:r>
          </w:p>
        </w:tc>
        <w:tc>
          <w:tcPr>
            <w:tcW w:w="1072" w:type="dxa"/>
            <w:hideMark/>
          </w:tcPr>
          <w:p w14:paraId="4E891B89" w14:textId="77777777" w:rsidR="009C093F" w:rsidRPr="00D41BB4"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6"/>
                <w:lang w:val="en-US"/>
              </w:rPr>
            </w:pPr>
            <w:r w:rsidRPr="00D41BB4">
              <w:rPr>
                <w:color w:val="000000" w:themeColor="text1"/>
                <w:sz w:val="16"/>
                <w:lang w:val="en-US"/>
              </w:rPr>
              <w:t>Yes</w:t>
            </w:r>
          </w:p>
        </w:tc>
        <w:tc>
          <w:tcPr>
            <w:tcW w:w="3882" w:type="dxa"/>
            <w:hideMark/>
          </w:tcPr>
          <w:p w14:paraId="4E891B8A" w14:textId="77777777" w:rsidR="009C093F" w:rsidRPr="009C093F"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val="en-US"/>
              </w:rPr>
            </w:pPr>
            <w:r w:rsidRPr="009C093F">
              <w:rPr>
                <w:color w:val="000000" w:themeColor="text1"/>
                <w:sz w:val="16"/>
                <w:szCs w:val="16"/>
                <w:lang w:val="en-US"/>
              </w:rPr>
              <w:t xml:space="preserve">Amount in </w:t>
            </w:r>
            <w:proofErr w:type="spellStart"/>
            <w:r w:rsidRPr="009C093F">
              <w:rPr>
                <w:color w:val="000000" w:themeColor="text1"/>
                <w:sz w:val="16"/>
                <w:szCs w:val="16"/>
                <w:lang w:val="en-US"/>
              </w:rPr>
              <w:t>øre</w:t>
            </w:r>
            <w:proofErr w:type="spellEnd"/>
            <w:r w:rsidRPr="009C093F">
              <w:rPr>
                <w:color w:val="000000" w:themeColor="text1"/>
                <w:sz w:val="16"/>
                <w:szCs w:val="16"/>
                <w:lang w:val="en-US"/>
              </w:rPr>
              <w:t>, if amount is 0 or not provided then full capture will be performed. 32 Bit Integer (2147483647)</w:t>
            </w:r>
          </w:p>
        </w:tc>
      </w:tr>
      <w:tr w:rsidR="009C093F" w:rsidRPr="009C093F" w14:paraId="4E891B91" w14:textId="77777777" w:rsidTr="009C093F">
        <w:tc>
          <w:tcPr>
            <w:cnfStyle w:val="001000000000" w:firstRow="0" w:lastRow="0" w:firstColumn="1" w:lastColumn="0" w:oddVBand="0" w:evenVBand="0" w:oddHBand="0" w:evenHBand="0" w:firstRowFirstColumn="0" w:firstRowLastColumn="0" w:lastRowFirstColumn="0" w:lastRowLastColumn="0"/>
            <w:tcW w:w="2430" w:type="dxa"/>
          </w:tcPr>
          <w:p w14:paraId="4E891B8C" w14:textId="77777777" w:rsidR="009C093F" w:rsidRPr="00D41BB4" w:rsidRDefault="009C093F" w:rsidP="00686D63">
            <w:pPr>
              <w:rPr>
                <w:b w:val="0"/>
                <w:color w:val="000000" w:themeColor="text1"/>
                <w:sz w:val="16"/>
                <w:lang w:val="en-US"/>
              </w:rPr>
            </w:pPr>
            <w:proofErr w:type="spellStart"/>
            <w:r w:rsidRPr="00D41BB4">
              <w:rPr>
                <w:b w:val="0"/>
                <w:color w:val="000000" w:themeColor="text1"/>
                <w:sz w:val="16"/>
                <w:lang w:val="en-US"/>
              </w:rPr>
              <w:t>transactionText</w:t>
            </w:r>
            <w:proofErr w:type="spellEnd"/>
          </w:p>
        </w:tc>
        <w:tc>
          <w:tcPr>
            <w:tcW w:w="881" w:type="dxa"/>
          </w:tcPr>
          <w:p w14:paraId="4E891B8D" w14:textId="77777777" w:rsidR="009C093F" w:rsidRPr="00D41BB4" w:rsidRDefault="009C093F" w:rsidP="00686D63">
            <w:pPr>
              <w:cnfStyle w:val="000000000000" w:firstRow="0"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String</w:t>
            </w:r>
          </w:p>
        </w:tc>
        <w:tc>
          <w:tcPr>
            <w:tcW w:w="916" w:type="dxa"/>
          </w:tcPr>
          <w:p w14:paraId="4E891B8E" w14:textId="77777777" w:rsidR="009C093F" w:rsidRPr="00D41BB4" w:rsidRDefault="009C093F" w:rsidP="00686D63">
            <w:pPr>
              <w:cnfStyle w:val="000000000000" w:firstRow="0"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100</w:t>
            </w:r>
          </w:p>
        </w:tc>
        <w:tc>
          <w:tcPr>
            <w:tcW w:w="1072" w:type="dxa"/>
          </w:tcPr>
          <w:p w14:paraId="4E891B8F" w14:textId="77777777" w:rsidR="009C093F" w:rsidRPr="00D41BB4" w:rsidRDefault="009C093F" w:rsidP="00686D63">
            <w:pPr>
              <w:cnfStyle w:val="000000000000" w:firstRow="0" w:lastRow="0" w:firstColumn="0" w:lastColumn="0" w:oddVBand="0" w:evenVBand="0" w:oddHBand="0" w:evenHBand="0" w:firstRowFirstColumn="0" w:firstRowLastColumn="0" w:lastRowFirstColumn="0" w:lastRowLastColumn="0"/>
              <w:rPr>
                <w:color w:val="000000" w:themeColor="text1"/>
                <w:sz w:val="16"/>
                <w:lang w:val="en-US"/>
              </w:rPr>
            </w:pPr>
            <w:r w:rsidRPr="00D41BB4">
              <w:rPr>
                <w:color w:val="000000" w:themeColor="text1"/>
                <w:sz w:val="16"/>
                <w:lang w:val="en-US"/>
              </w:rPr>
              <w:t>No</w:t>
            </w:r>
          </w:p>
        </w:tc>
        <w:tc>
          <w:tcPr>
            <w:tcW w:w="3882" w:type="dxa"/>
          </w:tcPr>
          <w:p w14:paraId="4E891B90" w14:textId="77777777" w:rsidR="009C093F" w:rsidRPr="009C093F" w:rsidRDefault="009C093F" w:rsidP="00686D63">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val="en-US"/>
              </w:rPr>
            </w:pPr>
            <w:r w:rsidRPr="009C093F">
              <w:rPr>
                <w:color w:val="000000" w:themeColor="text1"/>
                <w:sz w:val="16"/>
                <w:szCs w:val="16"/>
                <w:lang w:val="en-US"/>
              </w:rPr>
              <w:t>Proof of delivery</w:t>
            </w:r>
          </w:p>
        </w:tc>
      </w:tr>
    </w:tbl>
    <w:p w14:paraId="4E891B92" w14:textId="77777777" w:rsidR="00720ACF" w:rsidRPr="00D41BB4" w:rsidRDefault="00720ACF" w:rsidP="00720ACF">
      <w:pPr>
        <w:rPr>
          <w:lang w:val="en-US"/>
        </w:rPr>
      </w:pPr>
    </w:p>
    <w:p w14:paraId="4E891B93" w14:textId="77777777" w:rsidR="00720ACF" w:rsidRPr="00D41BB4" w:rsidRDefault="00720ACF" w:rsidP="005036F4">
      <w:pPr>
        <w:pStyle w:val="Overskrift3"/>
        <w:rPr>
          <w:color w:val="333333"/>
          <w:sz w:val="21"/>
          <w:lang w:val="en-US"/>
        </w:rPr>
      </w:pPr>
      <w:bookmarkStart w:id="237" w:name="_Toc483323268"/>
      <w:bookmarkStart w:id="238" w:name="_Toc499127703"/>
      <w:r w:rsidRPr="00D41BB4">
        <w:rPr>
          <w:lang w:val="en-US"/>
        </w:rPr>
        <w:t>Success Response</w:t>
      </w:r>
      <w:bookmarkEnd w:id="237"/>
      <w:bookmarkEnd w:id="238"/>
    </w:p>
    <w:tbl>
      <w:tblPr>
        <w:tblStyle w:val="Lysskyggelegginguthevingsfarge1"/>
        <w:tblW w:w="0" w:type="auto"/>
        <w:tblInd w:w="108" w:type="dxa"/>
        <w:tblLook w:val="04A0" w:firstRow="1" w:lastRow="0" w:firstColumn="1" w:lastColumn="0" w:noHBand="0" w:noVBand="1"/>
      </w:tblPr>
      <w:tblGrid>
        <w:gridCol w:w="2410"/>
        <w:gridCol w:w="1451"/>
      </w:tblGrid>
      <w:tr w:rsidR="005036F4" w:rsidRPr="005036F4" w14:paraId="4E891B96" w14:textId="77777777" w:rsidTr="009C0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14:paraId="4E891B94" w14:textId="77777777" w:rsidR="00720ACF" w:rsidRPr="00D41BB4" w:rsidRDefault="00720ACF" w:rsidP="00720ACF">
            <w:pPr>
              <w:rPr>
                <w:color w:val="000000" w:themeColor="text1"/>
                <w:sz w:val="18"/>
                <w:lang w:val="en-US"/>
              </w:rPr>
            </w:pPr>
            <w:r w:rsidRPr="00D41BB4">
              <w:rPr>
                <w:color w:val="000000" w:themeColor="text1"/>
                <w:sz w:val="18"/>
                <w:lang w:val="en-US"/>
              </w:rPr>
              <w:t>Http Status Code</w:t>
            </w:r>
          </w:p>
        </w:tc>
        <w:tc>
          <w:tcPr>
            <w:tcW w:w="1451" w:type="dxa"/>
            <w:hideMark/>
          </w:tcPr>
          <w:p w14:paraId="4E891B95" w14:textId="77777777" w:rsidR="00720ACF" w:rsidRPr="00D41BB4" w:rsidRDefault="00720ACF" w:rsidP="00720ACF">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Content</w:t>
            </w:r>
          </w:p>
        </w:tc>
      </w:tr>
      <w:tr w:rsidR="005036F4" w:rsidRPr="005036F4" w14:paraId="4E891B99" w14:textId="77777777" w:rsidTr="009C0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14:paraId="4E891B97" w14:textId="77777777" w:rsidR="00720ACF" w:rsidRPr="00D41BB4" w:rsidRDefault="00720ACF" w:rsidP="00720ACF">
            <w:pPr>
              <w:rPr>
                <w:b w:val="0"/>
                <w:color w:val="000000" w:themeColor="text1"/>
                <w:sz w:val="18"/>
                <w:lang w:val="en-US"/>
              </w:rPr>
            </w:pPr>
            <w:r w:rsidRPr="00D41BB4">
              <w:rPr>
                <w:b w:val="0"/>
                <w:color w:val="000000" w:themeColor="text1"/>
                <w:sz w:val="18"/>
                <w:lang w:val="en-US"/>
              </w:rPr>
              <w:t>200</w:t>
            </w:r>
          </w:p>
        </w:tc>
        <w:tc>
          <w:tcPr>
            <w:tcW w:w="1451" w:type="dxa"/>
            <w:hideMark/>
          </w:tcPr>
          <w:p w14:paraId="4E891B98" w14:textId="77777777" w:rsidR="00720ACF" w:rsidRPr="00D41BB4" w:rsidRDefault="00720ACF" w:rsidP="00720AC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ok</w:t>
            </w:r>
          </w:p>
        </w:tc>
      </w:tr>
    </w:tbl>
    <w:p w14:paraId="4E891B9A" w14:textId="77777777" w:rsidR="00720ACF" w:rsidRPr="00D41BB4" w:rsidRDefault="00720ACF" w:rsidP="00720ACF">
      <w:pPr>
        <w:spacing w:before="150"/>
        <w:rPr>
          <w:rFonts w:ascii="Arial" w:hAnsi="Arial"/>
          <w:color w:val="333333"/>
          <w:sz w:val="21"/>
          <w:lang w:val="en-US"/>
        </w:rPr>
      </w:pPr>
      <w:r w:rsidRPr="00D41BB4">
        <w:rPr>
          <w:rFonts w:ascii="Arial" w:hAnsi="Arial"/>
          <w:color w:val="333333"/>
          <w:sz w:val="21"/>
          <w:lang w:val="en-US"/>
        </w:rPr>
        <w:t> </w:t>
      </w:r>
    </w:p>
    <w:p w14:paraId="4E891B9B" w14:textId="77777777" w:rsidR="00720ACF" w:rsidRPr="00D41BB4" w:rsidRDefault="00720ACF" w:rsidP="00720ACF">
      <w:pPr>
        <w:pStyle w:val="Overskrift3"/>
        <w:rPr>
          <w:lang w:val="en-US"/>
        </w:rPr>
      </w:pPr>
      <w:bookmarkStart w:id="239" w:name="_Toc483323269"/>
      <w:bookmarkStart w:id="240" w:name="_Toc499127704"/>
      <w:r w:rsidRPr="00D41BB4">
        <w:rPr>
          <w:rStyle w:val="Sterk"/>
          <w:b/>
          <w:lang w:val="en-US"/>
        </w:rPr>
        <w:lastRenderedPageBreak/>
        <w:t>Response Body</w:t>
      </w:r>
      <w:bookmarkEnd w:id="239"/>
      <w:bookmarkEnd w:id="240"/>
    </w:p>
    <w:tbl>
      <w:tblPr>
        <w:tblW w:w="0" w:type="auto"/>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57"/>
      </w:tblGrid>
      <w:tr w:rsidR="00720ACF" w14:paraId="4E891BAC" w14:textId="77777777" w:rsidTr="00720ACF">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4E891B9C" w14:textId="77777777" w:rsidR="00720ACF" w:rsidRPr="00720ACF" w:rsidRDefault="00720ACF" w:rsidP="00720ACF">
            <w:pPr>
              <w:rPr>
                <w:rFonts w:ascii="Arial" w:hAnsi="Arial" w:cs="Arial"/>
                <w:color w:val="333333"/>
                <w:sz w:val="21"/>
                <w:szCs w:val="21"/>
                <w:lang w:val="en-US"/>
              </w:rPr>
            </w:pPr>
            <w:r>
              <w:rPr>
                <w:rStyle w:val="HTML-kode"/>
                <w:color w:val="333333"/>
                <w:lang w:val="en-US"/>
              </w:rPr>
              <w:t xml:space="preserve"> </w:t>
            </w:r>
            <w:r w:rsidRPr="00720ACF">
              <w:rPr>
                <w:rStyle w:val="HTML-kode"/>
                <w:color w:val="333333"/>
                <w:lang w:val="en-US"/>
              </w:rPr>
              <w:t>{</w:t>
            </w:r>
          </w:p>
          <w:p w14:paraId="4E891B9D" w14:textId="77777777" w:rsidR="00720ACF" w:rsidRPr="00720ACF" w:rsidRDefault="00720ACF" w:rsidP="00720ACF">
            <w:pPr>
              <w:rPr>
                <w:rFonts w:ascii="Arial" w:hAnsi="Arial" w:cs="Arial"/>
                <w:color w:val="333333"/>
                <w:sz w:val="21"/>
                <w:szCs w:val="21"/>
                <w:lang w:val="en-US"/>
              </w:rPr>
            </w:pPr>
            <w:r w:rsidRPr="00720ACF">
              <w:rPr>
                <w:rStyle w:val="HTML-kode"/>
                <w:color w:val="333333"/>
                <w:lang w:val="en-US"/>
              </w:rPr>
              <w:t>    "</w:t>
            </w:r>
            <w:proofErr w:type="spellStart"/>
            <w:r w:rsidRPr="00720ACF">
              <w:rPr>
                <w:rStyle w:val="HTML-kode"/>
                <w:color w:val="333333"/>
                <w:lang w:val="en-US"/>
              </w:rPr>
              <w:t>orderId</w:t>
            </w:r>
            <w:proofErr w:type="spellEnd"/>
            <w:r w:rsidRPr="00720ACF">
              <w:rPr>
                <w:rStyle w:val="HTML-kode"/>
                <w:color w:val="333333"/>
                <w:lang w:val="en-US"/>
              </w:rPr>
              <w:t>": "219930212",</w:t>
            </w:r>
          </w:p>
          <w:p w14:paraId="4E891B9E" w14:textId="77777777" w:rsidR="00720ACF" w:rsidRPr="00720ACF" w:rsidRDefault="00720ACF" w:rsidP="00720ACF">
            <w:pPr>
              <w:rPr>
                <w:rFonts w:ascii="Arial" w:hAnsi="Arial" w:cs="Arial"/>
                <w:color w:val="333333"/>
                <w:sz w:val="21"/>
                <w:szCs w:val="21"/>
                <w:lang w:val="en-US"/>
              </w:rPr>
            </w:pPr>
            <w:r w:rsidRPr="00720ACF">
              <w:rPr>
                <w:rStyle w:val="HTML-kode"/>
                <w:color w:val="333333"/>
                <w:lang w:val="en-US"/>
              </w:rPr>
              <w:t>    "</w:t>
            </w:r>
            <w:proofErr w:type="spellStart"/>
            <w:r w:rsidRPr="00720ACF">
              <w:rPr>
                <w:rStyle w:val="HTML-kode"/>
                <w:color w:val="333333"/>
                <w:lang w:val="en-US"/>
              </w:rPr>
              <w:t>transactionInfo</w:t>
            </w:r>
            <w:proofErr w:type="spellEnd"/>
            <w:r w:rsidRPr="00720ACF">
              <w:rPr>
                <w:rStyle w:val="HTML-kode"/>
                <w:color w:val="333333"/>
                <w:lang w:val="en-US"/>
              </w:rPr>
              <w:t>": {</w:t>
            </w:r>
          </w:p>
          <w:p w14:paraId="4E891B9F" w14:textId="77777777" w:rsidR="00720ACF" w:rsidRPr="00720ACF" w:rsidRDefault="00720ACF" w:rsidP="00720ACF">
            <w:pPr>
              <w:rPr>
                <w:rFonts w:ascii="Arial" w:hAnsi="Arial" w:cs="Arial"/>
                <w:color w:val="333333"/>
                <w:sz w:val="21"/>
                <w:szCs w:val="21"/>
                <w:lang w:val="en-US"/>
              </w:rPr>
            </w:pPr>
            <w:r w:rsidRPr="00720ACF">
              <w:rPr>
                <w:rStyle w:val="HTML-kode"/>
                <w:color w:val="333333"/>
                <w:lang w:val="en-US"/>
              </w:rPr>
              <w:t>        "amount": 1200,</w:t>
            </w:r>
          </w:p>
          <w:p w14:paraId="6BF9ABF6" w14:textId="77777777" w:rsidR="00BC288A" w:rsidRPr="00720ACF" w:rsidRDefault="00BC288A" w:rsidP="00BC288A">
            <w:pPr>
              <w:rPr>
                <w:rFonts w:ascii="Arial" w:hAnsi="Arial" w:cs="Arial"/>
                <w:color w:val="333333"/>
                <w:sz w:val="21"/>
                <w:szCs w:val="21"/>
                <w:lang w:val="en-US"/>
              </w:rPr>
            </w:pPr>
            <w:r w:rsidRPr="00720ACF">
              <w:rPr>
                <w:rStyle w:val="HTML-kode"/>
                <w:color w:val="333333"/>
                <w:lang w:val="en-US"/>
              </w:rPr>
              <w:t>        "status": "Capture",</w:t>
            </w:r>
          </w:p>
          <w:p w14:paraId="4E891BA0" w14:textId="77777777" w:rsidR="00720ACF" w:rsidRPr="00720ACF" w:rsidRDefault="00720ACF" w:rsidP="00720ACF">
            <w:pPr>
              <w:rPr>
                <w:rFonts w:ascii="Arial" w:hAnsi="Arial" w:cs="Arial"/>
                <w:color w:val="333333"/>
                <w:sz w:val="21"/>
                <w:szCs w:val="21"/>
                <w:lang w:val="en-US"/>
              </w:rPr>
            </w:pPr>
            <w:r w:rsidRPr="00720ACF">
              <w:rPr>
                <w:rStyle w:val="HTML-kode"/>
                <w:color w:val="333333"/>
                <w:lang w:val="en-US"/>
              </w:rPr>
              <w:t>        "</w:t>
            </w:r>
            <w:proofErr w:type="spellStart"/>
            <w:r w:rsidRPr="00720ACF">
              <w:rPr>
                <w:rStyle w:val="HTML-kode"/>
                <w:color w:val="333333"/>
                <w:lang w:val="en-US"/>
              </w:rPr>
              <w:t>timeStamp</w:t>
            </w:r>
            <w:proofErr w:type="spellEnd"/>
            <w:r w:rsidRPr="00720ACF">
              <w:rPr>
                <w:rStyle w:val="HTML-kode"/>
                <w:color w:val="333333"/>
                <w:lang w:val="en-US"/>
              </w:rPr>
              <w:t>": "2014-06-24T08:34:25-07:00",</w:t>
            </w:r>
          </w:p>
          <w:p w14:paraId="12685DF5" w14:textId="48E94A7B" w:rsidR="00BC288A" w:rsidRPr="00720ACF" w:rsidRDefault="00BC288A" w:rsidP="00BC288A">
            <w:pPr>
              <w:rPr>
                <w:rFonts w:ascii="Arial" w:hAnsi="Arial" w:cs="Arial"/>
                <w:color w:val="333333"/>
                <w:sz w:val="21"/>
                <w:szCs w:val="21"/>
                <w:lang w:val="en-US"/>
              </w:rPr>
            </w:pPr>
            <w:r w:rsidRPr="00720ACF">
              <w:rPr>
                <w:rStyle w:val="HTML-kode"/>
                <w:color w:val="333333"/>
                <w:lang w:val="en-US"/>
              </w:rPr>
              <w:t>        "</w:t>
            </w:r>
            <w:proofErr w:type="spellStart"/>
            <w:r w:rsidRPr="00720ACF">
              <w:rPr>
                <w:rStyle w:val="HTML-kode"/>
                <w:color w:val="333333"/>
                <w:lang w:val="en-US"/>
              </w:rPr>
              <w:t>transactionId</w:t>
            </w:r>
            <w:proofErr w:type="spellEnd"/>
            <w:r w:rsidRPr="00720ACF">
              <w:rPr>
                <w:rStyle w:val="HTML-kode"/>
                <w:color w:val="333333"/>
                <w:lang w:val="en-US"/>
              </w:rPr>
              <w:t>": "10001234567"</w:t>
            </w:r>
            <w:r>
              <w:rPr>
                <w:rStyle w:val="HTML-kode"/>
                <w:color w:val="333333"/>
                <w:lang w:val="en-US"/>
              </w:rPr>
              <w:t>,</w:t>
            </w:r>
          </w:p>
          <w:p w14:paraId="4E891BA1" w14:textId="4E25C3E2" w:rsidR="00720ACF" w:rsidRPr="00720ACF" w:rsidRDefault="00720ACF" w:rsidP="00720ACF">
            <w:pPr>
              <w:rPr>
                <w:rFonts w:ascii="Arial" w:hAnsi="Arial" w:cs="Arial"/>
                <w:color w:val="333333"/>
                <w:sz w:val="21"/>
                <w:szCs w:val="21"/>
                <w:lang w:val="en-US"/>
              </w:rPr>
            </w:pPr>
            <w:r w:rsidRPr="00720ACF">
              <w:rPr>
                <w:rStyle w:val="HTML-kode"/>
                <w:color w:val="333333"/>
                <w:lang w:val="en-US"/>
              </w:rPr>
              <w:t>        "</w:t>
            </w:r>
            <w:proofErr w:type="spellStart"/>
            <w:r w:rsidRPr="00720ACF">
              <w:rPr>
                <w:rStyle w:val="HTML-kode"/>
                <w:color w:val="333333"/>
                <w:lang w:val="en-US"/>
              </w:rPr>
              <w:t>tr</w:t>
            </w:r>
            <w:r w:rsidR="00BC288A">
              <w:rPr>
                <w:rStyle w:val="HTML-kode"/>
                <w:color w:val="333333"/>
                <w:lang w:val="en-US"/>
              </w:rPr>
              <w:t>ansactionText</w:t>
            </w:r>
            <w:proofErr w:type="spellEnd"/>
            <w:r w:rsidR="00BC288A">
              <w:rPr>
                <w:rStyle w:val="HTML-kode"/>
                <w:color w:val="333333"/>
                <w:lang w:val="en-US"/>
              </w:rPr>
              <w:t>": "</w:t>
            </w:r>
            <w:proofErr w:type="spellStart"/>
            <w:r w:rsidR="00BC288A">
              <w:rPr>
                <w:rStyle w:val="HTML-kode"/>
                <w:color w:val="333333"/>
                <w:lang w:val="en-US"/>
              </w:rPr>
              <w:t>Refrence</w:t>
            </w:r>
            <w:proofErr w:type="spellEnd"/>
            <w:r w:rsidR="00BC288A">
              <w:rPr>
                <w:rStyle w:val="HTML-kode"/>
                <w:color w:val="333333"/>
                <w:lang w:val="en-US"/>
              </w:rPr>
              <w:t xml:space="preserve"> text"</w:t>
            </w:r>
          </w:p>
          <w:p w14:paraId="4E891BA4" w14:textId="77777777" w:rsidR="00720ACF" w:rsidRPr="00720ACF" w:rsidRDefault="00720ACF" w:rsidP="00720ACF">
            <w:pPr>
              <w:rPr>
                <w:rFonts w:ascii="Arial" w:hAnsi="Arial" w:cs="Arial"/>
                <w:color w:val="333333"/>
                <w:sz w:val="21"/>
                <w:szCs w:val="21"/>
                <w:lang w:val="en-US"/>
              </w:rPr>
            </w:pPr>
            <w:r w:rsidRPr="00720ACF">
              <w:rPr>
                <w:rStyle w:val="HTML-kode"/>
                <w:color w:val="333333"/>
                <w:lang w:val="en-US"/>
              </w:rPr>
              <w:t>    },</w:t>
            </w:r>
          </w:p>
          <w:p w14:paraId="4E891BA5" w14:textId="77777777" w:rsidR="00720ACF" w:rsidRPr="00720ACF" w:rsidRDefault="00720ACF" w:rsidP="00720ACF">
            <w:pPr>
              <w:rPr>
                <w:rFonts w:ascii="Arial" w:hAnsi="Arial" w:cs="Arial"/>
                <w:color w:val="333333"/>
                <w:sz w:val="21"/>
                <w:szCs w:val="21"/>
                <w:lang w:val="en-US"/>
              </w:rPr>
            </w:pPr>
            <w:r w:rsidRPr="00720ACF">
              <w:rPr>
                <w:rStyle w:val="HTML-kode"/>
                <w:color w:val="333333"/>
                <w:lang w:val="en-US"/>
              </w:rPr>
              <w:t>    "</w:t>
            </w:r>
            <w:proofErr w:type="spellStart"/>
            <w:r w:rsidRPr="00720ACF">
              <w:rPr>
                <w:rStyle w:val="HTML-kode"/>
                <w:color w:val="333333"/>
                <w:lang w:val="en-US"/>
              </w:rPr>
              <w:t>transactionSummary</w:t>
            </w:r>
            <w:proofErr w:type="spellEnd"/>
            <w:r w:rsidRPr="00720ACF">
              <w:rPr>
                <w:rStyle w:val="HTML-kode"/>
                <w:color w:val="333333"/>
                <w:lang w:val="en-US"/>
              </w:rPr>
              <w:t>": {</w:t>
            </w:r>
          </w:p>
          <w:p w14:paraId="4E891BA6" w14:textId="77777777" w:rsidR="00720ACF" w:rsidRPr="00720ACF" w:rsidRDefault="00720ACF" w:rsidP="00720ACF">
            <w:pPr>
              <w:rPr>
                <w:rFonts w:ascii="Arial" w:hAnsi="Arial" w:cs="Arial"/>
                <w:color w:val="333333"/>
                <w:sz w:val="21"/>
                <w:szCs w:val="21"/>
                <w:lang w:val="en-US"/>
              </w:rPr>
            </w:pPr>
            <w:r w:rsidRPr="00720ACF">
              <w:rPr>
                <w:rStyle w:val="HTML-kode"/>
                <w:color w:val="333333"/>
                <w:lang w:val="en-US"/>
              </w:rPr>
              <w:t>        "capturedAmount":"100",</w:t>
            </w:r>
          </w:p>
          <w:p w14:paraId="22301966" w14:textId="77777777" w:rsidR="00BC288A" w:rsidRPr="00720ACF" w:rsidRDefault="00BC288A" w:rsidP="00BC288A">
            <w:pPr>
              <w:rPr>
                <w:rFonts w:ascii="Arial" w:hAnsi="Arial" w:cs="Arial"/>
                <w:color w:val="333333"/>
                <w:sz w:val="21"/>
                <w:szCs w:val="21"/>
                <w:lang w:val="en-US"/>
              </w:rPr>
            </w:pPr>
            <w:r w:rsidRPr="00720ACF">
              <w:rPr>
                <w:rStyle w:val="HTML-kode"/>
                <w:color w:val="333333"/>
                <w:lang w:val="en-US"/>
              </w:rPr>
              <w:t>        "refundedAmount":"0",</w:t>
            </w:r>
          </w:p>
          <w:p w14:paraId="4E891BA7" w14:textId="30A443F0" w:rsidR="00720ACF" w:rsidRPr="00720ACF" w:rsidRDefault="00720ACF" w:rsidP="00720ACF">
            <w:pPr>
              <w:rPr>
                <w:rFonts w:ascii="Arial" w:hAnsi="Arial" w:cs="Arial"/>
                <w:color w:val="333333"/>
                <w:sz w:val="21"/>
                <w:szCs w:val="21"/>
                <w:lang w:val="en-US"/>
              </w:rPr>
            </w:pPr>
            <w:r w:rsidRPr="00720ACF">
              <w:rPr>
                <w:rStyle w:val="HTML-kode"/>
                <w:color w:val="333333"/>
                <w:lang w:val="en-US"/>
              </w:rPr>
              <w:t>        "remainingAmou</w:t>
            </w:r>
            <w:r w:rsidR="00B300B5">
              <w:rPr>
                <w:rStyle w:val="HTML-kode"/>
                <w:color w:val="333333"/>
                <w:lang w:val="en-US"/>
              </w:rPr>
              <w:t>n</w:t>
            </w:r>
            <w:r w:rsidR="007B5319">
              <w:rPr>
                <w:rStyle w:val="HTML-kode"/>
                <w:color w:val="333333"/>
                <w:lang w:val="en-US"/>
              </w:rPr>
              <w:t>tToC</w:t>
            </w:r>
            <w:r w:rsidRPr="00720ACF">
              <w:rPr>
                <w:rStyle w:val="HTML-kode"/>
                <w:color w:val="333333"/>
                <w:lang w:val="en-US"/>
              </w:rPr>
              <w:t>apture":"1100",</w:t>
            </w:r>
          </w:p>
          <w:p w14:paraId="4E891BA9" w14:textId="77777777" w:rsidR="00720ACF" w:rsidRPr="00D41BB4" w:rsidRDefault="00720ACF" w:rsidP="00720ACF">
            <w:pPr>
              <w:rPr>
                <w:rFonts w:ascii="Arial" w:hAnsi="Arial"/>
                <w:color w:val="333333"/>
                <w:sz w:val="21"/>
                <w:lang w:val="en-US"/>
              </w:rPr>
            </w:pPr>
            <w:r w:rsidRPr="00720ACF">
              <w:rPr>
                <w:rStyle w:val="HTML-kode"/>
                <w:color w:val="333333"/>
                <w:lang w:val="en-US"/>
              </w:rPr>
              <w:t>        </w:t>
            </w:r>
            <w:r w:rsidRPr="00D41BB4">
              <w:rPr>
                <w:rStyle w:val="HTML-kode"/>
                <w:color w:val="333333"/>
                <w:lang w:val="en-US"/>
              </w:rPr>
              <w:t>"remainingAmountToRefund":"100"</w:t>
            </w:r>
          </w:p>
          <w:p w14:paraId="4E891BAA" w14:textId="77777777" w:rsidR="00720ACF" w:rsidRPr="00D41BB4" w:rsidRDefault="00720ACF" w:rsidP="00720ACF">
            <w:pPr>
              <w:rPr>
                <w:rFonts w:ascii="Arial" w:hAnsi="Arial"/>
                <w:color w:val="333333"/>
                <w:sz w:val="21"/>
                <w:lang w:val="en-US"/>
              </w:rPr>
            </w:pPr>
            <w:r w:rsidRPr="00D41BB4">
              <w:rPr>
                <w:rStyle w:val="HTML-kode"/>
                <w:color w:val="333333"/>
                <w:lang w:val="en-US"/>
              </w:rPr>
              <w:t>    }</w:t>
            </w:r>
          </w:p>
          <w:p w14:paraId="4E891BAB" w14:textId="77777777" w:rsidR="00720ACF" w:rsidRPr="00D41BB4" w:rsidRDefault="00720ACF" w:rsidP="00720ACF">
            <w:pPr>
              <w:rPr>
                <w:rFonts w:ascii="Arial" w:hAnsi="Arial"/>
                <w:color w:val="333333"/>
                <w:sz w:val="21"/>
                <w:lang w:val="en-US"/>
              </w:rPr>
            </w:pPr>
            <w:r w:rsidRPr="00D41BB4">
              <w:rPr>
                <w:rStyle w:val="HTML-kode"/>
                <w:color w:val="333333"/>
                <w:lang w:val="en-US"/>
              </w:rPr>
              <w:t xml:space="preserve"> }</w:t>
            </w:r>
          </w:p>
        </w:tc>
      </w:tr>
    </w:tbl>
    <w:p w14:paraId="4E891BAD" w14:textId="77777777" w:rsidR="00720ACF" w:rsidRPr="00D41BB4" w:rsidRDefault="00720ACF" w:rsidP="00720ACF">
      <w:pPr>
        <w:spacing w:before="150"/>
        <w:rPr>
          <w:rFonts w:ascii="Arial" w:hAnsi="Arial"/>
          <w:color w:val="333333"/>
          <w:sz w:val="21"/>
          <w:lang w:val="en-US"/>
        </w:rPr>
      </w:pPr>
      <w:r w:rsidRPr="00D41BB4">
        <w:rPr>
          <w:rFonts w:ascii="Arial" w:hAnsi="Arial"/>
          <w:color w:val="333333"/>
          <w:sz w:val="21"/>
          <w:lang w:val="en-US"/>
        </w:rPr>
        <w:t> </w:t>
      </w:r>
    </w:p>
    <w:p w14:paraId="4E891BAE" w14:textId="77777777" w:rsidR="00720ACF" w:rsidRPr="00D41BB4" w:rsidRDefault="00720ACF" w:rsidP="00720ACF">
      <w:pPr>
        <w:pStyle w:val="Overskrift3"/>
        <w:rPr>
          <w:lang w:val="en-US"/>
        </w:rPr>
      </w:pPr>
      <w:bookmarkStart w:id="241" w:name="_Toc483323270"/>
      <w:bookmarkStart w:id="242" w:name="_Toc499127705"/>
      <w:r w:rsidRPr="00D41BB4">
        <w:rPr>
          <w:rStyle w:val="Sterk"/>
          <w:b/>
          <w:lang w:val="en-US"/>
        </w:rPr>
        <w:t>Description</w:t>
      </w:r>
      <w:bookmarkEnd w:id="241"/>
      <w:bookmarkEnd w:id="242"/>
    </w:p>
    <w:tbl>
      <w:tblPr>
        <w:tblStyle w:val="Lysskyggelegginguthevingsfarge1"/>
        <w:tblW w:w="0" w:type="auto"/>
        <w:tblInd w:w="108" w:type="dxa"/>
        <w:tblLook w:val="04A0" w:firstRow="1" w:lastRow="0" w:firstColumn="1" w:lastColumn="0" w:noHBand="0" w:noVBand="1"/>
      </w:tblPr>
      <w:tblGrid>
        <w:gridCol w:w="3287"/>
        <w:gridCol w:w="881"/>
        <w:gridCol w:w="1072"/>
        <w:gridCol w:w="3725"/>
      </w:tblGrid>
      <w:tr w:rsidR="005036F4" w:rsidRPr="005036F4" w14:paraId="4E891BB3" w14:textId="77777777" w:rsidTr="005036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hideMark/>
          </w:tcPr>
          <w:p w14:paraId="4E891BAF" w14:textId="77777777" w:rsidR="00720ACF" w:rsidRPr="00D41BB4" w:rsidRDefault="00720ACF" w:rsidP="00720ACF">
            <w:pPr>
              <w:rPr>
                <w:color w:val="000000" w:themeColor="text1"/>
                <w:sz w:val="18"/>
                <w:lang w:val="en-US"/>
              </w:rPr>
            </w:pPr>
            <w:r w:rsidRPr="00D41BB4">
              <w:rPr>
                <w:color w:val="000000" w:themeColor="text1"/>
                <w:sz w:val="18"/>
                <w:lang w:val="en-US"/>
              </w:rPr>
              <w:t>Id</w:t>
            </w:r>
          </w:p>
        </w:tc>
        <w:tc>
          <w:tcPr>
            <w:tcW w:w="0" w:type="auto"/>
            <w:hideMark/>
          </w:tcPr>
          <w:p w14:paraId="4E891BB0" w14:textId="77777777" w:rsidR="00720ACF" w:rsidRPr="00D41BB4" w:rsidRDefault="00720ACF" w:rsidP="00720ACF">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Type</w:t>
            </w:r>
          </w:p>
        </w:tc>
        <w:tc>
          <w:tcPr>
            <w:tcW w:w="0" w:type="auto"/>
            <w:hideMark/>
          </w:tcPr>
          <w:p w14:paraId="4E891BB1" w14:textId="77777777" w:rsidR="00720ACF" w:rsidRPr="00D41BB4" w:rsidRDefault="00720ACF" w:rsidP="00720ACF">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Optional</w:t>
            </w:r>
          </w:p>
        </w:tc>
        <w:tc>
          <w:tcPr>
            <w:tcW w:w="3811" w:type="dxa"/>
            <w:hideMark/>
          </w:tcPr>
          <w:p w14:paraId="4E891BB2" w14:textId="77777777" w:rsidR="00720ACF" w:rsidRPr="00D41BB4" w:rsidRDefault="00720ACF" w:rsidP="00720ACF">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Description</w:t>
            </w:r>
          </w:p>
        </w:tc>
      </w:tr>
      <w:tr w:rsidR="005036F4" w:rsidRPr="00590B22" w14:paraId="4E891BB8" w14:textId="77777777" w:rsidTr="00503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hideMark/>
          </w:tcPr>
          <w:p w14:paraId="4E891BB4" w14:textId="77777777" w:rsidR="00720ACF" w:rsidRPr="00D41BB4" w:rsidRDefault="00720ACF" w:rsidP="00720ACF">
            <w:pPr>
              <w:rPr>
                <w:b w:val="0"/>
                <w:color w:val="000000" w:themeColor="text1"/>
                <w:sz w:val="18"/>
                <w:lang w:val="en-US"/>
              </w:rPr>
            </w:pPr>
            <w:proofErr w:type="spellStart"/>
            <w:r w:rsidRPr="00D41BB4">
              <w:rPr>
                <w:b w:val="0"/>
                <w:color w:val="000000" w:themeColor="text1"/>
                <w:sz w:val="18"/>
                <w:lang w:val="en-US"/>
              </w:rPr>
              <w:t>orderId</w:t>
            </w:r>
            <w:proofErr w:type="spellEnd"/>
          </w:p>
        </w:tc>
        <w:tc>
          <w:tcPr>
            <w:tcW w:w="0" w:type="auto"/>
            <w:hideMark/>
          </w:tcPr>
          <w:p w14:paraId="4E891BB5" w14:textId="77777777" w:rsidR="00720ACF" w:rsidRPr="00D41BB4" w:rsidRDefault="00720ACF" w:rsidP="00720AC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4E891BB6" w14:textId="77777777" w:rsidR="00720ACF" w:rsidRPr="00D41BB4" w:rsidRDefault="00720ACF" w:rsidP="00720AC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3811" w:type="dxa"/>
            <w:hideMark/>
          </w:tcPr>
          <w:p w14:paraId="4E891BB7" w14:textId="27348C0A" w:rsidR="00720ACF" w:rsidRPr="005036F4" w:rsidRDefault="00ED72C6" w:rsidP="00ED72C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Id which uniquely identifies a payment</w:t>
            </w:r>
            <w:r w:rsidR="00E71F37">
              <w:rPr>
                <w:color w:val="000000" w:themeColor="text1"/>
                <w:sz w:val="18"/>
                <w:szCs w:val="18"/>
                <w:lang w:val="en-US"/>
              </w:rPr>
              <w:t>. Maximum length is 30 alphanumeric characters</w:t>
            </w:r>
          </w:p>
        </w:tc>
      </w:tr>
      <w:tr w:rsidR="005036F4" w:rsidRPr="005036F4" w14:paraId="4E891BBD" w14:textId="77777777" w:rsidTr="005036F4">
        <w:tc>
          <w:tcPr>
            <w:cnfStyle w:val="001000000000" w:firstRow="0" w:lastRow="0" w:firstColumn="1" w:lastColumn="0" w:oddVBand="0" w:evenVBand="0" w:oddHBand="0" w:evenHBand="0" w:firstRowFirstColumn="0" w:firstRowLastColumn="0" w:lastRowFirstColumn="0" w:lastRowLastColumn="0"/>
            <w:tcW w:w="3308" w:type="dxa"/>
            <w:hideMark/>
          </w:tcPr>
          <w:p w14:paraId="4E891BB9" w14:textId="77777777" w:rsidR="00720ACF" w:rsidRPr="00D41BB4" w:rsidRDefault="00720ACF" w:rsidP="00720ACF">
            <w:pPr>
              <w:rPr>
                <w:b w:val="0"/>
                <w:color w:val="000000" w:themeColor="text1"/>
                <w:sz w:val="18"/>
                <w:lang w:val="en-US"/>
              </w:rPr>
            </w:pPr>
            <w:r w:rsidRPr="00D41BB4">
              <w:rPr>
                <w:b w:val="0"/>
                <w:color w:val="000000" w:themeColor="text1"/>
                <w:sz w:val="18"/>
                <w:lang w:val="en-US"/>
              </w:rPr>
              <w:t>amount</w:t>
            </w:r>
          </w:p>
        </w:tc>
        <w:tc>
          <w:tcPr>
            <w:tcW w:w="0" w:type="auto"/>
            <w:hideMark/>
          </w:tcPr>
          <w:p w14:paraId="4E891BBA" w14:textId="77777777" w:rsidR="00720ACF" w:rsidRPr="00D41BB4" w:rsidRDefault="00720ACF" w:rsidP="00720ACF">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Integer</w:t>
            </w:r>
          </w:p>
        </w:tc>
        <w:tc>
          <w:tcPr>
            <w:tcW w:w="0" w:type="auto"/>
            <w:hideMark/>
          </w:tcPr>
          <w:p w14:paraId="4E891BBB" w14:textId="77777777" w:rsidR="00720ACF" w:rsidRPr="00D41BB4" w:rsidRDefault="00720ACF" w:rsidP="00720ACF">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3811" w:type="dxa"/>
            <w:hideMark/>
          </w:tcPr>
          <w:p w14:paraId="4E891BBC" w14:textId="77777777" w:rsidR="00720ACF" w:rsidRPr="00D41BB4" w:rsidRDefault="00720ACF" w:rsidP="00720ACF">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 xml:space="preserve">Ordered amount in </w:t>
            </w:r>
            <w:proofErr w:type="spellStart"/>
            <w:r w:rsidRPr="00D41BB4">
              <w:rPr>
                <w:color w:val="000000" w:themeColor="text1"/>
                <w:sz w:val="18"/>
                <w:lang w:val="en-US"/>
              </w:rPr>
              <w:t>øre</w:t>
            </w:r>
            <w:proofErr w:type="spellEnd"/>
          </w:p>
        </w:tc>
      </w:tr>
      <w:tr w:rsidR="005036F4" w:rsidRPr="00590B22" w14:paraId="4E891BC2" w14:textId="77777777" w:rsidTr="00503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hideMark/>
          </w:tcPr>
          <w:p w14:paraId="4E891BBE" w14:textId="77777777" w:rsidR="00720ACF" w:rsidRPr="00D41BB4" w:rsidRDefault="00720ACF" w:rsidP="00720ACF">
            <w:pPr>
              <w:rPr>
                <w:b w:val="0"/>
                <w:color w:val="000000" w:themeColor="text1"/>
                <w:sz w:val="18"/>
                <w:lang w:val="en-US"/>
              </w:rPr>
            </w:pPr>
            <w:proofErr w:type="spellStart"/>
            <w:r w:rsidRPr="00D41BB4">
              <w:rPr>
                <w:b w:val="0"/>
                <w:color w:val="000000" w:themeColor="text1"/>
                <w:sz w:val="18"/>
                <w:lang w:val="en-US"/>
              </w:rPr>
              <w:t>timeStamp</w:t>
            </w:r>
            <w:proofErr w:type="spellEnd"/>
          </w:p>
        </w:tc>
        <w:tc>
          <w:tcPr>
            <w:tcW w:w="0" w:type="auto"/>
            <w:hideMark/>
          </w:tcPr>
          <w:p w14:paraId="4E891BBF" w14:textId="77777777" w:rsidR="00720ACF" w:rsidRPr="00D41BB4" w:rsidRDefault="00720ACF" w:rsidP="00720AC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4E891BC0" w14:textId="77777777" w:rsidR="00720ACF" w:rsidRPr="00D41BB4" w:rsidRDefault="00720ACF" w:rsidP="00720AC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3811" w:type="dxa"/>
            <w:hideMark/>
          </w:tcPr>
          <w:p w14:paraId="4E891BC1" w14:textId="77777777" w:rsidR="00720ACF" w:rsidRPr="005036F4" w:rsidRDefault="00720ACF" w:rsidP="00720ACF">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5036F4">
              <w:rPr>
                <w:color w:val="000000" w:themeColor="text1"/>
                <w:sz w:val="18"/>
                <w:szCs w:val="18"/>
                <w:lang w:val="en-US"/>
              </w:rPr>
              <w:t xml:space="preserve">Timestamp in ISO-8601 representing when </w:t>
            </w:r>
            <w:proofErr w:type="spellStart"/>
            <w:r w:rsidRPr="005036F4">
              <w:rPr>
                <w:color w:val="000000" w:themeColor="text1"/>
                <w:sz w:val="18"/>
                <w:szCs w:val="18"/>
                <w:lang w:val="en-US"/>
              </w:rPr>
              <w:t>vipps</w:t>
            </w:r>
            <w:proofErr w:type="spellEnd"/>
            <w:r w:rsidRPr="005036F4">
              <w:rPr>
                <w:color w:val="000000" w:themeColor="text1"/>
                <w:sz w:val="18"/>
                <w:szCs w:val="18"/>
                <w:lang w:val="en-US"/>
              </w:rPr>
              <w:t xml:space="preserve"> Captured transaction.</w:t>
            </w:r>
          </w:p>
        </w:tc>
      </w:tr>
      <w:tr w:rsidR="005036F4" w:rsidRPr="00590B22" w14:paraId="4E891BC7" w14:textId="77777777" w:rsidTr="005036F4">
        <w:tc>
          <w:tcPr>
            <w:cnfStyle w:val="001000000000" w:firstRow="0" w:lastRow="0" w:firstColumn="1" w:lastColumn="0" w:oddVBand="0" w:evenVBand="0" w:oddHBand="0" w:evenHBand="0" w:firstRowFirstColumn="0" w:firstRowLastColumn="0" w:lastRowFirstColumn="0" w:lastRowLastColumn="0"/>
            <w:tcW w:w="3308" w:type="dxa"/>
            <w:hideMark/>
          </w:tcPr>
          <w:p w14:paraId="4E891BC3" w14:textId="77777777" w:rsidR="00720ACF" w:rsidRPr="00D41BB4" w:rsidRDefault="00720ACF" w:rsidP="00720ACF">
            <w:pPr>
              <w:rPr>
                <w:b w:val="0"/>
                <w:color w:val="000000" w:themeColor="text1"/>
                <w:sz w:val="18"/>
                <w:lang w:val="en-US"/>
              </w:rPr>
            </w:pPr>
            <w:proofErr w:type="spellStart"/>
            <w:r w:rsidRPr="00D41BB4">
              <w:rPr>
                <w:b w:val="0"/>
                <w:color w:val="000000" w:themeColor="text1"/>
                <w:sz w:val="18"/>
                <w:lang w:val="en-US"/>
              </w:rPr>
              <w:t>transactionText</w:t>
            </w:r>
            <w:proofErr w:type="spellEnd"/>
          </w:p>
        </w:tc>
        <w:tc>
          <w:tcPr>
            <w:tcW w:w="0" w:type="auto"/>
            <w:hideMark/>
          </w:tcPr>
          <w:p w14:paraId="4E891BC4" w14:textId="77777777" w:rsidR="00720ACF" w:rsidRPr="00D41BB4" w:rsidRDefault="00720ACF" w:rsidP="00720ACF">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4E891BC5" w14:textId="77777777" w:rsidR="00720ACF" w:rsidRPr="00D41BB4" w:rsidRDefault="00720ACF" w:rsidP="00720ACF">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3811" w:type="dxa"/>
            <w:hideMark/>
          </w:tcPr>
          <w:p w14:paraId="4E891BC6" w14:textId="77777777" w:rsidR="00720ACF" w:rsidRPr="005036F4" w:rsidRDefault="00720ACF" w:rsidP="00720ACF">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5036F4">
              <w:rPr>
                <w:color w:val="000000" w:themeColor="text1"/>
                <w:sz w:val="18"/>
                <w:szCs w:val="18"/>
                <w:lang w:val="en-US"/>
              </w:rPr>
              <w:t>Transaction text reference provided by merchant</w:t>
            </w:r>
          </w:p>
        </w:tc>
      </w:tr>
      <w:tr w:rsidR="005036F4" w:rsidRPr="00590B22" w14:paraId="4E891BCC" w14:textId="77777777" w:rsidTr="00503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hideMark/>
          </w:tcPr>
          <w:p w14:paraId="4E891BC8" w14:textId="77777777" w:rsidR="00720ACF" w:rsidRPr="00D41BB4" w:rsidRDefault="00720ACF" w:rsidP="00720ACF">
            <w:pPr>
              <w:rPr>
                <w:b w:val="0"/>
                <w:color w:val="000000" w:themeColor="text1"/>
                <w:sz w:val="18"/>
                <w:lang w:val="en-US"/>
              </w:rPr>
            </w:pPr>
            <w:r w:rsidRPr="00D41BB4">
              <w:rPr>
                <w:b w:val="0"/>
                <w:color w:val="000000" w:themeColor="text1"/>
                <w:sz w:val="18"/>
                <w:lang w:val="en-US"/>
              </w:rPr>
              <w:t>status</w:t>
            </w:r>
          </w:p>
        </w:tc>
        <w:tc>
          <w:tcPr>
            <w:tcW w:w="0" w:type="auto"/>
            <w:hideMark/>
          </w:tcPr>
          <w:p w14:paraId="4E891BC9" w14:textId="77777777" w:rsidR="00720ACF" w:rsidRPr="00D41BB4" w:rsidRDefault="00720ACF" w:rsidP="00720AC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4E891BCA" w14:textId="77777777" w:rsidR="00720ACF" w:rsidRPr="00D41BB4" w:rsidRDefault="00720ACF" w:rsidP="00720AC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3811" w:type="dxa"/>
            <w:hideMark/>
          </w:tcPr>
          <w:p w14:paraId="4E891BCB" w14:textId="77777777" w:rsidR="00720ACF" w:rsidRPr="005036F4" w:rsidRDefault="00720ACF" w:rsidP="00720ACF">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5036F4">
              <w:rPr>
                <w:color w:val="000000" w:themeColor="text1"/>
                <w:sz w:val="18"/>
                <w:szCs w:val="18"/>
                <w:lang w:val="en-US"/>
              </w:rPr>
              <w:t>Status of the ordered transaction</w:t>
            </w:r>
          </w:p>
        </w:tc>
      </w:tr>
      <w:tr w:rsidR="005036F4" w:rsidRPr="005036F4" w14:paraId="4E891BD1" w14:textId="77777777" w:rsidTr="005036F4">
        <w:tc>
          <w:tcPr>
            <w:cnfStyle w:val="001000000000" w:firstRow="0" w:lastRow="0" w:firstColumn="1" w:lastColumn="0" w:oddVBand="0" w:evenVBand="0" w:oddHBand="0" w:evenHBand="0" w:firstRowFirstColumn="0" w:firstRowLastColumn="0" w:lastRowFirstColumn="0" w:lastRowLastColumn="0"/>
            <w:tcW w:w="3308" w:type="dxa"/>
            <w:hideMark/>
          </w:tcPr>
          <w:p w14:paraId="4E891BCD" w14:textId="77777777" w:rsidR="00720ACF" w:rsidRPr="00D41BB4" w:rsidRDefault="00720ACF" w:rsidP="00720ACF">
            <w:pPr>
              <w:rPr>
                <w:b w:val="0"/>
                <w:color w:val="000000" w:themeColor="text1"/>
                <w:sz w:val="18"/>
                <w:lang w:val="en-US"/>
              </w:rPr>
            </w:pPr>
            <w:proofErr w:type="spellStart"/>
            <w:r w:rsidRPr="00D41BB4">
              <w:rPr>
                <w:b w:val="0"/>
                <w:color w:val="000000" w:themeColor="text1"/>
                <w:sz w:val="18"/>
                <w:lang w:val="en-US"/>
              </w:rPr>
              <w:t>transactionId</w:t>
            </w:r>
            <w:proofErr w:type="spellEnd"/>
          </w:p>
        </w:tc>
        <w:tc>
          <w:tcPr>
            <w:tcW w:w="0" w:type="auto"/>
            <w:hideMark/>
          </w:tcPr>
          <w:p w14:paraId="4E891BCE" w14:textId="77777777" w:rsidR="00720ACF" w:rsidRPr="00D41BB4" w:rsidRDefault="00720ACF" w:rsidP="00720ACF">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4E891BCF" w14:textId="77777777" w:rsidR="00720ACF" w:rsidRPr="00D41BB4" w:rsidRDefault="00720ACF" w:rsidP="00720ACF">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3811" w:type="dxa"/>
            <w:hideMark/>
          </w:tcPr>
          <w:p w14:paraId="4E891BD0" w14:textId="650BED24" w:rsidR="00720ACF" w:rsidRPr="00D41BB4" w:rsidRDefault="009C10E1" w:rsidP="00720ACF">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Vipps</w:t>
            </w:r>
            <w:r w:rsidR="00720ACF" w:rsidRPr="00D41BB4">
              <w:rPr>
                <w:color w:val="000000" w:themeColor="text1"/>
                <w:sz w:val="18"/>
                <w:lang w:val="en-US"/>
              </w:rPr>
              <w:t xml:space="preserve"> </w:t>
            </w:r>
            <w:r w:rsidR="0000623E" w:rsidRPr="00D41BB4">
              <w:rPr>
                <w:color w:val="000000" w:themeColor="text1"/>
                <w:sz w:val="18"/>
                <w:lang w:val="en-US"/>
              </w:rPr>
              <w:t>transaction</w:t>
            </w:r>
            <w:r w:rsidR="00720ACF" w:rsidRPr="00D41BB4">
              <w:rPr>
                <w:color w:val="000000" w:themeColor="text1"/>
                <w:sz w:val="18"/>
                <w:lang w:val="en-US"/>
              </w:rPr>
              <w:t xml:space="preserve"> id</w:t>
            </w:r>
          </w:p>
        </w:tc>
      </w:tr>
      <w:tr w:rsidR="005036F4" w:rsidRPr="005036F4" w14:paraId="4E891BD6" w14:textId="77777777" w:rsidTr="00503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hideMark/>
          </w:tcPr>
          <w:p w14:paraId="4E891BD2" w14:textId="77777777" w:rsidR="00720ACF" w:rsidRPr="00D41BB4" w:rsidRDefault="00720ACF" w:rsidP="00720ACF">
            <w:pPr>
              <w:rPr>
                <w:b w:val="0"/>
                <w:color w:val="000000" w:themeColor="text1"/>
                <w:sz w:val="18"/>
                <w:lang w:val="en-US"/>
              </w:rPr>
            </w:pPr>
            <w:proofErr w:type="spellStart"/>
            <w:r w:rsidRPr="00D41BB4">
              <w:rPr>
                <w:b w:val="0"/>
                <w:color w:val="000000" w:themeColor="text1"/>
                <w:sz w:val="18"/>
                <w:lang w:val="en-US"/>
              </w:rPr>
              <w:t>capturedAmount</w:t>
            </w:r>
            <w:proofErr w:type="spellEnd"/>
          </w:p>
        </w:tc>
        <w:tc>
          <w:tcPr>
            <w:tcW w:w="0" w:type="auto"/>
            <w:hideMark/>
          </w:tcPr>
          <w:p w14:paraId="4E891BD3" w14:textId="77777777" w:rsidR="00720ACF" w:rsidRPr="00D41BB4" w:rsidRDefault="00720ACF" w:rsidP="00720AC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Integer</w:t>
            </w:r>
          </w:p>
        </w:tc>
        <w:tc>
          <w:tcPr>
            <w:tcW w:w="0" w:type="auto"/>
            <w:hideMark/>
          </w:tcPr>
          <w:p w14:paraId="4E891BD4" w14:textId="77777777" w:rsidR="00720ACF" w:rsidRPr="00D41BB4" w:rsidRDefault="00720ACF" w:rsidP="00720AC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3811" w:type="dxa"/>
            <w:hideMark/>
          </w:tcPr>
          <w:p w14:paraId="4E891BD5" w14:textId="77777777" w:rsidR="00720ACF" w:rsidRPr="00D41BB4" w:rsidRDefault="00720ACF" w:rsidP="00720AC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Total amount captured</w:t>
            </w:r>
          </w:p>
        </w:tc>
      </w:tr>
      <w:tr w:rsidR="005036F4" w:rsidRPr="00590B22" w14:paraId="4E891BDB" w14:textId="77777777" w:rsidTr="005036F4">
        <w:tc>
          <w:tcPr>
            <w:cnfStyle w:val="001000000000" w:firstRow="0" w:lastRow="0" w:firstColumn="1" w:lastColumn="0" w:oddVBand="0" w:evenVBand="0" w:oddHBand="0" w:evenHBand="0" w:firstRowFirstColumn="0" w:firstRowLastColumn="0" w:lastRowFirstColumn="0" w:lastRowLastColumn="0"/>
            <w:tcW w:w="3308" w:type="dxa"/>
            <w:hideMark/>
          </w:tcPr>
          <w:p w14:paraId="4E891BD7" w14:textId="16AF1540" w:rsidR="00720ACF" w:rsidRPr="00D41BB4" w:rsidRDefault="00720ACF" w:rsidP="00720ACF">
            <w:pPr>
              <w:rPr>
                <w:b w:val="0"/>
                <w:color w:val="000000" w:themeColor="text1"/>
                <w:sz w:val="18"/>
                <w:lang w:val="en-US"/>
              </w:rPr>
            </w:pPr>
            <w:proofErr w:type="spellStart"/>
            <w:r w:rsidRPr="00D41BB4">
              <w:rPr>
                <w:b w:val="0"/>
                <w:color w:val="000000" w:themeColor="text1"/>
                <w:sz w:val="18"/>
                <w:lang w:val="en-US"/>
              </w:rPr>
              <w:t>remainingAmou</w:t>
            </w:r>
            <w:r w:rsidR="00B300B5">
              <w:rPr>
                <w:b w:val="0"/>
                <w:color w:val="000000" w:themeColor="text1"/>
                <w:sz w:val="18"/>
                <w:lang w:val="en-US"/>
              </w:rPr>
              <w:t>n</w:t>
            </w:r>
            <w:r w:rsidRPr="00D41BB4">
              <w:rPr>
                <w:b w:val="0"/>
                <w:color w:val="000000" w:themeColor="text1"/>
                <w:sz w:val="18"/>
                <w:lang w:val="en-US"/>
              </w:rPr>
              <w:t>tTocapture</w:t>
            </w:r>
            <w:proofErr w:type="spellEnd"/>
          </w:p>
        </w:tc>
        <w:tc>
          <w:tcPr>
            <w:tcW w:w="0" w:type="auto"/>
            <w:hideMark/>
          </w:tcPr>
          <w:p w14:paraId="4E891BD8" w14:textId="77777777" w:rsidR="00720ACF" w:rsidRPr="00D41BB4" w:rsidRDefault="00720ACF" w:rsidP="00720ACF">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Integer</w:t>
            </w:r>
          </w:p>
        </w:tc>
        <w:tc>
          <w:tcPr>
            <w:tcW w:w="0" w:type="auto"/>
            <w:hideMark/>
          </w:tcPr>
          <w:p w14:paraId="4E891BD9" w14:textId="77777777" w:rsidR="00720ACF" w:rsidRPr="00D41BB4" w:rsidRDefault="00720ACF" w:rsidP="00720ACF">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3811" w:type="dxa"/>
            <w:hideMark/>
          </w:tcPr>
          <w:p w14:paraId="4E891BDA" w14:textId="77777777" w:rsidR="00720ACF" w:rsidRPr="005036F4" w:rsidRDefault="00720ACF" w:rsidP="00720ACF">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5036F4">
              <w:rPr>
                <w:color w:val="000000" w:themeColor="text1"/>
                <w:sz w:val="18"/>
                <w:szCs w:val="18"/>
                <w:lang w:val="en-US"/>
              </w:rPr>
              <w:t>Total remaining amount to capture</w:t>
            </w:r>
          </w:p>
        </w:tc>
      </w:tr>
      <w:tr w:rsidR="005036F4" w:rsidRPr="00590B22" w14:paraId="4E891BE0" w14:textId="77777777" w:rsidTr="00503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hideMark/>
          </w:tcPr>
          <w:p w14:paraId="4E891BDC" w14:textId="77777777" w:rsidR="00720ACF" w:rsidRPr="00D41BB4" w:rsidRDefault="00720ACF" w:rsidP="00720ACF">
            <w:pPr>
              <w:rPr>
                <w:b w:val="0"/>
                <w:color w:val="000000" w:themeColor="text1"/>
                <w:sz w:val="18"/>
                <w:lang w:val="en-US"/>
              </w:rPr>
            </w:pPr>
            <w:proofErr w:type="spellStart"/>
            <w:r w:rsidRPr="00D41BB4">
              <w:rPr>
                <w:b w:val="0"/>
                <w:color w:val="000000" w:themeColor="text1"/>
                <w:sz w:val="18"/>
                <w:lang w:val="en-US"/>
              </w:rPr>
              <w:t>refundedAmount</w:t>
            </w:r>
            <w:proofErr w:type="spellEnd"/>
          </w:p>
        </w:tc>
        <w:tc>
          <w:tcPr>
            <w:tcW w:w="0" w:type="auto"/>
            <w:hideMark/>
          </w:tcPr>
          <w:p w14:paraId="4E891BDD" w14:textId="77777777" w:rsidR="00720ACF" w:rsidRPr="00D41BB4" w:rsidRDefault="00720ACF" w:rsidP="00720AC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Integer</w:t>
            </w:r>
          </w:p>
        </w:tc>
        <w:tc>
          <w:tcPr>
            <w:tcW w:w="0" w:type="auto"/>
            <w:hideMark/>
          </w:tcPr>
          <w:p w14:paraId="4E891BDE" w14:textId="77777777" w:rsidR="00720ACF" w:rsidRPr="00D41BB4" w:rsidRDefault="00720ACF" w:rsidP="00720AC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3811" w:type="dxa"/>
            <w:hideMark/>
          </w:tcPr>
          <w:p w14:paraId="4E891BDF" w14:textId="77777777" w:rsidR="00720ACF" w:rsidRPr="005036F4" w:rsidRDefault="00720ACF" w:rsidP="00720ACF">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5036F4">
              <w:rPr>
                <w:color w:val="000000" w:themeColor="text1"/>
                <w:sz w:val="18"/>
                <w:szCs w:val="18"/>
                <w:lang w:val="en-US"/>
              </w:rPr>
              <w:t>Total refunded amount of the order</w:t>
            </w:r>
          </w:p>
        </w:tc>
      </w:tr>
      <w:tr w:rsidR="005036F4" w:rsidRPr="00590B22" w14:paraId="4E891BE5" w14:textId="77777777" w:rsidTr="005036F4">
        <w:tc>
          <w:tcPr>
            <w:cnfStyle w:val="001000000000" w:firstRow="0" w:lastRow="0" w:firstColumn="1" w:lastColumn="0" w:oddVBand="0" w:evenVBand="0" w:oddHBand="0" w:evenHBand="0" w:firstRowFirstColumn="0" w:firstRowLastColumn="0" w:lastRowFirstColumn="0" w:lastRowLastColumn="0"/>
            <w:tcW w:w="3308" w:type="dxa"/>
            <w:hideMark/>
          </w:tcPr>
          <w:p w14:paraId="4E891BE1" w14:textId="77777777" w:rsidR="00720ACF" w:rsidRPr="00D41BB4" w:rsidRDefault="00720ACF" w:rsidP="00720ACF">
            <w:pPr>
              <w:rPr>
                <w:b w:val="0"/>
                <w:color w:val="000000" w:themeColor="text1"/>
                <w:sz w:val="18"/>
                <w:lang w:val="en-US"/>
              </w:rPr>
            </w:pPr>
            <w:proofErr w:type="spellStart"/>
            <w:r w:rsidRPr="00D41BB4">
              <w:rPr>
                <w:b w:val="0"/>
                <w:color w:val="000000" w:themeColor="text1"/>
                <w:sz w:val="18"/>
                <w:lang w:val="en-US"/>
              </w:rPr>
              <w:t>remainingAmountToRefund</w:t>
            </w:r>
            <w:proofErr w:type="spellEnd"/>
          </w:p>
        </w:tc>
        <w:tc>
          <w:tcPr>
            <w:tcW w:w="0" w:type="auto"/>
            <w:hideMark/>
          </w:tcPr>
          <w:p w14:paraId="4E891BE2" w14:textId="77777777" w:rsidR="00720ACF" w:rsidRPr="00D41BB4" w:rsidRDefault="00720ACF" w:rsidP="00720ACF">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Integer</w:t>
            </w:r>
          </w:p>
        </w:tc>
        <w:tc>
          <w:tcPr>
            <w:tcW w:w="0" w:type="auto"/>
            <w:hideMark/>
          </w:tcPr>
          <w:p w14:paraId="4E891BE3" w14:textId="77777777" w:rsidR="00720ACF" w:rsidRPr="00D41BB4" w:rsidRDefault="00720ACF" w:rsidP="00720ACF">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3811" w:type="dxa"/>
            <w:hideMark/>
          </w:tcPr>
          <w:p w14:paraId="4E891BE4" w14:textId="77777777" w:rsidR="00720ACF" w:rsidRPr="005036F4" w:rsidRDefault="00720ACF" w:rsidP="00720ACF">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5036F4">
              <w:rPr>
                <w:color w:val="000000" w:themeColor="text1"/>
                <w:sz w:val="18"/>
                <w:szCs w:val="18"/>
                <w:lang w:val="en-US"/>
              </w:rPr>
              <w:t>Total remaining amount to refund</w:t>
            </w:r>
          </w:p>
        </w:tc>
      </w:tr>
    </w:tbl>
    <w:p w14:paraId="4E891BE6" w14:textId="77777777" w:rsidR="0038230A" w:rsidRPr="006213CB" w:rsidRDefault="0038230A" w:rsidP="0038230A">
      <w:pPr>
        <w:spacing w:before="150"/>
        <w:rPr>
          <w:rFonts w:ascii="Arial" w:hAnsi="Arial" w:cs="Arial"/>
          <w:color w:val="333333"/>
          <w:sz w:val="21"/>
          <w:szCs w:val="21"/>
          <w:lang w:val="en-US"/>
        </w:rPr>
      </w:pPr>
    </w:p>
    <w:p w14:paraId="4E891BE7" w14:textId="77777777" w:rsidR="00720ACF" w:rsidRPr="00D41BB4" w:rsidRDefault="0038230A" w:rsidP="00B149E2">
      <w:pPr>
        <w:pStyle w:val="Overskrift3"/>
        <w:rPr>
          <w:lang w:val="en-US"/>
        </w:rPr>
      </w:pPr>
      <w:r w:rsidRPr="00B911AA">
        <w:rPr>
          <w:lang w:val="en-US"/>
        </w:rPr>
        <w:t xml:space="preserve"> </w:t>
      </w:r>
      <w:bookmarkStart w:id="243" w:name="_Toc483323271"/>
      <w:bookmarkStart w:id="244" w:name="_Toc499127706"/>
      <w:r w:rsidR="00720ACF" w:rsidRPr="00D41BB4">
        <w:rPr>
          <w:lang w:val="en-US"/>
        </w:rPr>
        <w:t>Error Response</w:t>
      </w:r>
      <w:bookmarkEnd w:id="243"/>
      <w:bookmarkEnd w:id="244"/>
    </w:p>
    <w:tbl>
      <w:tblPr>
        <w:tblStyle w:val="Lysskyggelegginguthevingsfarge1"/>
        <w:tblW w:w="0" w:type="auto"/>
        <w:tblInd w:w="108" w:type="dxa"/>
        <w:tblLook w:val="04A0" w:firstRow="1" w:lastRow="0" w:firstColumn="1" w:lastColumn="0" w:noHBand="0" w:noVBand="1"/>
      </w:tblPr>
      <w:tblGrid>
        <w:gridCol w:w="1962"/>
        <w:gridCol w:w="1590"/>
        <w:gridCol w:w="5413"/>
      </w:tblGrid>
      <w:tr w:rsidR="005036F4" w:rsidRPr="005036F4" w14:paraId="4E891BEB" w14:textId="77777777" w:rsidTr="00A20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BE8" w14:textId="77777777" w:rsidR="00720ACF" w:rsidRPr="00D41BB4" w:rsidRDefault="00720ACF" w:rsidP="00B149E2">
            <w:pPr>
              <w:rPr>
                <w:color w:val="000000" w:themeColor="text1"/>
                <w:sz w:val="18"/>
                <w:lang w:val="en-US"/>
              </w:rPr>
            </w:pPr>
            <w:r w:rsidRPr="00D41BB4">
              <w:rPr>
                <w:color w:val="000000" w:themeColor="text1"/>
                <w:sz w:val="18"/>
                <w:lang w:val="en-US"/>
              </w:rPr>
              <w:t>Http Status Code</w:t>
            </w:r>
          </w:p>
        </w:tc>
        <w:tc>
          <w:tcPr>
            <w:tcW w:w="1593" w:type="dxa"/>
            <w:hideMark/>
          </w:tcPr>
          <w:p w14:paraId="4E891BE9" w14:textId="77777777" w:rsidR="00720ACF" w:rsidRPr="00D41BB4" w:rsidRDefault="00720ACF" w:rsidP="00B149E2">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Content</w:t>
            </w:r>
          </w:p>
        </w:tc>
        <w:tc>
          <w:tcPr>
            <w:tcW w:w="5494" w:type="dxa"/>
            <w:hideMark/>
          </w:tcPr>
          <w:p w14:paraId="4E891BEA" w14:textId="77777777" w:rsidR="00720ACF" w:rsidRPr="00D41BB4" w:rsidRDefault="00720ACF" w:rsidP="00B149E2">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Description</w:t>
            </w:r>
          </w:p>
        </w:tc>
      </w:tr>
      <w:tr w:rsidR="005036F4" w:rsidRPr="005036F4" w14:paraId="4E891BEF" w14:textId="77777777" w:rsidTr="00A2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BEC" w14:textId="77777777" w:rsidR="00720ACF" w:rsidRPr="00D41BB4" w:rsidRDefault="00720ACF" w:rsidP="00B149E2">
            <w:pPr>
              <w:rPr>
                <w:b w:val="0"/>
                <w:color w:val="000000" w:themeColor="text1"/>
                <w:sz w:val="18"/>
                <w:lang w:val="en-US"/>
              </w:rPr>
            </w:pPr>
            <w:r w:rsidRPr="00D41BB4">
              <w:rPr>
                <w:b w:val="0"/>
                <w:color w:val="000000" w:themeColor="text1"/>
                <w:sz w:val="18"/>
                <w:lang w:val="en-US"/>
              </w:rPr>
              <w:t>401</w:t>
            </w:r>
          </w:p>
        </w:tc>
        <w:tc>
          <w:tcPr>
            <w:tcW w:w="1593" w:type="dxa"/>
            <w:hideMark/>
          </w:tcPr>
          <w:p w14:paraId="4E891BED" w14:textId="77777777" w:rsidR="00720ACF" w:rsidRPr="00D41BB4" w:rsidRDefault="00720ACF" w:rsidP="00B149E2">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Unauthorized</w:t>
            </w:r>
          </w:p>
        </w:tc>
        <w:tc>
          <w:tcPr>
            <w:tcW w:w="5494" w:type="dxa"/>
            <w:hideMark/>
          </w:tcPr>
          <w:p w14:paraId="4E891BEE" w14:textId="77777777" w:rsidR="00720ACF" w:rsidRPr="00D41BB4" w:rsidRDefault="00720ACF" w:rsidP="00B149E2">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API call authorization failed</w:t>
            </w:r>
          </w:p>
        </w:tc>
      </w:tr>
      <w:tr w:rsidR="005036F4" w:rsidRPr="005036F4" w14:paraId="4E891BF3" w14:textId="77777777" w:rsidTr="00A20F4B">
        <w:tc>
          <w:tcPr>
            <w:cnfStyle w:val="001000000000" w:firstRow="0" w:lastRow="0" w:firstColumn="1" w:lastColumn="0" w:oddVBand="0" w:evenVBand="0" w:oddHBand="0" w:evenHBand="0" w:firstRowFirstColumn="0" w:firstRowLastColumn="0" w:lastRowFirstColumn="0" w:lastRowLastColumn="0"/>
            <w:tcW w:w="1985" w:type="dxa"/>
            <w:hideMark/>
          </w:tcPr>
          <w:p w14:paraId="4E891BF0" w14:textId="77777777" w:rsidR="00720ACF" w:rsidRPr="00D41BB4" w:rsidRDefault="00720ACF" w:rsidP="00B149E2">
            <w:pPr>
              <w:rPr>
                <w:b w:val="0"/>
                <w:color w:val="000000" w:themeColor="text1"/>
                <w:sz w:val="18"/>
                <w:lang w:val="en-US"/>
              </w:rPr>
            </w:pPr>
            <w:r w:rsidRPr="00D41BB4">
              <w:rPr>
                <w:b w:val="0"/>
                <w:color w:val="000000" w:themeColor="text1"/>
                <w:sz w:val="18"/>
                <w:lang w:val="en-US"/>
              </w:rPr>
              <w:t>400</w:t>
            </w:r>
          </w:p>
        </w:tc>
        <w:tc>
          <w:tcPr>
            <w:tcW w:w="1593" w:type="dxa"/>
            <w:hideMark/>
          </w:tcPr>
          <w:p w14:paraId="4E891BF1" w14:textId="77777777" w:rsidR="00720ACF" w:rsidRPr="00D41BB4" w:rsidRDefault="00720ACF" w:rsidP="00B149E2">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Bad request</w:t>
            </w:r>
          </w:p>
        </w:tc>
        <w:tc>
          <w:tcPr>
            <w:tcW w:w="5494" w:type="dxa"/>
            <w:hideMark/>
          </w:tcPr>
          <w:p w14:paraId="4E891BF2" w14:textId="77777777" w:rsidR="00720ACF" w:rsidRPr="00D41BB4" w:rsidRDefault="00720ACF" w:rsidP="00B149E2">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5036F4">
              <w:rPr>
                <w:color w:val="000000" w:themeColor="text1"/>
                <w:sz w:val="18"/>
                <w:szCs w:val="18"/>
                <w:lang w:val="en-US"/>
              </w:rPr>
              <w:t xml:space="preserve">API request validation failed because of malformed request object. </w:t>
            </w:r>
            <w:r w:rsidRPr="00D41BB4">
              <w:rPr>
                <w:color w:val="000000" w:themeColor="text1"/>
                <w:sz w:val="18"/>
                <w:lang w:val="en-US"/>
              </w:rPr>
              <w:t>More details will be provided by the error object</w:t>
            </w:r>
          </w:p>
        </w:tc>
      </w:tr>
      <w:tr w:rsidR="005036F4" w:rsidRPr="00590B22" w14:paraId="4E891BF7" w14:textId="77777777" w:rsidTr="00A2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BF4" w14:textId="77777777" w:rsidR="00720ACF" w:rsidRPr="00D41BB4" w:rsidRDefault="00720ACF" w:rsidP="00B149E2">
            <w:pPr>
              <w:rPr>
                <w:b w:val="0"/>
                <w:color w:val="000000" w:themeColor="text1"/>
                <w:sz w:val="18"/>
                <w:lang w:val="en-US"/>
              </w:rPr>
            </w:pPr>
            <w:r w:rsidRPr="00D41BB4">
              <w:rPr>
                <w:b w:val="0"/>
                <w:color w:val="000000" w:themeColor="text1"/>
                <w:sz w:val="18"/>
                <w:lang w:val="en-US"/>
              </w:rPr>
              <w:t>402</w:t>
            </w:r>
          </w:p>
        </w:tc>
        <w:tc>
          <w:tcPr>
            <w:tcW w:w="1593" w:type="dxa"/>
            <w:hideMark/>
          </w:tcPr>
          <w:p w14:paraId="4E891BF5" w14:textId="77777777" w:rsidR="00720ACF" w:rsidRPr="00D41BB4" w:rsidRDefault="00720ACF" w:rsidP="00B149E2">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Payment Failed</w:t>
            </w:r>
          </w:p>
        </w:tc>
        <w:tc>
          <w:tcPr>
            <w:tcW w:w="5494" w:type="dxa"/>
            <w:hideMark/>
          </w:tcPr>
          <w:p w14:paraId="4E891BF6" w14:textId="77777777" w:rsidR="00720ACF" w:rsidRPr="005036F4" w:rsidRDefault="00720ACF" w:rsidP="00B149E2">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5036F4">
              <w:rPr>
                <w:color w:val="000000" w:themeColor="text1"/>
                <w:sz w:val="18"/>
                <w:szCs w:val="18"/>
                <w:lang w:val="en-US"/>
              </w:rPr>
              <w:t>The request has been understood but payment failed because of issuer bank</w:t>
            </w:r>
          </w:p>
        </w:tc>
      </w:tr>
      <w:tr w:rsidR="005036F4" w:rsidRPr="00590B22" w14:paraId="4E891BFB" w14:textId="77777777" w:rsidTr="00A20F4B">
        <w:tc>
          <w:tcPr>
            <w:cnfStyle w:val="001000000000" w:firstRow="0" w:lastRow="0" w:firstColumn="1" w:lastColumn="0" w:oddVBand="0" w:evenVBand="0" w:oddHBand="0" w:evenHBand="0" w:firstRowFirstColumn="0" w:firstRowLastColumn="0" w:lastRowFirstColumn="0" w:lastRowLastColumn="0"/>
            <w:tcW w:w="1985" w:type="dxa"/>
            <w:hideMark/>
          </w:tcPr>
          <w:p w14:paraId="4E891BF8" w14:textId="77777777" w:rsidR="00720ACF" w:rsidRPr="00D41BB4" w:rsidRDefault="00720ACF" w:rsidP="00B149E2">
            <w:pPr>
              <w:rPr>
                <w:b w:val="0"/>
                <w:color w:val="000000" w:themeColor="text1"/>
                <w:sz w:val="18"/>
                <w:lang w:val="en-US"/>
              </w:rPr>
            </w:pPr>
            <w:r w:rsidRPr="00D41BB4">
              <w:rPr>
                <w:b w:val="0"/>
                <w:color w:val="000000" w:themeColor="text1"/>
                <w:sz w:val="18"/>
                <w:lang w:val="en-US"/>
              </w:rPr>
              <w:t>403</w:t>
            </w:r>
          </w:p>
        </w:tc>
        <w:tc>
          <w:tcPr>
            <w:tcW w:w="1593" w:type="dxa"/>
            <w:hideMark/>
          </w:tcPr>
          <w:p w14:paraId="4E891BF9" w14:textId="77777777" w:rsidR="00720ACF" w:rsidRPr="00D41BB4" w:rsidRDefault="00720ACF" w:rsidP="00B149E2">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Forbidden</w:t>
            </w:r>
          </w:p>
        </w:tc>
        <w:tc>
          <w:tcPr>
            <w:tcW w:w="5494" w:type="dxa"/>
            <w:hideMark/>
          </w:tcPr>
          <w:p w14:paraId="4E891BFA" w14:textId="77777777" w:rsidR="00720ACF" w:rsidRPr="005036F4" w:rsidRDefault="00720ACF" w:rsidP="00B149E2">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5036F4">
              <w:rPr>
                <w:color w:val="000000" w:themeColor="text1"/>
                <w:sz w:val="18"/>
                <w:szCs w:val="18"/>
                <w:lang w:val="en-US"/>
              </w:rPr>
              <w:t>The request has been understood but failed because of some reason</w:t>
            </w:r>
          </w:p>
        </w:tc>
      </w:tr>
      <w:tr w:rsidR="005036F4" w:rsidRPr="005036F4" w14:paraId="4E891BFF" w14:textId="77777777" w:rsidTr="00A2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BFC" w14:textId="77777777" w:rsidR="00720ACF" w:rsidRPr="00D41BB4" w:rsidRDefault="00720ACF" w:rsidP="00B149E2">
            <w:pPr>
              <w:rPr>
                <w:b w:val="0"/>
                <w:color w:val="000000" w:themeColor="text1"/>
                <w:sz w:val="18"/>
                <w:lang w:val="en-US"/>
              </w:rPr>
            </w:pPr>
            <w:r w:rsidRPr="00D41BB4">
              <w:rPr>
                <w:b w:val="0"/>
                <w:color w:val="000000" w:themeColor="text1"/>
                <w:sz w:val="18"/>
                <w:lang w:val="en-US"/>
              </w:rPr>
              <w:t>5xx</w:t>
            </w:r>
          </w:p>
        </w:tc>
        <w:tc>
          <w:tcPr>
            <w:tcW w:w="1593" w:type="dxa"/>
            <w:hideMark/>
          </w:tcPr>
          <w:p w14:paraId="4E891BFD" w14:textId="77777777" w:rsidR="00720ACF" w:rsidRPr="00D41BB4" w:rsidRDefault="00720ACF" w:rsidP="00B149E2">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Internal server error</w:t>
            </w:r>
          </w:p>
        </w:tc>
        <w:tc>
          <w:tcPr>
            <w:tcW w:w="5494" w:type="dxa"/>
            <w:hideMark/>
          </w:tcPr>
          <w:p w14:paraId="4E891BFE" w14:textId="77777777" w:rsidR="00720ACF" w:rsidRPr="00D41BB4" w:rsidRDefault="00720ACF" w:rsidP="00B149E2">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Internal server error</w:t>
            </w:r>
          </w:p>
        </w:tc>
      </w:tr>
    </w:tbl>
    <w:p w14:paraId="4E891C00" w14:textId="77777777" w:rsidR="00720ACF" w:rsidRPr="00D41BB4" w:rsidRDefault="00720ACF" w:rsidP="00720ACF">
      <w:pPr>
        <w:spacing w:before="150"/>
        <w:rPr>
          <w:rFonts w:ascii="Arial" w:hAnsi="Arial"/>
          <w:color w:val="333333"/>
          <w:sz w:val="21"/>
          <w:lang w:val="en-US"/>
        </w:rPr>
      </w:pPr>
    </w:p>
    <w:p w14:paraId="4E891C01" w14:textId="77777777" w:rsidR="006213CB" w:rsidRDefault="006213CB">
      <w:pPr>
        <w:rPr>
          <w:b/>
          <w:sz w:val="24"/>
          <w:lang w:val="en-US"/>
        </w:rPr>
      </w:pPr>
      <w:r>
        <w:rPr>
          <w:lang w:val="en-US"/>
        </w:rPr>
        <w:br w:type="page"/>
      </w:r>
    </w:p>
    <w:p w14:paraId="4E891C02" w14:textId="77777777" w:rsidR="00DC3DB8" w:rsidRPr="00DC3DB8" w:rsidRDefault="00DC3DB8" w:rsidP="00DC3DB8">
      <w:pPr>
        <w:pStyle w:val="Overskrift2"/>
        <w:rPr>
          <w:lang w:val="en-US"/>
        </w:rPr>
      </w:pPr>
      <w:bookmarkStart w:id="245" w:name="_Ref448392899"/>
      <w:bookmarkStart w:id="246" w:name="_Ref448393064"/>
      <w:bookmarkStart w:id="247" w:name="_Toc483323272"/>
      <w:bookmarkStart w:id="248" w:name="_Toc499127707"/>
      <w:bookmarkStart w:id="249" w:name="_Toc506283648"/>
      <w:r w:rsidRPr="00DC3DB8">
        <w:rPr>
          <w:lang w:val="en-US"/>
        </w:rPr>
        <w:lastRenderedPageBreak/>
        <w:t>Refund Payment</w:t>
      </w:r>
      <w:bookmarkEnd w:id="245"/>
      <w:bookmarkEnd w:id="246"/>
      <w:bookmarkEnd w:id="247"/>
      <w:bookmarkEnd w:id="248"/>
      <w:bookmarkEnd w:id="249"/>
      <w:r w:rsidRPr="00DC3DB8">
        <w:rPr>
          <w:lang w:val="en-US"/>
        </w:rPr>
        <w:t> </w:t>
      </w:r>
    </w:p>
    <w:p w14:paraId="4E891C03" w14:textId="77777777" w:rsidR="00DC3DB8" w:rsidRPr="00D41BB4" w:rsidRDefault="00DC3DB8" w:rsidP="00DC3DB8">
      <w:pPr>
        <w:pStyle w:val="Overskrift3"/>
        <w:rPr>
          <w:lang w:val="en-US"/>
        </w:rPr>
      </w:pPr>
      <w:bookmarkStart w:id="250" w:name="_Toc483323273"/>
      <w:bookmarkStart w:id="251" w:name="_Toc499127708"/>
      <w:r w:rsidRPr="00D41BB4">
        <w:rPr>
          <w:rStyle w:val="Sterk"/>
          <w:b/>
          <w:lang w:val="en-US"/>
        </w:rPr>
        <w:t>Overview</w:t>
      </w:r>
      <w:bookmarkEnd w:id="250"/>
      <w:bookmarkEnd w:id="251"/>
    </w:p>
    <w:p w14:paraId="4E891C04" w14:textId="1D1E50C6" w:rsidR="009355E1" w:rsidRDefault="00DC3DB8" w:rsidP="00DC3DB8">
      <w:pPr>
        <w:rPr>
          <w:lang w:val="en-US"/>
        </w:rPr>
      </w:pPr>
      <w:r w:rsidRPr="00DC3DB8">
        <w:rPr>
          <w:lang w:val="en-US"/>
        </w:rPr>
        <w:t>The API allows a merchant to do a refund of already captured transaction. There is an option to do a partial refund of the captured amount</w:t>
      </w:r>
      <w:r>
        <w:rPr>
          <w:lang w:val="en-US"/>
        </w:rPr>
        <w:t>. Refunded amount cannot be larger than captured.</w:t>
      </w:r>
      <w:r w:rsidR="00A9250D">
        <w:rPr>
          <w:lang w:val="en-US"/>
        </w:rPr>
        <w:t xml:space="preserve"> </w:t>
      </w:r>
    </w:p>
    <w:p w14:paraId="4E891C05" w14:textId="77777777" w:rsidR="009355E1" w:rsidRDefault="009355E1" w:rsidP="00DC3DB8">
      <w:pPr>
        <w:rPr>
          <w:lang w:val="en-US"/>
        </w:rPr>
      </w:pPr>
    </w:p>
    <w:p w14:paraId="4E891C06" w14:textId="77777777" w:rsidR="00DC3DB8" w:rsidRDefault="00A9250D" w:rsidP="00DC3DB8">
      <w:pPr>
        <w:rPr>
          <w:lang w:val="en-US"/>
        </w:rPr>
      </w:pPr>
      <w:r>
        <w:rPr>
          <w:lang w:val="en-US"/>
        </w:rPr>
        <w:t>Timeframe for issuing a refund for a payment is 365 days from the date payment has been captured. If the refund payment service call is called after the refund timeframe, service call will respond with an error.</w:t>
      </w:r>
    </w:p>
    <w:p w14:paraId="4E891C07" w14:textId="77777777" w:rsidR="009355E1" w:rsidRDefault="009355E1" w:rsidP="00DC3DB8">
      <w:pPr>
        <w:rPr>
          <w:lang w:val="en-US"/>
        </w:rPr>
      </w:pPr>
    </w:p>
    <w:p w14:paraId="4E891C08" w14:textId="77777777" w:rsidR="009355E1" w:rsidRPr="00DC3DB8" w:rsidRDefault="009355E1" w:rsidP="00DC3DB8">
      <w:pPr>
        <w:rPr>
          <w:lang w:val="en-US"/>
        </w:rPr>
      </w:pPr>
      <w:r>
        <w:rPr>
          <w:lang w:val="en-US"/>
        </w:rPr>
        <w:t xml:space="preserve">Refunded funds will be transferred </w:t>
      </w:r>
      <w:r w:rsidR="00FA7003">
        <w:rPr>
          <w:lang w:val="en-US"/>
        </w:rPr>
        <w:t xml:space="preserve">from the merchant account </w:t>
      </w:r>
      <w:r>
        <w:rPr>
          <w:lang w:val="en-US"/>
        </w:rPr>
        <w:t xml:space="preserve">to the </w:t>
      </w:r>
      <w:r w:rsidR="00FA7003">
        <w:rPr>
          <w:lang w:val="en-US"/>
        </w:rPr>
        <w:t xml:space="preserve">customer </w:t>
      </w:r>
      <w:r>
        <w:rPr>
          <w:lang w:val="en-US"/>
        </w:rPr>
        <w:t>credit card that was used</w:t>
      </w:r>
      <w:r w:rsidR="00FA7003">
        <w:rPr>
          <w:lang w:val="en-US"/>
        </w:rPr>
        <w:t xml:space="preserve"> in payment flow.</w:t>
      </w:r>
      <w:r w:rsidR="00394C87">
        <w:rPr>
          <w:lang w:val="en-US"/>
        </w:rPr>
        <w:t xml:space="preserve"> Pay attention that in order to perform refund, there must be enough fund at merchant settlements account.</w:t>
      </w:r>
    </w:p>
    <w:p w14:paraId="4E891C09" w14:textId="77777777" w:rsidR="00DC3DB8" w:rsidRPr="00DC3DB8" w:rsidRDefault="00DC3DB8" w:rsidP="00DC3DB8">
      <w:pPr>
        <w:pStyle w:val="Overskrift3"/>
        <w:rPr>
          <w:sz w:val="24"/>
          <w:szCs w:val="24"/>
          <w:lang w:val="en-US"/>
        </w:rPr>
      </w:pPr>
      <w:bookmarkStart w:id="252" w:name="_Toc483323274"/>
      <w:bookmarkStart w:id="253" w:name="_Toc499127709"/>
      <w:r w:rsidRPr="00DC3DB8">
        <w:rPr>
          <w:lang w:val="en-US"/>
        </w:rPr>
        <w:t>URL</w:t>
      </w:r>
      <w:bookmarkEnd w:id="252"/>
      <w:bookmarkEnd w:id="253"/>
    </w:p>
    <w:p w14:paraId="4E891C0A" w14:textId="2C7616F8" w:rsidR="00DC3DB8" w:rsidRDefault="00B070FA" w:rsidP="00DC3DB8">
      <w:pPr>
        <w:shd w:val="clear" w:color="auto" w:fill="FFFFFF"/>
        <w:ind w:firstLine="720"/>
        <w:rPr>
          <w:rStyle w:val="HTML-kode"/>
          <w:color w:val="333333"/>
          <w:lang w:val="en-US"/>
        </w:rPr>
      </w:pPr>
      <w:r>
        <w:rPr>
          <w:rStyle w:val="HTML-kode"/>
          <w:color w:val="333333"/>
          <w:lang w:val="en-US"/>
        </w:rPr>
        <w:t>/</w:t>
      </w:r>
      <w:r w:rsidR="00441605">
        <w:rPr>
          <w:rStyle w:val="HTML-kode"/>
          <w:color w:val="333333"/>
          <w:lang w:val="en-US"/>
        </w:rPr>
        <w:t>v</w:t>
      </w:r>
      <w:r w:rsidR="00606CA6">
        <w:rPr>
          <w:rStyle w:val="HTML-kode"/>
          <w:color w:val="333333"/>
          <w:lang w:val="en-US"/>
        </w:rPr>
        <w:t>2</w:t>
      </w:r>
      <w:r>
        <w:rPr>
          <w:rStyle w:val="HTML-kode"/>
          <w:color w:val="333333"/>
          <w:lang w:val="en-US"/>
        </w:rPr>
        <w:t>/payments</w:t>
      </w:r>
      <w:r w:rsidR="00971303">
        <w:rPr>
          <w:rStyle w:val="HTML-kode"/>
          <w:color w:val="333333"/>
          <w:lang w:val="en-US"/>
        </w:rPr>
        <w:t>/{</w:t>
      </w:r>
      <w:proofErr w:type="spellStart"/>
      <w:r w:rsidR="00971303">
        <w:rPr>
          <w:rStyle w:val="HTML-kode"/>
          <w:color w:val="333333"/>
          <w:lang w:val="en-US"/>
        </w:rPr>
        <w:t>orderId</w:t>
      </w:r>
      <w:proofErr w:type="spellEnd"/>
      <w:r w:rsidR="00971303">
        <w:rPr>
          <w:rStyle w:val="HTML-kode"/>
          <w:color w:val="333333"/>
          <w:lang w:val="en-US"/>
        </w:rPr>
        <w:t>}/refund</w:t>
      </w:r>
    </w:p>
    <w:p w14:paraId="4E891C0B" w14:textId="77777777" w:rsidR="00DC3DB8" w:rsidRPr="00DC3DB8" w:rsidRDefault="00DC3DB8" w:rsidP="00DC3DB8">
      <w:pPr>
        <w:shd w:val="clear" w:color="auto" w:fill="FFFFFF"/>
        <w:ind w:firstLine="720"/>
        <w:rPr>
          <w:rFonts w:ascii="Arial" w:hAnsi="Arial" w:cs="Arial"/>
          <w:color w:val="333333"/>
          <w:sz w:val="21"/>
          <w:szCs w:val="21"/>
          <w:lang w:val="en-US"/>
        </w:rPr>
      </w:pPr>
    </w:p>
    <w:p w14:paraId="4E891C0C" w14:textId="77777777" w:rsidR="00DC3DB8" w:rsidRPr="00D41BB4" w:rsidRDefault="00DC3DB8" w:rsidP="00DC3DB8">
      <w:pPr>
        <w:pStyle w:val="Overskrift3"/>
        <w:rPr>
          <w:sz w:val="24"/>
          <w:lang w:val="en-US"/>
        </w:rPr>
      </w:pPr>
      <w:bookmarkStart w:id="254" w:name="_Toc483323275"/>
      <w:bookmarkStart w:id="255" w:name="_Toc499127710"/>
      <w:r w:rsidRPr="00D41BB4">
        <w:rPr>
          <w:lang w:val="en-US"/>
        </w:rPr>
        <w:t>Method</w:t>
      </w:r>
      <w:bookmarkEnd w:id="254"/>
      <w:bookmarkEnd w:id="255"/>
    </w:p>
    <w:p w14:paraId="4E891C0D" w14:textId="77777777" w:rsidR="00DC3DB8" w:rsidRPr="00D41BB4" w:rsidRDefault="00DC3DB8" w:rsidP="00DC3DB8">
      <w:pPr>
        <w:shd w:val="clear" w:color="auto" w:fill="FFFFFF"/>
        <w:ind w:firstLine="720"/>
        <w:rPr>
          <w:rStyle w:val="HTML-kode"/>
          <w:color w:val="333333"/>
          <w:lang w:val="en-US"/>
        </w:rPr>
      </w:pPr>
      <w:r w:rsidRPr="00D41BB4">
        <w:rPr>
          <w:rStyle w:val="HTML-kode"/>
          <w:color w:val="333333"/>
          <w:lang w:val="en-US"/>
        </w:rPr>
        <w:t>POST</w:t>
      </w:r>
    </w:p>
    <w:p w14:paraId="4E891C0E" w14:textId="77777777" w:rsidR="00DC3DB8" w:rsidRPr="00D41BB4" w:rsidRDefault="00DC3DB8" w:rsidP="00DC3DB8">
      <w:pPr>
        <w:shd w:val="clear" w:color="auto" w:fill="FFFFFF"/>
        <w:ind w:firstLine="720"/>
        <w:rPr>
          <w:rFonts w:ascii="Arial" w:hAnsi="Arial"/>
          <w:color w:val="333333"/>
          <w:sz w:val="21"/>
          <w:lang w:val="en-US"/>
        </w:rPr>
      </w:pPr>
    </w:p>
    <w:p w14:paraId="4E891C0F" w14:textId="77777777" w:rsidR="00DC3DB8" w:rsidRPr="00D41BB4" w:rsidRDefault="00DC3DB8" w:rsidP="00DC3DB8">
      <w:pPr>
        <w:pStyle w:val="Overskrift3"/>
        <w:rPr>
          <w:sz w:val="24"/>
          <w:lang w:val="en-US"/>
        </w:rPr>
      </w:pPr>
      <w:bookmarkStart w:id="256" w:name="_Toc483323276"/>
      <w:bookmarkStart w:id="257" w:name="_Toc499127711"/>
      <w:proofErr w:type="spellStart"/>
      <w:r w:rsidRPr="00D41BB4">
        <w:rPr>
          <w:lang w:val="en-US"/>
        </w:rPr>
        <w:t>URLParams</w:t>
      </w:r>
      <w:bookmarkEnd w:id="256"/>
      <w:bookmarkEnd w:id="257"/>
      <w:proofErr w:type="spellEnd"/>
    </w:p>
    <w:p w14:paraId="4E891C10" w14:textId="77777777" w:rsidR="00DC3DB8" w:rsidRDefault="00DC3DB8" w:rsidP="00DC3DB8">
      <w:pPr>
        <w:ind w:firstLine="720"/>
        <w:rPr>
          <w:rStyle w:val="HTML-kode"/>
          <w:color w:val="FF0000"/>
          <w:lang w:val="en-US"/>
        </w:rPr>
      </w:pPr>
      <w:proofErr w:type="spellStart"/>
      <w:r w:rsidRPr="00720ACF">
        <w:rPr>
          <w:rStyle w:val="HTML-kode"/>
          <w:color w:val="333333"/>
          <w:lang w:val="en-US"/>
        </w:rPr>
        <w:t>orderId</w:t>
      </w:r>
      <w:proofErr w:type="spellEnd"/>
      <w:r w:rsidRPr="00720ACF">
        <w:rPr>
          <w:rStyle w:val="HTML-kode"/>
          <w:color w:val="333333"/>
          <w:lang w:val="en-US"/>
        </w:rPr>
        <w:t xml:space="preserve"> =[Integer | String]</w:t>
      </w:r>
      <w:r w:rsidRPr="00720ACF">
        <w:rPr>
          <w:rStyle w:val="HTML-kode"/>
          <w:color w:val="333333"/>
          <w:lang w:val="en-US"/>
        </w:rPr>
        <w:tab/>
      </w:r>
      <w:r w:rsidRPr="00720ACF">
        <w:rPr>
          <w:rStyle w:val="HTML-kode"/>
          <w:color w:val="FF0000"/>
          <w:lang w:val="en-US"/>
        </w:rPr>
        <w:t>REQUIRED</w:t>
      </w:r>
    </w:p>
    <w:p w14:paraId="4E891C11" w14:textId="77777777" w:rsidR="00DC3DB8" w:rsidRPr="00D41BB4" w:rsidRDefault="00DC3DB8" w:rsidP="00DC3DB8">
      <w:pPr>
        <w:shd w:val="clear" w:color="auto" w:fill="FFFFFF"/>
        <w:rPr>
          <w:rFonts w:ascii="Arial" w:hAnsi="Arial"/>
          <w:color w:val="333333"/>
          <w:sz w:val="21"/>
          <w:lang w:val="en-US"/>
        </w:rPr>
      </w:pPr>
    </w:p>
    <w:p w14:paraId="4E891C12" w14:textId="404D8148" w:rsidR="00DC3DB8" w:rsidRPr="00D41BB4" w:rsidRDefault="00DC3DB8" w:rsidP="005036F4">
      <w:pPr>
        <w:pStyle w:val="Overskrift3"/>
        <w:rPr>
          <w:lang w:val="en-US"/>
        </w:rPr>
      </w:pPr>
      <w:bookmarkStart w:id="258" w:name="_Toc483323277"/>
      <w:bookmarkStart w:id="259" w:name="_Toc499127712"/>
      <w:r w:rsidRPr="00D41BB4">
        <w:rPr>
          <w:rStyle w:val="Sterk"/>
          <w:b/>
          <w:lang w:val="en-US"/>
        </w:rPr>
        <w:t xml:space="preserve">Request </w:t>
      </w:r>
      <w:r w:rsidR="00A83EC9" w:rsidRPr="00D41BB4">
        <w:rPr>
          <w:rStyle w:val="Sterk"/>
          <w:b/>
          <w:lang w:val="en-US"/>
        </w:rPr>
        <w:t>Body</w:t>
      </w:r>
      <w:bookmarkEnd w:id="258"/>
      <w:bookmarkEnd w:id="259"/>
    </w:p>
    <w:tbl>
      <w:tblPr>
        <w:tblW w:w="0" w:type="auto"/>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57"/>
      </w:tblGrid>
      <w:tr w:rsidR="00DC3DB8" w14:paraId="4E891C1C" w14:textId="77777777" w:rsidTr="00DC3DB8">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4E891C13" w14:textId="77777777" w:rsidR="00761405" w:rsidRPr="00D41BB4" w:rsidRDefault="00DC3DB8" w:rsidP="00DC3DB8">
            <w:pPr>
              <w:rPr>
                <w:rStyle w:val="HTML-kode"/>
                <w:rFonts w:ascii="Arial" w:hAnsi="Arial"/>
                <w:color w:val="333333"/>
                <w:sz w:val="21"/>
                <w:lang w:val="en-US"/>
              </w:rPr>
            </w:pPr>
            <w:r w:rsidRPr="00D41BB4">
              <w:rPr>
                <w:rStyle w:val="HTML-kode"/>
                <w:color w:val="333333"/>
                <w:lang w:val="en-US"/>
              </w:rPr>
              <w:t>{</w:t>
            </w:r>
          </w:p>
          <w:p w14:paraId="4E891C14" w14:textId="77777777" w:rsidR="00DC3DB8" w:rsidRPr="00D41BB4" w:rsidRDefault="00761405" w:rsidP="00DC3DB8">
            <w:pPr>
              <w:rPr>
                <w:rFonts w:ascii="Arial" w:hAnsi="Arial"/>
                <w:color w:val="333333"/>
                <w:sz w:val="21"/>
                <w:lang w:val="en-US"/>
              </w:rPr>
            </w:pPr>
            <w:r w:rsidRPr="00D41BB4">
              <w:rPr>
                <w:rStyle w:val="HTML-kode"/>
                <w:color w:val="333333"/>
                <w:lang w:val="en-US"/>
              </w:rPr>
              <w:t xml:space="preserve">    </w:t>
            </w:r>
            <w:r w:rsidR="00DC3DB8" w:rsidRPr="00D41BB4">
              <w:rPr>
                <w:rStyle w:val="HTML-kode"/>
                <w:color w:val="333333"/>
                <w:lang w:val="en-US"/>
              </w:rPr>
              <w:t>"</w:t>
            </w:r>
            <w:proofErr w:type="spellStart"/>
            <w:r w:rsidR="00DC3DB8" w:rsidRPr="00D41BB4">
              <w:rPr>
                <w:rStyle w:val="HTML-kode"/>
                <w:color w:val="333333"/>
                <w:lang w:val="en-US"/>
              </w:rPr>
              <w:t>merchantInfo</w:t>
            </w:r>
            <w:proofErr w:type="spellEnd"/>
            <w:r w:rsidR="00DC3DB8" w:rsidRPr="00D41BB4">
              <w:rPr>
                <w:rStyle w:val="HTML-kode"/>
                <w:color w:val="333333"/>
                <w:lang w:val="en-US"/>
              </w:rPr>
              <w:t>": {</w:t>
            </w:r>
          </w:p>
          <w:p w14:paraId="4E891C15" w14:textId="77777777" w:rsidR="00DC3DB8" w:rsidRPr="00D41BB4" w:rsidRDefault="00DC3DB8" w:rsidP="00DC3DB8">
            <w:pPr>
              <w:rPr>
                <w:rFonts w:ascii="Arial" w:hAnsi="Arial"/>
                <w:color w:val="333333"/>
                <w:sz w:val="21"/>
                <w:lang w:val="en-US"/>
              </w:rPr>
            </w:pPr>
            <w:r w:rsidRPr="00D41BB4">
              <w:rPr>
                <w:rStyle w:val="HTML-kode"/>
                <w:color w:val="333333"/>
                <w:lang w:val="en-US"/>
              </w:rPr>
              <w:t>        "</w:t>
            </w:r>
            <w:proofErr w:type="spellStart"/>
            <w:r w:rsidR="00D24B70" w:rsidRPr="00D41BB4">
              <w:rPr>
                <w:rStyle w:val="HTML-kode"/>
                <w:color w:val="333333"/>
                <w:lang w:val="en-US"/>
              </w:rPr>
              <w:t>merchantSerialNumber</w:t>
            </w:r>
            <w:proofErr w:type="spellEnd"/>
            <w:r w:rsidRPr="00D41BB4">
              <w:rPr>
                <w:rStyle w:val="HTML-kode"/>
                <w:color w:val="333333"/>
                <w:lang w:val="en-US"/>
              </w:rPr>
              <w:t>": "NSBWSHP12"</w:t>
            </w:r>
          </w:p>
          <w:p w14:paraId="4E891C16" w14:textId="77777777" w:rsidR="00DC3DB8" w:rsidRPr="00D41BB4" w:rsidRDefault="00DC3DB8" w:rsidP="00DC3DB8">
            <w:pPr>
              <w:rPr>
                <w:rFonts w:ascii="Arial" w:hAnsi="Arial"/>
                <w:color w:val="333333"/>
                <w:sz w:val="21"/>
                <w:lang w:val="en-US"/>
              </w:rPr>
            </w:pPr>
            <w:r w:rsidRPr="00D41BB4">
              <w:rPr>
                <w:rStyle w:val="HTML-kode"/>
                <w:color w:val="333333"/>
                <w:lang w:val="en-US"/>
              </w:rPr>
              <w:t>    },</w:t>
            </w:r>
          </w:p>
          <w:p w14:paraId="4E891C17" w14:textId="77777777" w:rsidR="00DC3DB8" w:rsidRPr="00D41BB4" w:rsidRDefault="00DC3DB8" w:rsidP="00DC3DB8">
            <w:pPr>
              <w:rPr>
                <w:rFonts w:ascii="Arial" w:hAnsi="Arial"/>
                <w:color w:val="333333"/>
                <w:sz w:val="21"/>
                <w:lang w:val="en-US"/>
              </w:rPr>
            </w:pPr>
            <w:r w:rsidRPr="00D41BB4">
              <w:rPr>
                <w:rStyle w:val="HTML-kode"/>
                <w:color w:val="333333"/>
                <w:lang w:val="en-US"/>
              </w:rPr>
              <w:t>    "transaction": {</w:t>
            </w:r>
          </w:p>
          <w:p w14:paraId="4E891C18" w14:textId="77777777" w:rsidR="00DC3DB8" w:rsidRPr="00D41BB4" w:rsidRDefault="00DC3DB8" w:rsidP="00DC3DB8">
            <w:pPr>
              <w:rPr>
                <w:rFonts w:ascii="Arial" w:hAnsi="Arial"/>
                <w:color w:val="333333"/>
                <w:sz w:val="21"/>
                <w:lang w:val="en-US"/>
              </w:rPr>
            </w:pPr>
            <w:r w:rsidRPr="00D41BB4">
              <w:rPr>
                <w:rStyle w:val="HTML-kode"/>
                <w:color w:val="333333"/>
                <w:lang w:val="en-US"/>
              </w:rPr>
              <w:t>        "amount":123,</w:t>
            </w:r>
          </w:p>
          <w:p w14:paraId="4E891C19" w14:textId="77777777" w:rsidR="00DC3DB8" w:rsidRPr="00D41BB4" w:rsidRDefault="00DC3DB8" w:rsidP="00DC3DB8">
            <w:pPr>
              <w:rPr>
                <w:rFonts w:ascii="Arial" w:hAnsi="Arial"/>
                <w:color w:val="333333"/>
                <w:sz w:val="21"/>
                <w:lang w:val="en-US"/>
              </w:rPr>
            </w:pPr>
            <w:r w:rsidRPr="00D41BB4">
              <w:rPr>
                <w:rStyle w:val="HTML-kode"/>
                <w:color w:val="333333"/>
                <w:lang w:val="en-US"/>
              </w:rPr>
              <w:t>        "</w:t>
            </w:r>
            <w:proofErr w:type="spellStart"/>
            <w:r w:rsidRPr="00D41BB4">
              <w:rPr>
                <w:rStyle w:val="HTML-kode"/>
                <w:color w:val="333333"/>
                <w:lang w:val="en-US"/>
              </w:rPr>
              <w:t>transactionText</w:t>
            </w:r>
            <w:proofErr w:type="spellEnd"/>
            <w:r w:rsidRPr="00D41BB4">
              <w:rPr>
                <w:rStyle w:val="HTML-kode"/>
                <w:color w:val="333333"/>
                <w:lang w:val="en-US"/>
              </w:rPr>
              <w:t>":"Transaction text"</w:t>
            </w:r>
          </w:p>
          <w:p w14:paraId="4E891C1A" w14:textId="77777777" w:rsidR="00DC3DB8" w:rsidRPr="00D41BB4" w:rsidRDefault="00DC3DB8" w:rsidP="00DC3DB8">
            <w:pPr>
              <w:rPr>
                <w:rFonts w:ascii="Arial" w:hAnsi="Arial"/>
                <w:color w:val="333333"/>
                <w:sz w:val="21"/>
                <w:lang w:val="en-US"/>
              </w:rPr>
            </w:pPr>
            <w:r w:rsidRPr="00D41BB4">
              <w:rPr>
                <w:rStyle w:val="HTML-kode"/>
                <w:color w:val="333333"/>
                <w:lang w:val="en-US"/>
              </w:rPr>
              <w:t>    }</w:t>
            </w:r>
          </w:p>
          <w:p w14:paraId="4E891C1B" w14:textId="77777777" w:rsidR="00DC3DB8" w:rsidRPr="00D41BB4" w:rsidRDefault="00DC3DB8" w:rsidP="00DC3DB8">
            <w:pPr>
              <w:rPr>
                <w:rFonts w:ascii="Arial" w:hAnsi="Arial"/>
                <w:color w:val="333333"/>
                <w:sz w:val="21"/>
                <w:lang w:val="en-US"/>
              </w:rPr>
            </w:pPr>
            <w:r w:rsidRPr="00D41BB4">
              <w:rPr>
                <w:rStyle w:val="HTML-kode"/>
                <w:color w:val="333333"/>
                <w:lang w:val="en-US"/>
              </w:rPr>
              <w:t>}</w:t>
            </w:r>
          </w:p>
        </w:tc>
      </w:tr>
    </w:tbl>
    <w:p w14:paraId="4E891C1D" w14:textId="77777777" w:rsidR="00DC3DB8" w:rsidRPr="00D41BB4" w:rsidRDefault="00DC3DB8" w:rsidP="00DC3DB8">
      <w:pPr>
        <w:spacing w:before="150"/>
        <w:rPr>
          <w:rFonts w:ascii="Arial" w:hAnsi="Arial"/>
          <w:color w:val="333333"/>
          <w:sz w:val="21"/>
          <w:lang w:val="en-US"/>
        </w:rPr>
      </w:pPr>
    </w:p>
    <w:p w14:paraId="4E891C1E" w14:textId="77777777" w:rsidR="00DC3DB8" w:rsidRPr="00D41BB4" w:rsidRDefault="00DC3DB8" w:rsidP="00DC3DB8">
      <w:pPr>
        <w:pStyle w:val="Overskrift3"/>
        <w:rPr>
          <w:lang w:val="en-US"/>
        </w:rPr>
      </w:pPr>
      <w:r w:rsidRPr="00D41BB4">
        <w:rPr>
          <w:lang w:val="en-US"/>
        </w:rPr>
        <w:t> </w:t>
      </w:r>
      <w:bookmarkStart w:id="260" w:name="_Toc483323278"/>
      <w:bookmarkStart w:id="261" w:name="_Toc499127713"/>
      <w:r w:rsidRPr="00D41BB4">
        <w:rPr>
          <w:rStyle w:val="Sterk"/>
          <w:b/>
          <w:lang w:val="en-US"/>
        </w:rPr>
        <w:t>Description</w:t>
      </w:r>
      <w:bookmarkEnd w:id="260"/>
      <w:bookmarkEnd w:id="261"/>
    </w:p>
    <w:tbl>
      <w:tblPr>
        <w:tblStyle w:val="Lysskyggelegginguthevingsfarge1"/>
        <w:tblW w:w="0" w:type="auto"/>
        <w:tblInd w:w="108" w:type="dxa"/>
        <w:tblLook w:val="04A0" w:firstRow="1" w:lastRow="0" w:firstColumn="1" w:lastColumn="0" w:noHBand="0" w:noVBand="1"/>
      </w:tblPr>
      <w:tblGrid>
        <w:gridCol w:w="2310"/>
        <w:gridCol w:w="881"/>
        <w:gridCol w:w="893"/>
        <w:gridCol w:w="1072"/>
        <w:gridCol w:w="3809"/>
      </w:tblGrid>
      <w:tr w:rsidR="009C093F" w:rsidRPr="00127257" w14:paraId="4E891C24" w14:textId="77777777" w:rsidTr="009C0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hideMark/>
          </w:tcPr>
          <w:p w14:paraId="4E891C1F" w14:textId="77777777" w:rsidR="009C093F" w:rsidRPr="00127257" w:rsidRDefault="009C093F" w:rsidP="00686D63">
            <w:pPr>
              <w:rPr>
                <w:color w:val="000000" w:themeColor="text1"/>
                <w:sz w:val="18"/>
                <w:lang w:val="en-US"/>
              </w:rPr>
            </w:pPr>
            <w:r w:rsidRPr="00127257">
              <w:rPr>
                <w:color w:val="000000" w:themeColor="text1"/>
                <w:sz w:val="18"/>
                <w:lang w:val="en-US"/>
              </w:rPr>
              <w:t>Id</w:t>
            </w:r>
          </w:p>
        </w:tc>
        <w:tc>
          <w:tcPr>
            <w:tcW w:w="881" w:type="dxa"/>
            <w:hideMark/>
          </w:tcPr>
          <w:p w14:paraId="4E891C20" w14:textId="77777777" w:rsidR="009C093F" w:rsidRPr="00127257" w:rsidRDefault="009C093F" w:rsidP="00686D63">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127257">
              <w:rPr>
                <w:color w:val="000000" w:themeColor="text1"/>
                <w:sz w:val="18"/>
                <w:lang w:val="en-US"/>
              </w:rPr>
              <w:t>Type</w:t>
            </w:r>
          </w:p>
        </w:tc>
        <w:tc>
          <w:tcPr>
            <w:tcW w:w="915" w:type="dxa"/>
          </w:tcPr>
          <w:p w14:paraId="4E891C21" w14:textId="77777777" w:rsidR="009C093F" w:rsidRPr="00127257" w:rsidRDefault="009C093F" w:rsidP="00686D63">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127257">
              <w:rPr>
                <w:color w:val="000000" w:themeColor="text1"/>
                <w:sz w:val="18"/>
                <w:lang w:val="en-US"/>
              </w:rPr>
              <w:t>Size</w:t>
            </w:r>
          </w:p>
        </w:tc>
        <w:tc>
          <w:tcPr>
            <w:tcW w:w="1072" w:type="dxa"/>
            <w:hideMark/>
          </w:tcPr>
          <w:p w14:paraId="4E891C22" w14:textId="77777777" w:rsidR="009C093F" w:rsidRPr="00127257" w:rsidRDefault="009C093F" w:rsidP="00686D63">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127257">
              <w:rPr>
                <w:color w:val="000000" w:themeColor="text1"/>
                <w:sz w:val="18"/>
                <w:lang w:val="en-US"/>
              </w:rPr>
              <w:t>Optional</w:t>
            </w:r>
          </w:p>
        </w:tc>
        <w:tc>
          <w:tcPr>
            <w:tcW w:w="4003" w:type="dxa"/>
            <w:hideMark/>
          </w:tcPr>
          <w:p w14:paraId="4E891C23" w14:textId="77777777" w:rsidR="009C093F" w:rsidRPr="00127257" w:rsidRDefault="009C093F" w:rsidP="00686D63">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127257">
              <w:rPr>
                <w:color w:val="000000" w:themeColor="text1"/>
                <w:sz w:val="18"/>
                <w:lang w:val="en-US"/>
              </w:rPr>
              <w:t>Description</w:t>
            </w:r>
          </w:p>
        </w:tc>
      </w:tr>
      <w:tr w:rsidR="009C093F" w:rsidRPr="00590B22" w14:paraId="4E891C2A" w14:textId="77777777" w:rsidTr="009C0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hideMark/>
          </w:tcPr>
          <w:p w14:paraId="4E891C25" w14:textId="77777777" w:rsidR="009C093F" w:rsidRPr="00127257" w:rsidRDefault="009C093F" w:rsidP="00686D63">
            <w:pPr>
              <w:rPr>
                <w:b w:val="0"/>
                <w:color w:val="000000" w:themeColor="text1"/>
                <w:sz w:val="18"/>
                <w:lang w:val="en-US"/>
              </w:rPr>
            </w:pPr>
            <w:proofErr w:type="spellStart"/>
            <w:r w:rsidRPr="00127257">
              <w:rPr>
                <w:b w:val="0"/>
                <w:color w:val="000000" w:themeColor="text1"/>
                <w:sz w:val="18"/>
                <w:lang w:val="en-US"/>
              </w:rPr>
              <w:t>merchantSerialNumber</w:t>
            </w:r>
            <w:proofErr w:type="spellEnd"/>
          </w:p>
        </w:tc>
        <w:tc>
          <w:tcPr>
            <w:tcW w:w="881" w:type="dxa"/>
            <w:hideMark/>
          </w:tcPr>
          <w:p w14:paraId="4E891C26" w14:textId="77777777" w:rsidR="009C093F" w:rsidRPr="00127257"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127257">
              <w:rPr>
                <w:color w:val="000000" w:themeColor="text1"/>
                <w:sz w:val="18"/>
                <w:lang w:val="en-US"/>
              </w:rPr>
              <w:t>String</w:t>
            </w:r>
          </w:p>
        </w:tc>
        <w:tc>
          <w:tcPr>
            <w:tcW w:w="915" w:type="dxa"/>
          </w:tcPr>
          <w:p w14:paraId="4E891C27" w14:textId="77777777" w:rsidR="009C093F" w:rsidRPr="00127257"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127257">
              <w:rPr>
                <w:color w:val="000000" w:themeColor="text1"/>
                <w:sz w:val="18"/>
                <w:lang w:val="en-US"/>
              </w:rPr>
              <w:t>6</w:t>
            </w:r>
          </w:p>
        </w:tc>
        <w:tc>
          <w:tcPr>
            <w:tcW w:w="1072" w:type="dxa"/>
            <w:hideMark/>
          </w:tcPr>
          <w:p w14:paraId="4E891C28" w14:textId="77777777" w:rsidR="009C093F" w:rsidRPr="00127257"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127257">
              <w:rPr>
                <w:color w:val="000000" w:themeColor="text1"/>
                <w:sz w:val="18"/>
                <w:lang w:val="en-US"/>
              </w:rPr>
              <w:t>No</w:t>
            </w:r>
          </w:p>
        </w:tc>
        <w:tc>
          <w:tcPr>
            <w:tcW w:w="4003" w:type="dxa"/>
            <w:hideMark/>
          </w:tcPr>
          <w:p w14:paraId="4E891C29" w14:textId="77777777" w:rsidR="009C093F" w:rsidRPr="00127257"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8"/>
                <w:szCs w:val="16"/>
                <w:lang w:val="en-US"/>
              </w:rPr>
            </w:pPr>
            <w:r w:rsidRPr="00127257">
              <w:rPr>
                <w:color w:val="000000" w:themeColor="text1"/>
                <w:sz w:val="18"/>
                <w:szCs w:val="16"/>
                <w:lang w:val="en-US"/>
              </w:rPr>
              <w:t>Identifies a merchant sales channel i.e. website, mobile app etc.</w:t>
            </w:r>
          </w:p>
        </w:tc>
      </w:tr>
      <w:tr w:rsidR="009C093F" w:rsidRPr="00590B22" w14:paraId="4E891C30" w14:textId="77777777" w:rsidTr="009C093F">
        <w:tc>
          <w:tcPr>
            <w:cnfStyle w:val="001000000000" w:firstRow="0" w:lastRow="0" w:firstColumn="1" w:lastColumn="0" w:oddVBand="0" w:evenVBand="0" w:oddHBand="0" w:evenHBand="0" w:firstRowFirstColumn="0" w:firstRowLastColumn="0" w:lastRowFirstColumn="0" w:lastRowLastColumn="0"/>
            <w:tcW w:w="2310" w:type="dxa"/>
            <w:hideMark/>
          </w:tcPr>
          <w:p w14:paraId="4E891C2B" w14:textId="77777777" w:rsidR="009C093F" w:rsidRPr="00127257" w:rsidRDefault="009C093F" w:rsidP="00686D63">
            <w:pPr>
              <w:rPr>
                <w:b w:val="0"/>
                <w:color w:val="000000" w:themeColor="text1"/>
                <w:sz w:val="18"/>
                <w:lang w:val="en-US"/>
              </w:rPr>
            </w:pPr>
            <w:proofErr w:type="spellStart"/>
            <w:r w:rsidRPr="00127257">
              <w:rPr>
                <w:b w:val="0"/>
                <w:color w:val="000000" w:themeColor="text1"/>
                <w:sz w:val="18"/>
                <w:lang w:val="en-US"/>
              </w:rPr>
              <w:t>orderId</w:t>
            </w:r>
            <w:proofErr w:type="spellEnd"/>
          </w:p>
        </w:tc>
        <w:tc>
          <w:tcPr>
            <w:tcW w:w="881" w:type="dxa"/>
            <w:hideMark/>
          </w:tcPr>
          <w:p w14:paraId="4E891C2C" w14:textId="77777777" w:rsidR="009C093F" w:rsidRPr="00127257" w:rsidRDefault="009C093F" w:rsidP="00686D63">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127257">
              <w:rPr>
                <w:color w:val="000000" w:themeColor="text1"/>
                <w:sz w:val="18"/>
                <w:lang w:val="en-US"/>
              </w:rPr>
              <w:t>String</w:t>
            </w:r>
          </w:p>
        </w:tc>
        <w:tc>
          <w:tcPr>
            <w:tcW w:w="915" w:type="dxa"/>
          </w:tcPr>
          <w:p w14:paraId="4E891C2D" w14:textId="77777777" w:rsidR="009C093F" w:rsidRPr="00127257" w:rsidRDefault="009C093F" w:rsidP="00686D63">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127257">
              <w:rPr>
                <w:color w:val="000000" w:themeColor="text1"/>
                <w:sz w:val="18"/>
                <w:lang w:val="en-US"/>
              </w:rPr>
              <w:t>30</w:t>
            </w:r>
          </w:p>
        </w:tc>
        <w:tc>
          <w:tcPr>
            <w:tcW w:w="1072" w:type="dxa"/>
            <w:hideMark/>
          </w:tcPr>
          <w:p w14:paraId="4E891C2E" w14:textId="77777777" w:rsidR="009C093F" w:rsidRPr="00127257" w:rsidRDefault="009C093F" w:rsidP="00686D63">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127257">
              <w:rPr>
                <w:color w:val="000000" w:themeColor="text1"/>
                <w:sz w:val="18"/>
                <w:lang w:val="en-US"/>
              </w:rPr>
              <w:t>No</w:t>
            </w:r>
          </w:p>
        </w:tc>
        <w:tc>
          <w:tcPr>
            <w:tcW w:w="4003" w:type="dxa"/>
            <w:hideMark/>
          </w:tcPr>
          <w:p w14:paraId="4E891C2F" w14:textId="32251548" w:rsidR="009C093F" w:rsidRPr="00127257" w:rsidRDefault="00ED72C6" w:rsidP="00ED72C6">
            <w:pPr>
              <w:cnfStyle w:val="000000000000" w:firstRow="0" w:lastRow="0" w:firstColumn="0" w:lastColumn="0" w:oddVBand="0" w:evenVBand="0" w:oddHBand="0" w:evenHBand="0" w:firstRowFirstColumn="0" w:firstRowLastColumn="0" w:lastRowFirstColumn="0" w:lastRowLastColumn="0"/>
              <w:rPr>
                <w:color w:val="000000" w:themeColor="text1"/>
                <w:sz w:val="18"/>
                <w:szCs w:val="16"/>
                <w:lang w:val="en-US"/>
              </w:rPr>
            </w:pPr>
            <w:r w:rsidRPr="00127257">
              <w:rPr>
                <w:color w:val="000000" w:themeColor="text1"/>
                <w:sz w:val="18"/>
                <w:szCs w:val="16"/>
                <w:lang w:val="en-US"/>
              </w:rPr>
              <w:t>Id which uniquely identifies a payment</w:t>
            </w:r>
            <w:r w:rsidR="009C093F" w:rsidRPr="00127257">
              <w:rPr>
                <w:color w:val="000000" w:themeColor="text1"/>
                <w:sz w:val="18"/>
                <w:szCs w:val="16"/>
                <w:lang w:val="en-US"/>
              </w:rPr>
              <w:t>. Maximum length is 30 alphanumeric characters</w:t>
            </w:r>
          </w:p>
        </w:tc>
      </w:tr>
      <w:tr w:rsidR="009C093F" w:rsidRPr="00127257" w14:paraId="4E891C36" w14:textId="77777777" w:rsidTr="009C0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hideMark/>
          </w:tcPr>
          <w:p w14:paraId="4E891C31" w14:textId="77777777" w:rsidR="009C093F" w:rsidRPr="00127257" w:rsidRDefault="009C093F" w:rsidP="00686D63">
            <w:pPr>
              <w:rPr>
                <w:b w:val="0"/>
                <w:color w:val="000000" w:themeColor="text1"/>
                <w:sz w:val="18"/>
                <w:lang w:val="en-US"/>
              </w:rPr>
            </w:pPr>
            <w:r w:rsidRPr="00127257">
              <w:rPr>
                <w:b w:val="0"/>
                <w:color w:val="000000" w:themeColor="text1"/>
                <w:sz w:val="18"/>
                <w:lang w:val="en-US"/>
              </w:rPr>
              <w:t>amount</w:t>
            </w:r>
          </w:p>
        </w:tc>
        <w:tc>
          <w:tcPr>
            <w:tcW w:w="881" w:type="dxa"/>
            <w:hideMark/>
          </w:tcPr>
          <w:p w14:paraId="4E891C32" w14:textId="77777777" w:rsidR="009C093F" w:rsidRPr="00127257"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127257">
              <w:rPr>
                <w:color w:val="000000" w:themeColor="text1"/>
                <w:sz w:val="18"/>
                <w:lang w:val="en-US"/>
              </w:rPr>
              <w:t>Integer</w:t>
            </w:r>
          </w:p>
        </w:tc>
        <w:tc>
          <w:tcPr>
            <w:tcW w:w="915" w:type="dxa"/>
          </w:tcPr>
          <w:p w14:paraId="4E891C33" w14:textId="77777777" w:rsidR="009C093F" w:rsidRPr="00127257"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127257">
              <w:rPr>
                <w:color w:val="000000" w:themeColor="text1"/>
                <w:sz w:val="18"/>
                <w:lang w:val="en-US"/>
              </w:rPr>
              <w:t>-</w:t>
            </w:r>
          </w:p>
        </w:tc>
        <w:tc>
          <w:tcPr>
            <w:tcW w:w="1072" w:type="dxa"/>
            <w:hideMark/>
          </w:tcPr>
          <w:p w14:paraId="4E891C34" w14:textId="77777777" w:rsidR="009C093F" w:rsidRPr="00127257"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127257">
              <w:rPr>
                <w:color w:val="000000" w:themeColor="text1"/>
                <w:sz w:val="18"/>
                <w:lang w:val="en-US"/>
              </w:rPr>
              <w:t>Yes</w:t>
            </w:r>
          </w:p>
        </w:tc>
        <w:tc>
          <w:tcPr>
            <w:tcW w:w="4003" w:type="dxa"/>
            <w:hideMark/>
          </w:tcPr>
          <w:p w14:paraId="4E891C35" w14:textId="77777777" w:rsidR="009C093F" w:rsidRPr="00127257" w:rsidRDefault="009C093F" w:rsidP="00686D63">
            <w:pPr>
              <w:cnfStyle w:val="000000100000" w:firstRow="0" w:lastRow="0" w:firstColumn="0" w:lastColumn="0" w:oddVBand="0" w:evenVBand="0" w:oddHBand="1" w:evenHBand="0" w:firstRowFirstColumn="0" w:firstRowLastColumn="0" w:lastRowFirstColumn="0" w:lastRowLastColumn="0"/>
              <w:rPr>
                <w:color w:val="000000" w:themeColor="text1"/>
                <w:sz w:val="18"/>
                <w:szCs w:val="16"/>
                <w:lang w:val="en-US"/>
              </w:rPr>
            </w:pPr>
            <w:r w:rsidRPr="00127257">
              <w:rPr>
                <w:color w:val="000000" w:themeColor="text1"/>
                <w:sz w:val="18"/>
                <w:szCs w:val="16"/>
                <w:lang w:val="en-US"/>
              </w:rPr>
              <w:t xml:space="preserve">Amount in </w:t>
            </w:r>
            <w:proofErr w:type="spellStart"/>
            <w:r w:rsidRPr="00127257">
              <w:rPr>
                <w:color w:val="000000" w:themeColor="text1"/>
                <w:sz w:val="18"/>
                <w:szCs w:val="16"/>
                <w:lang w:val="en-US"/>
              </w:rPr>
              <w:t>øre</w:t>
            </w:r>
            <w:proofErr w:type="spellEnd"/>
            <w:r w:rsidRPr="00127257">
              <w:rPr>
                <w:color w:val="000000" w:themeColor="text1"/>
                <w:sz w:val="18"/>
                <w:szCs w:val="16"/>
                <w:lang w:val="en-US"/>
              </w:rPr>
              <w:t>, if amount is 0 or not provided then full refund will be performed. 32 Bit Integer (2147483647)</w:t>
            </w:r>
          </w:p>
        </w:tc>
      </w:tr>
      <w:tr w:rsidR="00761405" w:rsidRPr="00127257" w14:paraId="4E891C3C" w14:textId="77777777" w:rsidTr="009C093F">
        <w:tc>
          <w:tcPr>
            <w:cnfStyle w:val="001000000000" w:firstRow="0" w:lastRow="0" w:firstColumn="1" w:lastColumn="0" w:oddVBand="0" w:evenVBand="0" w:oddHBand="0" w:evenHBand="0" w:firstRowFirstColumn="0" w:firstRowLastColumn="0" w:lastRowFirstColumn="0" w:lastRowLastColumn="0"/>
            <w:tcW w:w="2310" w:type="dxa"/>
          </w:tcPr>
          <w:p w14:paraId="4E891C37" w14:textId="77777777" w:rsidR="00761405" w:rsidRPr="00127257" w:rsidRDefault="00761405" w:rsidP="005E7DA6">
            <w:pPr>
              <w:rPr>
                <w:b w:val="0"/>
                <w:color w:val="000000" w:themeColor="text1"/>
                <w:sz w:val="18"/>
                <w:lang w:val="en-US"/>
              </w:rPr>
            </w:pPr>
            <w:proofErr w:type="spellStart"/>
            <w:r w:rsidRPr="00127257">
              <w:rPr>
                <w:b w:val="0"/>
                <w:color w:val="000000" w:themeColor="text1"/>
                <w:sz w:val="18"/>
                <w:lang w:val="en-US"/>
              </w:rPr>
              <w:t>transactionText</w:t>
            </w:r>
            <w:proofErr w:type="spellEnd"/>
          </w:p>
        </w:tc>
        <w:tc>
          <w:tcPr>
            <w:tcW w:w="881" w:type="dxa"/>
          </w:tcPr>
          <w:p w14:paraId="4E891C38" w14:textId="77777777" w:rsidR="00761405" w:rsidRPr="00127257" w:rsidRDefault="00761405" w:rsidP="005E7DA6">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127257">
              <w:rPr>
                <w:color w:val="000000" w:themeColor="text1"/>
                <w:sz w:val="18"/>
                <w:lang w:val="en-US"/>
              </w:rPr>
              <w:t>String</w:t>
            </w:r>
          </w:p>
        </w:tc>
        <w:tc>
          <w:tcPr>
            <w:tcW w:w="915" w:type="dxa"/>
          </w:tcPr>
          <w:p w14:paraId="4E891C39" w14:textId="77777777" w:rsidR="00761405" w:rsidRPr="00127257" w:rsidRDefault="00761405" w:rsidP="005E7DA6">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127257">
              <w:rPr>
                <w:color w:val="000000" w:themeColor="text1"/>
                <w:sz w:val="18"/>
                <w:lang w:val="en-US"/>
              </w:rPr>
              <w:t>100</w:t>
            </w:r>
          </w:p>
        </w:tc>
        <w:tc>
          <w:tcPr>
            <w:tcW w:w="1072" w:type="dxa"/>
          </w:tcPr>
          <w:p w14:paraId="4E891C3A" w14:textId="77777777" w:rsidR="00761405" w:rsidRPr="00127257" w:rsidRDefault="00761405" w:rsidP="005E7DA6">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127257">
              <w:rPr>
                <w:color w:val="000000" w:themeColor="text1"/>
                <w:sz w:val="18"/>
                <w:lang w:val="en-US"/>
              </w:rPr>
              <w:t>No</w:t>
            </w:r>
          </w:p>
        </w:tc>
        <w:tc>
          <w:tcPr>
            <w:tcW w:w="4003" w:type="dxa"/>
          </w:tcPr>
          <w:p w14:paraId="4E891C3B" w14:textId="77777777" w:rsidR="00761405" w:rsidRPr="00127257" w:rsidRDefault="00761405" w:rsidP="005E7DA6">
            <w:pPr>
              <w:cnfStyle w:val="000000000000" w:firstRow="0" w:lastRow="0" w:firstColumn="0" w:lastColumn="0" w:oddVBand="0" w:evenVBand="0" w:oddHBand="0" w:evenHBand="0" w:firstRowFirstColumn="0" w:firstRowLastColumn="0" w:lastRowFirstColumn="0" w:lastRowLastColumn="0"/>
              <w:rPr>
                <w:color w:val="000000" w:themeColor="text1"/>
                <w:sz w:val="18"/>
                <w:szCs w:val="16"/>
                <w:lang w:val="en-US"/>
              </w:rPr>
            </w:pPr>
            <w:r w:rsidRPr="00127257">
              <w:rPr>
                <w:color w:val="000000" w:themeColor="text1"/>
                <w:sz w:val="18"/>
                <w:szCs w:val="16"/>
                <w:lang w:val="en-US"/>
              </w:rPr>
              <w:t>Proof of delivery</w:t>
            </w:r>
          </w:p>
        </w:tc>
      </w:tr>
    </w:tbl>
    <w:p w14:paraId="4E891C3D" w14:textId="77777777" w:rsidR="0038230A" w:rsidRPr="006213CB" w:rsidRDefault="0038230A" w:rsidP="0038230A">
      <w:pPr>
        <w:spacing w:before="150"/>
        <w:rPr>
          <w:rFonts w:ascii="Arial" w:hAnsi="Arial" w:cs="Arial"/>
          <w:color w:val="333333"/>
          <w:sz w:val="21"/>
          <w:szCs w:val="21"/>
          <w:lang w:val="en-US"/>
        </w:rPr>
      </w:pPr>
    </w:p>
    <w:p w14:paraId="4E891C3E" w14:textId="77777777" w:rsidR="00DC3DB8" w:rsidRPr="00D41BB4" w:rsidRDefault="00DC3DB8" w:rsidP="00DC3DB8">
      <w:pPr>
        <w:pStyle w:val="Overskrift3"/>
        <w:rPr>
          <w:sz w:val="21"/>
          <w:lang w:val="en-US"/>
        </w:rPr>
      </w:pPr>
      <w:bookmarkStart w:id="262" w:name="_Toc483323279"/>
      <w:bookmarkStart w:id="263" w:name="_Toc499127714"/>
      <w:r w:rsidRPr="00D41BB4">
        <w:rPr>
          <w:lang w:val="en-US"/>
        </w:rPr>
        <w:lastRenderedPageBreak/>
        <w:t>Success Response</w:t>
      </w:r>
      <w:bookmarkEnd w:id="262"/>
      <w:bookmarkEnd w:id="263"/>
    </w:p>
    <w:tbl>
      <w:tblPr>
        <w:tblStyle w:val="Lysskyggelegginguthevingsfarge1"/>
        <w:tblW w:w="0" w:type="auto"/>
        <w:tblInd w:w="108" w:type="dxa"/>
        <w:tblLook w:val="04A0" w:firstRow="1" w:lastRow="0" w:firstColumn="1" w:lastColumn="0" w:noHBand="0" w:noVBand="1"/>
      </w:tblPr>
      <w:tblGrid>
        <w:gridCol w:w="1985"/>
        <w:gridCol w:w="1026"/>
      </w:tblGrid>
      <w:tr w:rsidR="005036F4" w:rsidRPr="005036F4" w14:paraId="4E891C41" w14:textId="77777777" w:rsidTr="00A20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C3F" w14:textId="77777777" w:rsidR="00DC3DB8" w:rsidRPr="00D41BB4" w:rsidRDefault="00DC3DB8" w:rsidP="00DC3DB8">
            <w:pPr>
              <w:rPr>
                <w:color w:val="000000" w:themeColor="text1"/>
                <w:sz w:val="18"/>
                <w:lang w:val="en-US"/>
              </w:rPr>
            </w:pPr>
            <w:r w:rsidRPr="00D41BB4">
              <w:rPr>
                <w:color w:val="000000" w:themeColor="text1"/>
                <w:sz w:val="18"/>
                <w:lang w:val="en-US"/>
              </w:rPr>
              <w:t>Http Status Code</w:t>
            </w:r>
          </w:p>
        </w:tc>
        <w:tc>
          <w:tcPr>
            <w:tcW w:w="1026" w:type="dxa"/>
            <w:hideMark/>
          </w:tcPr>
          <w:p w14:paraId="4E891C40" w14:textId="77777777" w:rsidR="00DC3DB8" w:rsidRPr="00D41BB4" w:rsidRDefault="00DC3DB8" w:rsidP="00DC3DB8">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Content</w:t>
            </w:r>
          </w:p>
        </w:tc>
      </w:tr>
      <w:tr w:rsidR="005036F4" w:rsidRPr="005036F4" w14:paraId="4E891C44" w14:textId="77777777" w:rsidTr="00A2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C42" w14:textId="77777777" w:rsidR="00DC3DB8" w:rsidRPr="00D41BB4" w:rsidRDefault="00DC3DB8" w:rsidP="00DC3DB8">
            <w:pPr>
              <w:rPr>
                <w:b w:val="0"/>
                <w:color w:val="000000" w:themeColor="text1"/>
                <w:sz w:val="18"/>
                <w:lang w:val="en-US"/>
              </w:rPr>
            </w:pPr>
            <w:r w:rsidRPr="00D41BB4">
              <w:rPr>
                <w:b w:val="0"/>
                <w:color w:val="000000" w:themeColor="text1"/>
                <w:sz w:val="18"/>
                <w:lang w:val="en-US"/>
              </w:rPr>
              <w:t>200</w:t>
            </w:r>
          </w:p>
        </w:tc>
        <w:tc>
          <w:tcPr>
            <w:tcW w:w="1026" w:type="dxa"/>
            <w:hideMark/>
          </w:tcPr>
          <w:p w14:paraId="4E891C43"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ok</w:t>
            </w:r>
          </w:p>
        </w:tc>
      </w:tr>
    </w:tbl>
    <w:p w14:paraId="4E891C45" w14:textId="77777777" w:rsidR="00DC3DB8" w:rsidRPr="00D41BB4" w:rsidRDefault="00DC3DB8" w:rsidP="00DC3DB8">
      <w:pPr>
        <w:spacing w:before="150"/>
        <w:rPr>
          <w:rFonts w:ascii="Arial" w:hAnsi="Arial"/>
          <w:color w:val="333333"/>
          <w:sz w:val="21"/>
          <w:lang w:val="en-US"/>
        </w:rPr>
      </w:pPr>
    </w:p>
    <w:p w14:paraId="4E891C46" w14:textId="77777777" w:rsidR="00DC3DB8" w:rsidRPr="00D41BB4" w:rsidRDefault="00DC3DB8" w:rsidP="00DC3DB8">
      <w:pPr>
        <w:pStyle w:val="Overskrift3"/>
        <w:rPr>
          <w:lang w:val="en-US"/>
        </w:rPr>
      </w:pPr>
      <w:bookmarkStart w:id="264" w:name="_Toc483323280"/>
      <w:bookmarkStart w:id="265" w:name="_Toc499127715"/>
      <w:r w:rsidRPr="00D41BB4">
        <w:rPr>
          <w:rStyle w:val="Sterk"/>
          <w:b/>
          <w:lang w:val="en-US"/>
        </w:rPr>
        <w:t>Response Body</w:t>
      </w:r>
      <w:bookmarkEnd w:id="264"/>
      <w:bookmarkEnd w:id="265"/>
    </w:p>
    <w:tbl>
      <w:tblPr>
        <w:tblW w:w="0" w:type="auto"/>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57"/>
      </w:tblGrid>
      <w:tr w:rsidR="00DC3DB8" w14:paraId="4E891C57" w14:textId="77777777" w:rsidTr="00DC3DB8">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4E891C47" w14:textId="77777777" w:rsidR="00DC3DB8" w:rsidRPr="00DC3DB8" w:rsidRDefault="00DC3DB8" w:rsidP="00DC3DB8">
            <w:pPr>
              <w:rPr>
                <w:rFonts w:ascii="Arial" w:hAnsi="Arial" w:cs="Arial"/>
                <w:color w:val="333333"/>
                <w:sz w:val="21"/>
                <w:szCs w:val="21"/>
                <w:lang w:val="en-US"/>
              </w:rPr>
            </w:pPr>
            <w:r w:rsidRPr="00DC3DB8">
              <w:rPr>
                <w:rStyle w:val="HTML-kode"/>
                <w:color w:val="333333"/>
                <w:lang w:val="en-US"/>
              </w:rPr>
              <w:t>{</w:t>
            </w:r>
          </w:p>
          <w:p w14:paraId="4E891C48" w14:textId="77777777" w:rsidR="00DC3DB8" w:rsidRPr="00DC3DB8" w:rsidRDefault="00DC3DB8" w:rsidP="00DC3DB8">
            <w:pPr>
              <w:rPr>
                <w:rFonts w:ascii="Arial" w:hAnsi="Arial" w:cs="Arial"/>
                <w:color w:val="333333"/>
                <w:sz w:val="21"/>
                <w:szCs w:val="21"/>
                <w:lang w:val="en-US"/>
              </w:rPr>
            </w:pPr>
            <w:r w:rsidRPr="00DC3DB8">
              <w:rPr>
                <w:rStyle w:val="HTML-kode"/>
                <w:color w:val="333333"/>
                <w:lang w:val="en-US"/>
              </w:rPr>
              <w:t>    "</w:t>
            </w:r>
            <w:proofErr w:type="spellStart"/>
            <w:r w:rsidRPr="00DC3DB8">
              <w:rPr>
                <w:rStyle w:val="HTML-kode"/>
                <w:color w:val="333333"/>
                <w:lang w:val="en-US"/>
              </w:rPr>
              <w:t>orderId</w:t>
            </w:r>
            <w:proofErr w:type="spellEnd"/>
            <w:r w:rsidRPr="00DC3DB8">
              <w:rPr>
                <w:rStyle w:val="HTML-kode"/>
                <w:color w:val="333333"/>
                <w:lang w:val="en-US"/>
              </w:rPr>
              <w:t>": "219930212",</w:t>
            </w:r>
          </w:p>
          <w:p w14:paraId="4E891C49" w14:textId="503B07F1" w:rsidR="00DC3DB8" w:rsidRPr="00DC3DB8" w:rsidRDefault="00094BDE" w:rsidP="00DC3DB8">
            <w:pPr>
              <w:rPr>
                <w:rFonts w:ascii="Arial" w:hAnsi="Arial" w:cs="Arial"/>
                <w:color w:val="333333"/>
                <w:sz w:val="21"/>
                <w:szCs w:val="21"/>
                <w:lang w:val="en-US"/>
              </w:rPr>
            </w:pPr>
            <w:r>
              <w:rPr>
                <w:rStyle w:val="HTML-kode"/>
                <w:color w:val="333333"/>
                <w:lang w:val="en-US"/>
              </w:rPr>
              <w:t>    "transaction</w:t>
            </w:r>
            <w:r w:rsidR="00DC3DB8" w:rsidRPr="00DC3DB8">
              <w:rPr>
                <w:rStyle w:val="HTML-kode"/>
                <w:color w:val="333333"/>
                <w:lang w:val="en-US"/>
              </w:rPr>
              <w:t>": {</w:t>
            </w:r>
          </w:p>
          <w:p w14:paraId="766E8923" w14:textId="77777777" w:rsidR="00042E30" w:rsidRPr="00DC3DB8" w:rsidRDefault="00042E30" w:rsidP="00042E30">
            <w:pPr>
              <w:rPr>
                <w:rFonts w:ascii="Arial" w:hAnsi="Arial" w:cs="Arial"/>
                <w:color w:val="333333"/>
                <w:sz w:val="21"/>
                <w:szCs w:val="21"/>
                <w:lang w:val="en-US"/>
              </w:rPr>
            </w:pPr>
            <w:r w:rsidRPr="00DC3DB8">
              <w:rPr>
                <w:rStyle w:val="HTML-kode"/>
                <w:color w:val="333333"/>
                <w:lang w:val="en-US"/>
              </w:rPr>
              <w:t>        "amount": 1200,</w:t>
            </w:r>
          </w:p>
          <w:p w14:paraId="7412EA34" w14:textId="77777777" w:rsidR="00042E30" w:rsidRPr="00DC3DB8" w:rsidRDefault="00042E30" w:rsidP="00042E30">
            <w:pPr>
              <w:rPr>
                <w:rFonts w:ascii="Arial" w:hAnsi="Arial" w:cs="Arial"/>
                <w:color w:val="333333"/>
                <w:sz w:val="21"/>
                <w:szCs w:val="21"/>
                <w:lang w:val="en-US"/>
              </w:rPr>
            </w:pPr>
            <w:r w:rsidRPr="00DC3DB8">
              <w:rPr>
                <w:rStyle w:val="HTML-kode"/>
                <w:color w:val="333333"/>
                <w:lang w:val="en-US"/>
              </w:rPr>
              <w:t>        "status": "Refund",</w:t>
            </w:r>
          </w:p>
          <w:p w14:paraId="4E891C4A" w14:textId="77777777" w:rsidR="00DC3DB8" w:rsidRPr="00DC3DB8" w:rsidRDefault="00DC3DB8" w:rsidP="00DC3DB8">
            <w:pPr>
              <w:rPr>
                <w:rFonts w:ascii="Arial" w:hAnsi="Arial" w:cs="Arial"/>
                <w:color w:val="333333"/>
                <w:sz w:val="21"/>
                <w:szCs w:val="21"/>
                <w:lang w:val="en-US"/>
              </w:rPr>
            </w:pPr>
            <w:r w:rsidRPr="00DC3DB8">
              <w:rPr>
                <w:rStyle w:val="HTML-kode"/>
                <w:color w:val="333333"/>
                <w:lang w:val="en-US"/>
              </w:rPr>
              <w:t>        "</w:t>
            </w:r>
            <w:proofErr w:type="spellStart"/>
            <w:r w:rsidRPr="00DC3DB8">
              <w:rPr>
                <w:rStyle w:val="HTML-kode"/>
                <w:color w:val="333333"/>
                <w:lang w:val="en-US"/>
              </w:rPr>
              <w:t>timeStamp</w:t>
            </w:r>
            <w:proofErr w:type="spellEnd"/>
            <w:r w:rsidRPr="00DC3DB8">
              <w:rPr>
                <w:rStyle w:val="HTML-kode"/>
                <w:color w:val="333333"/>
                <w:lang w:val="en-US"/>
              </w:rPr>
              <w:t>": "2014-06-24T08:34:25-07:00",</w:t>
            </w:r>
          </w:p>
          <w:p w14:paraId="34C3E144" w14:textId="59A5BFF9" w:rsidR="00042E30" w:rsidRPr="00DC3DB8" w:rsidRDefault="00042E30" w:rsidP="00042E30">
            <w:pPr>
              <w:rPr>
                <w:rFonts w:ascii="Arial" w:hAnsi="Arial" w:cs="Arial"/>
                <w:color w:val="333333"/>
                <w:sz w:val="21"/>
                <w:szCs w:val="21"/>
                <w:lang w:val="en-US"/>
              </w:rPr>
            </w:pPr>
            <w:r w:rsidRPr="00DC3DB8">
              <w:rPr>
                <w:rStyle w:val="HTML-kode"/>
                <w:color w:val="333333"/>
                <w:lang w:val="en-US"/>
              </w:rPr>
              <w:t>        "</w:t>
            </w:r>
            <w:proofErr w:type="spellStart"/>
            <w:r w:rsidRPr="00DC3DB8">
              <w:rPr>
                <w:rStyle w:val="HTML-kode"/>
                <w:color w:val="333333"/>
                <w:lang w:val="en-US"/>
              </w:rPr>
              <w:t>transactionId</w:t>
            </w:r>
            <w:proofErr w:type="spellEnd"/>
            <w:r w:rsidRPr="00DC3DB8">
              <w:rPr>
                <w:rStyle w:val="HTML-kode"/>
                <w:color w:val="333333"/>
                <w:lang w:val="en-US"/>
              </w:rPr>
              <w:t>": "100023434"</w:t>
            </w:r>
            <w:r>
              <w:rPr>
                <w:rStyle w:val="HTML-kode"/>
                <w:color w:val="333333"/>
                <w:lang w:val="en-US"/>
              </w:rPr>
              <w:t>,</w:t>
            </w:r>
          </w:p>
          <w:p w14:paraId="4E891C4B" w14:textId="333D110E" w:rsidR="00DC3DB8" w:rsidRPr="00DC3DB8" w:rsidRDefault="00DC3DB8" w:rsidP="00DC3DB8">
            <w:pPr>
              <w:rPr>
                <w:rFonts w:ascii="Arial" w:hAnsi="Arial" w:cs="Arial"/>
                <w:color w:val="333333"/>
                <w:sz w:val="21"/>
                <w:szCs w:val="21"/>
                <w:lang w:val="en-US"/>
              </w:rPr>
            </w:pPr>
            <w:r w:rsidRPr="00DC3DB8">
              <w:rPr>
                <w:rStyle w:val="HTML-kode"/>
                <w:color w:val="333333"/>
                <w:lang w:val="en-US"/>
              </w:rPr>
              <w:t>        "</w:t>
            </w:r>
            <w:proofErr w:type="spellStart"/>
            <w:r w:rsidRPr="00DC3DB8">
              <w:rPr>
                <w:rStyle w:val="HTML-kode"/>
                <w:color w:val="333333"/>
                <w:lang w:val="en-US"/>
              </w:rPr>
              <w:t>tr</w:t>
            </w:r>
            <w:r w:rsidR="00042E30">
              <w:rPr>
                <w:rStyle w:val="HTML-kode"/>
                <w:color w:val="333333"/>
                <w:lang w:val="en-US"/>
              </w:rPr>
              <w:t>ansactionText</w:t>
            </w:r>
            <w:proofErr w:type="spellEnd"/>
            <w:r w:rsidR="00042E30">
              <w:rPr>
                <w:rStyle w:val="HTML-kode"/>
                <w:color w:val="333333"/>
                <w:lang w:val="en-US"/>
              </w:rPr>
              <w:t>": "</w:t>
            </w:r>
            <w:proofErr w:type="spellStart"/>
            <w:r w:rsidR="00042E30">
              <w:rPr>
                <w:rStyle w:val="HTML-kode"/>
                <w:color w:val="333333"/>
                <w:lang w:val="en-US"/>
              </w:rPr>
              <w:t>Refrence</w:t>
            </w:r>
            <w:proofErr w:type="spellEnd"/>
            <w:r w:rsidR="00042E30">
              <w:rPr>
                <w:rStyle w:val="HTML-kode"/>
                <w:color w:val="333333"/>
                <w:lang w:val="en-US"/>
              </w:rPr>
              <w:t xml:space="preserve"> text"</w:t>
            </w:r>
          </w:p>
          <w:p w14:paraId="4E891C4F" w14:textId="77777777" w:rsidR="00DC3DB8" w:rsidRPr="00DC3DB8" w:rsidRDefault="00DC3DB8" w:rsidP="00DC3DB8">
            <w:pPr>
              <w:rPr>
                <w:rFonts w:ascii="Arial" w:hAnsi="Arial" w:cs="Arial"/>
                <w:color w:val="333333"/>
                <w:sz w:val="21"/>
                <w:szCs w:val="21"/>
                <w:lang w:val="en-US"/>
              </w:rPr>
            </w:pPr>
            <w:r w:rsidRPr="00DC3DB8">
              <w:rPr>
                <w:rStyle w:val="HTML-kode"/>
                <w:color w:val="333333"/>
                <w:lang w:val="en-US"/>
              </w:rPr>
              <w:t>    },</w:t>
            </w:r>
          </w:p>
          <w:p w14:paraId="4E891C50" w14:textId="77777777" w:rsidR="00DC3DB8" w:rsidRPr="00DC3DB8" w:rsidRDefault="00DC3DB8" w:rsidP="00DC3DB8">
            <w:pPr>
              <w:rPr>
                <w:rFonts w:ascii="Arial" w:hAnsi="Arial" w:cs="Arial"/>
                <w:color w:val="333333"/>
                <w:sz w:val="21"/>
                <w:szCs w:val="21"/>
                <w:lang w:val="en-US"/>
              </w:rPr>
            </w:pPr>
            <w:r w:rsidRPr="00DC3DB8">
              <w:rPr>
                <w:rStyle w:val="HTML-kode"/>
                <w:color w:val="333333"/>
                <w:lang w:val="en-US"/>
              </w:rPr>
              <w:t>    "</w:t>
            </w:r>
            <w:proofErr w:type="spellStart"/>
            <w:r w:rsidRPr="00DC3DB8">
              <w:rPr>
                <w:rStyle w:val="HTML-kode"/>
                <w:color w:val="333333"/>
                <w:lang w:val="en-US"/>
              </w:rPr>
              <w:t>transactionSummary</w:t>
            </w:r>
            <w:proofErr w:type="spellEnd"/>
            <w:r w:rsidRPr="00DC3DB8">
              <w:rPr>
                <w:rStyle w:val="HTML-kode"/>
                <w:color w:val="333333"/>
                <w:lang w:val="en-US"/>
              </w:rPr>
              <w:t>": {</w:t>
            </w:r>
          </w:p>
          <w:p w14:paraId="4E891C51" w14:textId="77777777" w:rsidR="00DC3DB8" w:rsidRPr="00D41BB4" w:rsidRDefault="00DC3DB8" w:rsidP="00DC3DB8">
            <w:pPr>
              <w:rPr>
                <w:rFonts w:ascii="Arial" w:hAnsi="Arial"/>
                <w:color w:val="333333"/>
                <w:sz w:val="21"/>
                <w:lang w:val="en-US"/>
              </w:rPr>
            </w:pPr>
            <w:r w:rsidRPr="00DC3DB8">
              <w:rPr>
                <w:rStyle w:val="HTML-kode"/>
                <w:color w:val="333333"/>
                <w:lang w:val="en-US"/>
              </w:rPr>
              <w:t>        </w:t>
            </w:r>
            <w:r w:rsidRPr="00D41BB4">
              <w:rPr>
                <w:rStyle w:val="HTML-kode"/>
                <w:color w:val="333333"/>
                <w:lang w:val="en-US"/>
              </w:rPr>
              <w:t>"capturedAmount":"0",</w:t>
            </w:r>
          </w:p>
          <w:p w14:paraId="25602BE9" w14:textId="77777777" w:rsidR="00042E30" w:rsidRPr="00D41BB4" w:rsidRDefault="00042E30" w:rsidP="00042E30">
            <w:pPr>
              <w:rPr>
                <w:rFonts w:ascii="Arial" w:hAnsi="Arial"/>
                <w:color w:val="333333"/>
                <w:sz w:val="21"/>
                <w:lang w:val="en-US"/>
              </w:rPr>
            </w:pPr>
            <w:r w:rsidRPr="00D41BB4">
              <w:rPr>
                <w:rStyle w:val="HTML-kode"/>
                <w:color w:val="333333"/>
                <w:lang w:val="en-US"/>
              </w:rPr>
              <w:t>        "refundedAmount":"1200",</w:t>
            </w:r>
          </w:p>
          <w:p w14:paraId="4E891C52" w14:textId="08670563" w:rsidR="00DC3DB8" w:rsidRPr="00D41BB4" w:rsidRDefault="00DC3DB8" w:rsidP="00DC3DB8">
            <w:pPr>
              <w:rPr>
                <w:rFonts w:ascii="Arial" w:hAnsi="Arial"/>
                <w:color w:val="333333"/>
                <w:sz w:val="21"/>
                <w:lang w:val="en-US"/>
              </w:rPr>
            </w:pPr>
            <w:r w:rsidRPr="00D41BB4">
              <w:rPr>
                <w:rStyle w:val="HTML-kode"/>
                <w:color w:val="333333"/>
                <w:lang w:val="en-US"/>
              </w:rPr>
              <w:t>        "remainingAmou</w:t>
            </w:r>
            <w:r w:rsidR="00B300B5">
              <w:rPr>
                <w:rStyle w:val="HTML-kode"/>
                <w:color w:val="333333"/>
                <w:lang w:val="en-US"/>
              </w:rPr>
              <w:t>n</w:t>
            </w:r>
            <w:r w:rsidR="002332FB">
              <w:rPr>
                <w:rStyle w:val="HTML-kode"/>
                <w:color w:val="333333"/>
                <w:lang w:val="en-US"/>
              </w:rPr>
              <w:t>tToC</w:t>
            </w:r>
            <w:r w:rsidRPr="00D41BB4">
              <w:rPr>
                <w:rStyle w:val="HTML-kode"/>
                <w:color w:val="333333"/>
                <w:lang w:val="en-US"/>
              </w:rPr>
              <w:t>apture":"0",</w:t>
            </w:r>
          </w:p>
          <w:p w14:paraId="4E891C54" w14:textId="77777777" w:rsidR="00DC3DB8" w:rsidRPr="00D41BB4" w:rsidRDefault="00DC3DB8" w:rsidP="00DC3DB8">
            <w:pPr>
              <w:rPr>
                <w:rFonts w:ascii="Arial" w:hAnsi="Arial"/>
                <w:color w:val="333333"/>
                <w:sz w:val="21"/>
                <w:lang w:val="en-US"/>
              </w:rPr>
            </w:pPr>
            <w:r w:rsidRPr="00D41BB4">
              <w:rPr>
                <w:rStyle w:val="HTML-kode"/>
                <w:color w:val="333333"/>
                <w:lang w:val="en-US"/>
              </w:rPr>
              <w:t>        "remainingAmountToRefund":"0"</w:t>
            </w:r>
          </w:p>
          <w:p w14:paraId="4E891C55" w14:textId="77777777" w:rsidR="00DC3DB8" w:rsidRPr="00D41BB4" w:rsidRDefault="00DC3DB8" w:rsidP="00DC3DB8">
            <w:pPr>
              <w:rPr>
                <w:rFonts w:ascii="Arial" w:hAnsi="Arial"/>
                <w:color w:val="333333"/>
                <w:sz w:val="21"/>
                <w:lang w:val="en-US"/>
              </w:rPr>
            </w:pPr>
            <w:r w:rsidRPr="00D41BB4">
              <w:rPr>
                <w:rStyle w:val="HTML-kode"/>
                <w:color w:val="333333"/>
                <w:lang w:val="en-US"/>
              </w:rPr>
              <w:t>    }</w:t>
            </w:r>
          </w:p>
          <w:p w14:paraId="4E891C56" w14:textId="77777777" w:rsidR="00DC3DB8" w:rsidRPr="00D41BB4" w:rsidRDefault="00DC3DB8" w:rsidP="00DC3DB8">
            <w:pPr>
              <w:rPr>
                <w:rFonts w:ascii="Arial" w:hAnsi="Arial"/>
                <w:color w:val="333333"/>
                <w:sz w:val="21"/>
                <w:lang w:val="en-US"/>
              </w:rPr>
            </w:pPr>
            <w:r w:rsidRPr="00D41BB4">
              <w:rPr>
                <w:rStyle w:val="HTML-kode"/>
                <w:color w:val="333333"/>
                <w:lang w:val="en-US"/>
              </w:rPr>
              <w:t>}</w:t>
            </w:r>
          </w:p>
        </w:tc>
      </w:tr>
    </w:tbl>
    <w:p w14:paraId="4E891C58" w14:textId="77777777" w:rsidR="00DC3DB8" w:rsidRPr="00D41BB4" w:rsidRDefault="00DC3DB8" w:rsidP="00DC3DB8">
      <w:pPr>
        <w:spacing w:before="150"/>
        <w:rPr>
          <w:rFonts w:ascii="Arial" w:hAnsi="Arial"/>
          <w:color w:val="333333"/>
          <w:sz w:val="21"/>
          <w:lang w:val="en-US"/>
        </w:rPr>
      </w:pPr>
    </w:p>
    <w:p w14:paraId="4E891C59" w14:textId="77777777" w:rsidR="00DC3DB8" w:rsidRPr="00D41BB4" w:rsidRDefault="00DC3DB8" w:rsidP="00DC3DB8">
      <w:pPr>
        <w:pStyle w:val="Overskrift3"/>
        <w:rPr>
          <w:lang w:val="en-US"/>
        </w:rPr>
      </w:pPr>
      <w:bookmarkStart w:id="266" w:name="_Toc483323281"/>
      <w:bookmarkStart w:id="267" w:name="_Toc499127716"/>
      <w:r w:rsidRPr="00D41BB4">
        <w:rPr>
          <w:rStyle w:val="Sterk"/>
          <w:b/>
          <w:lang w:val="en-US"/>
        </w:rPr>
        <w:t>Description</w:t>
      </w:r>
      <w:bookmarkEnd w:id="266"/>
      <w:bookmarkEnd w:id="267"/>
    </w:p>
    <w:tbl>
      <w:tblPr>
        <w:tblStyle w:val="Lysskyggelegginguthevingsfarge1"/>
        <w:tblW w:w="0" w:type="auto"/>
        <w:tblInd w:w="108" w:type="dxa"/>
        <w:tblLook w:val="04A0" w:firstRow="1" w:lastRow="0" w:firstColumn="1" w:lastColumn="0" w:noHBand="0" w:noVBand="1"/>
      </w:tblPr>
      <w:tblGrid>
        <w:gridCol w:w="2946"/>
        <w:gridCol w:w="881"/>
        <w:gridCol w:w="1072"/>
        <w:gridCol w:w="4066"/>
      </w:tblGrid>
      <w:tr w:rsidR="00D625F4" w:rsidRPr="00D625F4" w14:paraId="4E891C5E" w14:textId="77777777" w:rsidTr="00D6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hideMark/>
          </w:tcPr>
          <w:p w14:paraId="4E891C5A" w14:textId="77777777" w:rsidR="00DC3DB8" w:rsidRPr="00D41BB4" w:rsidRDefault="00DC3DB8" w:rsidP="00DC3DB8">
            <w:pPr>
              <w:rPr>
                <w:color w:val="000000" w:themeColor="text1"/>
                <w:sz w:val="18"/>
                <w:lang w:val="en-US"/>
              </w:rPr>
            </w:pPr>
            <w:r w:rsidRPr="00D41BB4">
              <w:rPr>
                <w:color w:val="000000" w:themeColor="text1"/>
                <w:sz w:val="18"/>
                <w:lang w:val="en-US"/>
              </w:rPr>
              <w:t>Id</w:t>
            </w:r>
          </w:p>
        </w:tc>
        <w:tc>
          <w:tcPr>
            <w:tcW w:w="0" w:type="auto"/>
            <w:hideMark/>
          </w:tcPr>
          <w:p w14:paraId="4E891C5B" w14:textId="77777777" w:rsidR="00DC3DB8" w:rsidRPr="00D41BB4" w:rsidRDefault="00DC3DB8" w:rsidP="00DC3DB8">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Type</w:t>
            </w:r>
          </w:p>
        </w:tc>
        <w:tc>
          <w:tcPr>
            <w:tcW w:w="0" w:type="auto"/>
            <w:hideMark/>
          </w:tcPr>
          <w:p w14:paraId="4E891C5C" w14:textId="77777777" w:rsidR="00DC3DB8" w:rsidRPr="00D41BB4" w:rsidRDefault="00DC3DB8" w:rsidP="00DC3DB8">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Optional</w:t>
            </w:r>
          </w:p>
        </w:tc>
        <w:tc>
          <w:tcPr>
            <w:tcW w:w="4166" w:type="dxa"/>
            <w:hideMark/>
          </w:tcPr>
          <w:p w14:paraId="4E891C5D" w14:textId="77777777" w:rsidR="00DC3DB8" w:rsidRPr="00D41BB4" w:rsidRDefault="00DC3DB8" w:rsidP="00DC3DB8">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Description</w:t>
            </w:r>
          </w:p>
        </w:tc>
      </w:tr>
      <w:tr w:rsidR="00D625F4" w:rsidRPr="00590B22" w14:paraId="4E891C63" w14:textId="77777777" w:rsidTr="00D6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hideMark/>
          </w:tcPr>
          <w:p w14:paraId="4E891C5F" w14:textId="77777777" w:rsidR="00DC3DB8" w:rsidRPr="00D41BB4" w:rsidRDefault="00DC3DB8" w:rsidP="00DC3DB8">
            <w:pPr>
              <w:rPr>
                <w:b w:val="0"/>
                <w:color w:val="000000" w:themeColor="text1"/>
                <w:sz w:val="18"/>
                <w:lang w:val="en-US"/>
              </w:rPr>
            </w:pPr>
            <w:proofErr w:type="spellStart"/>
            <w:r w:rsidRPr="00D41BB4">
              <w:rPr>
                <w:b w:val="0"/>
                <w:color w:val="000000" w:themeColor="text1"/>
                <w:sz w:val="18"/>
                <w:lang w:val="en-US"/>
              </w:rPr>
              <w:t>orderId</w:t>
            </w:r>
            <w:proofErr w:type="spellEnd"/>
          </w:p>
        </w:tc>
        <w:tc>
          <w:tcPr>
            <w:tcW w:w="0" w:type="auto"/>
            <w:hideMark/>
          </w:tcPr>
          <w:p w14:paraId="4E891C60"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4E891C61"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66" w:type="dxa"/>
            <w:hideMark/>
          </w:tcPr>
          <w:p w14:paraId="4E891C62" w14:textId="21249C47" w:rsidR="00DC3DB8" w:rsidRPr="00D625F4" w:rsidRDefault="00ED72C6" w:rsidP="00ED72C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Id which uniquely identifies a payment</w:t>
            </w:r>
            <w:r w:rsidR="00E71F37">
              <w:rPr>
                <w:color w:val="000000" w:themeColor="text1"/>
                <w:sz w:val="18"/>
                <w:szCs w:val="18"/>
                <w:lang w:val="en-US"/>
              </w:rPr>
              <w:t>. Maximum length is 30 alphanumeric characters</w:t>
            </w:r>
          </w:p>
        </w:tc>
      </w:tr>
      <w:tr w:rsidR="00D625F4" w:rsidRPr="00D625F4" w14:paraId="4E891C68" w14:textId="77777777" w:rsidTr="00D625F4">
        <w:tc>
          <w:tcPr>
            <w:cnfStyle w:val="001000000000" w:firstRow="0" w:lastRow="0" w:firstColumn="1" w:lastColumn="0" w:oddVBand="0" w:evenVBand="0" w:oddHBand="0" w:evenHBand="0" w:firstRowFirstColumn="0" w:firstRowLastColumn="0" w:lastRowFirstColumn="0" w:lastRowLastColumn="0"/>
            <w:tcW w:w="2953" w:type="dxa"/>
            <w:hideMark/>
          </w:tcPr>
          <w:p w14:paraId="4E891C64" w14:textId="77777777" w:rsidR="00DC3DB8" w:rsidRPr="00D41BB4" w:rsidRDefault="00DC3DB8" w:rsidP="00DC3DB8">
            <w:pPr>
              <w:rPr>
                <w:b w:val="0"/>
                <w:color w:val="000000" w:themeColor="text1"/>
                <w:sz w:val="18"/>
                <w:lang w:val="en-US"/>
              </w:rPr>
            </w:pPr>
            <w:r w:rsidRPr="00D41BB4">
              <w:rPr>
                <w:b w:val="0"/>
                <w:color w:val="000000" w:themeColor="text1"/>
                <w:sz w:val="18"/>
                <w:lang w:val="en-US"/>
              </w:rPr>
              <w:t>amount</w:t>
            </w:r>
          </w:p>
        </w:tc>
        <w:tc>
          <w:tcPr>
            <w:tcW w:w="0" w:type="auto"/>
            <w:hideMark/>
          </w:tcPr>
          <w:p w14:paraId="4E891C65" w14:textId="77777777" w:rsidR="00DC3DB8" w:rsidRPr="00D41BB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Integer</w:t>
            </w:r>
          </w:p>
        </w:tc>
        <w:tc>
          <w:tcPr>
            <w:tcW w:w="0" w:type="auto"/>
            <w:hideMark/>
          </w:tcPr>
          <w:p w14:paraId="4E891C66" w14:textId="77777777" w:rsidR="00DC3DB8" w:rsidRPr="00D41BB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66" w:type="dxa"/>
            <w:hideMark/>
          </w:tcPr>
          <w:p w14:paraId="4E891C67" w14:textId="77777777" w:rsidR="00DC3DB8" w:rsidRPr="00D41BB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 xml:space="preserve">Ordered amount in </w:t>
            </w:r>
            <w:proofErr w:type="spellStart"/>
            <w:r w:rsidRPr="00D41BB4">
              <w:rPr>
                <w:color w:val="000000" w:themeColor="text1"/>
                <w:sz w:val="18"/>
                <w:lang w:val="en-US"/>
              </w:rPr>
              <w:t>øre</w:t>
            </w:r>
            <w:proofErr w:type="spellEnd"/>
          </w:p>
        </w:tc>
      </w:tr>
      <w:tr w:rsidR="00D625F4" w:rsidRPr="00590B22" w14:paraId="4E891C6D" w14:textId="77777777" w:rsidTr="00D6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hideMark/>
          </w:tcPr>
          <w:p w14:paraId="4E891C69" w14:textId="77777777" w:rsidR="00DC3DB8" w:rsidRPr="00D41BB4" w:rsidRDefault="00DC3DB8" w:rsidP="00DC3DB8">
            <w:pPr>
              <w:rPr>
                <w:b w:val="0"/>
                <w:color w:val="000000" w:themeColor="text1"/>
                <w:sz w:val="18"/>
                <w:lang w:val="en-US"/>
              </w:rPr>
            </w:pPr>
            <w:proofErr w:type="spellStart"/>
            <w:r w:rsidRPr="00D41BB4">
              <w:rPr>
                <w:b w:val="0"/>
                <w:color w:val="000000" w:themeColor="text1"/>
                <w:sz w:val="18"/>
                <w:lang w:val="en-US"/>
              </w:rPr>
              <w:t>timeStamp</w:t>
            </w:r>
            <w:proofErr w:type="spellEnd"/>
          </w:p>
        </w:tc>
        <w:tc>
          <w:tcPr>
            <w:tcW w:w="0" w:type="auto"/>
            <w:hideMark/>
          </w:tcPr>
          <w:p w14:paraId="4E891C6A"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4E891C6B"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66" w:type="dxa"/>
            <w:hideMark/>
          </w:tcPr>
          <w:p w14:paraId="4E891C6C" w14:textId="77777777" w:rsidR="00DC3DB8" w:rsidRPr="00D625F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 xml:space="preserve">Timestamp in ISO-8601 representing when </w:t>
            </w:r>
            <w:proofErr w:type="spellStart"/>
            <w:r w:rsidRPr="00D625F4">
              <w:rPr>
                <w:color w:val="000000" w:themeColor="text1"/>
                <w:sz w:val="18"/>
                <w:szCs w:val="18"/>
                <w:lang w:val="en-US"/>
              </w:rPr>
              <w:t>vipps</w:t>
            </w:r>
            <w:proofErr w:type="spellEnd"/>
            <w:r w:rsidRPr="00D625F4">
              <w:rPr>
                <w:color w:val="000000" w:themeColor="text1"/>
                <w:sz w:val="18"/>
                <w:szCs w:val="18"/>
                <w:lang w:val="en-US"/>
              </w:rPr>
              <w:t xml:space="preserve"> did the requested operation</w:t>
            </w:r>
          </w:p>
        </w:tc>
      </w:tr>
      <w:tr w:rsidR="00D625F4" w:rsidRPr="00590B22" w14:paraId="4E891C72" w14:textId="77777777" w:rsidTr="00D625F4">
        <w:tc>
          <w:tcPr>
            <w:cnfStyle w:val="001000000000" w:firstRow="0" w:lastRow="0" w:firstColumn="1" w:lastColumn="0" w:oddVBand="0" w:evenVBand="0" w:oddHBand="0" w:evenHBand="0" w:firstRowFirstColumn="0" w:firstRowLastColumn="0" w:lastRowFirstColumn="0" w:lastRowLastColumn="0"/>
            <w:tcW w:w="2953" w:type="dxa"/>
            <w:hideMark/>
          </w:tcPr>
          <w:p w14:paraId="4E891C6E" w14:textId="77777777" w:rsidR="00DC3DB8" w:rsidRPr="00D41BB4" w:rsidRDefault="00DC3DB8" w:rsidP="00DC3DB8">
            <w:pPr>
              <w:rPr>
                <w:b w:val="0"/>
                <w:color w:val="000000" w:themeColor="text1"/>
                <w:sz w:val="18"/>
                <w:lang w:val="en-US"/>
              </w:rPr>
            </w:pPr>
            <w:proofErr w:type="spellStart"/>
            <w:r w:rsidRPr="00D41BB4">
              <w:rPr>
                <w:b w:val="0"/>
                <w:color w:val="000000" w:themeColor="text1"/>
                <w:sz w:val="18"/>
                <w:lang w:val="en-US"/>
              </w:rPr>
              <w:t>transactionText</w:t>
            </w:r>
            <w:proofErr w:type="spellEnd"/>
          </w:p>
        </w:tc>
        <w:tc>
          <w:tcPr>
            <w:tcW w:w="0" w:type="auto"/>
            <w:hideMark/>
          </w:tcPr>
          <w:p w14:paraId="4E891C6F" w14:textId="77777777" w:rsidR="00DC3DB8" w:rsidRPr="00D41BB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4E891C70" w14:textId="77777777" w:rsidR="00DC3DB8" w:rsidRPr="00D41BB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66" w:type="dxa"/>
            <w:hideMark/>
          </w:tcPr>
          <w:p w14:paraId="4E891C71" w14:textId="77777777" w:rsidR="00DC3DB8" w:rsidRPr="00D625F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Transaction text reference provided by merchant</w:t>
            </w:r>
          </w:p>
        </w:tc>
      </w:tr>
      <w:tr w:rsidR="00D625F4" w:rsidRPr="00590B22" w14:paraId="4E891C77" w14:textId="77777777" w:rsidTr="00D6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hideMark/>
          </w:tcPr>
          <w:p w14:paraId="4E891C73" w14:textId="77777777" w:rsidR="00DC3DB8" w:rsidRPr="00D41BB4" w:rsidRDefault="00DC3DB8" w:rsidP="00DC3DB8">
            <w:pPr>
              <w:rPr>
                <w:b w:val="0"/>
                <w:color w:val="000000" w:themeColor="text1"/>
                <w:sz w:val="18"/>
                <w:lang w:val="en-US"/>
              </w:rPr>
            </w:pPr>
            <w:r w:rsidRPr="00D41BB4">
              <w:rPr>
                <w:b w:val="0"/>
                <w:color w:val="000000" w:themeColor="text1"/>
                <w:sz w:val="18"/>
                <w:lang w:val="en-US"/>
              </w:rPr>
              <w:t>status</w:t>
            </w:r>
          </w:p>
        </w:tc>
        <w:tc>
          <w:tcPr>
            <w:tcW w:w="0" w:type="auto"/>
            <w:hideMark/>
          </w:tcPr>
          <w:p w14:paraId="4E891C74"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4E891C75"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66" w:type="dxa"/>
            <w:hideMark/>
          </w:tcPr>
          <w:p w14:paraId="4E891C76" w14:textId="77777777" w:rsidR="00DC3DB8" w:rsidRPr="00D625F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Status of the ordered transaction</w:t>
            </w:r>
          </w:p>
        </w:tc>
      </w:tr>
      <w:tr w:rsidR="00D625F4" w:rsidRPr="00D625F4" w14:paraId="4E891C7C" w14:textId="77777777" w:rsidTr="00D625F4">
        <w:tc>
          <w:tcPr>
            <w:cnfStyle w:val="001000000000" w:firstRow="0" w:lastRow="0" w:firstColumn="1" w:lastColumn="0" w:oddVBand="0" w:evenVBand="0" w:oddHBand="0" w:evenHBand="0" w:firstRowFirstColumn="0" w:firstRowLastColumn="0" w:lastRowFirstColumn="0" w:lastRowLastColumn="0"/>
            <w:tcW w:w="2953" w:type="dxa"/>
            <w:hideMark/>
          </w:tcPr>
          <w:p w14:paraId="4E891C78" w14:textId="77777777" w:rsidR="00DC3DB8" w:rsidRPr="00D41BB4" w:rsidRDefault="00DC3DB8" w:rsidP="00DC3DB8">
            <w:pPr>
              <w:rPr>
                <w:b w:val="0"/>
                <w:color w:val="000000" w:themeColor="text1"/>
                <w:sz w:val="18"/>
                <w:lang w:val="en-US"/>
              </w:rPr>
            </w:pPr>
            <w:proofErr w:type="spellStart"/>
            <w:r w:rsidRPr="00D41BB4">
              <w:rPr>
                <w:b w:val="0"/>
                <w:color w:val="000000" w:themeColor="text1"/>
                <w:sz w:val="18"/>
                <w:lang w:val="en-US"/>
              </w:rPr>
              <w:t>transactionId</w:t>
            </w:r>
            <w:proofErr w:type="spellEnd"/>
          </w:p>
        </w:tc>
        <w:tc>
          <w:tcPr>
            <w:tcW w:w="0" w:type="auto"/>
            <w:hideMark/>
          </w:tcPr>
          <w:p w14:paraId="4E891C79" w14:textId="77777777" w:rsidR="00DC3DB8" w:rsidRPr="00D41BB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4E891C7A" w14:textId="77777777" w:rsidR="00DC3DB8" w:rsidRPr="00D41BB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66" w:type="dxa"/>
            <w:hideMark/>
          </w:tcPr>
          <w:p w14:paraId="4E891C7B" w14:textId="1E4099B3" w:rsidR="00DC3DB8" w:rsidRPr="00D41BB4" w:rsidRDefault="009C10E1" w:rsidP="00DC3DB8">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Vipps</w:t>
            </w:r>
            <w:r w:rsidR="00DC3DB8" w:rsidRPr="00D41BB4">
              <w:rPr>
                <w:color w:val="000000" w:themeColor="text1"/>
                <w:sz w:val="18"/>
                <w:lang w:val="en-US"/>
              </w:rPr>
              <w:t xml:space="preserve"> </w:t>
            </w:r>
            <w:r w:rsidR="0000623E" w:rsidRPr="00D41BB4">
              <w:rPr>
                <w:color w:val="000000" w:themeColor="text1"/>
                <w:sz w:val="18"/>
                <w:lang w:val="en-US"/>
              </w:rPr>
              <w:t>transaction</w:t>
            </w:r>
            <w:r w:rsidR="00DC3DB8" w:rsidRPr="00D41BB4">
              <w:rPr>
                <w:color w:val="000000" w:themeColor="text1"/>
                <w:sz w:val="18"/>
                <w:lang w:val="en-US"/>
              </w:rPr>
              <w:t xml:space="preserve"> id</w:t>
            </w:r>
          </w:p>
        </w:tc>
      </w:tr>
      <w:tr w:rsidR="00D625F4" w:rsidRPr="00D625F4" w14:paraId="4E891C81" w14:textId="77777777" w:rsidTr="00D6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hideMark/>
          </w:tcPr>
          <w:p w14:paraId="4E891C7D" w14:textId="77777777" w:rsidR="00DC3DB8" w:rsidRPr="00D41BB4" w:rsidRDefault="00DC3DB8" w:rsidP="00DC3DB8">
            <w:pPr>
              <w:rPr>
                <w:b w:val="0"/>
                <w:color w:val="000000" w:themeColor="text1"/>
                <w:sz w:val="18"/>
                <w:lang w:val="en-US"/>
              </w:rPr>
            </w:pPr>
            <w:proofErr w:type="spellStart"/>
            <w:r w:rsidRPr="00D41BB4">
              <w:rPr>
                <w:b w:val="0"/>
                <w:color w:val="000000" w:themeColor="text1"/>
                <w:sz w:val="18"/>
                <w:lang w:val="en-US"/>
              </w:rPr>
              <w:t>capturedAmount</w:t>
            </w:r>
            <w:proofErr w:type="spellEnd"/>
          </w:p>
        </w:tc>
        <w:tc>
          <w:tcPr>
            <w:tcW w:w="0" w:type="auto"/>
            <w:hideMark/>
          </w:tcPr>
          <w:p w14:paraId="4E891C7E"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Integer</w:t>
            </w:r>
          </w:p>
        </w:tc>
        <w:tc>
          <w:tcPr>
            <w:tcW w:w="0" w:type="auto"/>
            <w:hideMark/>
          </w:tcPr>
          <w:p w14:paraId="4E891C7F"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66" w:type="dxa"/>
            <w:hideMark/>
          </w:tcPr>
          <w:p w14:paraId="4E891C80"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Total amount captured</w:t>
            </w:r>
          </w:p>
        </w:tc>
      </w:tr>
      <w:tr w:rsidR="00D625F4" w:rsidRPr="00590B22" w14:paraId="4E891C86" w14:textId="77777777" w:rsidTr="00D625F4">
        <w:tc>
          <w:tcPr>
            <w:cnfStyle w:val="001000000000" w:firstRow="0" w:lastRow="0" w:firstColumn="1" w:lastColumn="0" w:oddVBand="0" w:evenVBand="0" w:oddHBand="0" w:evenHBand="0" w:firstRowFirstColumn="0" w:firstRowLastColumn="0" w:lastRowFirstColumn="0" w:lastRowLastColumn="0"/>
            <w:tcW w:w="2953" w:type="dxa"/>
            <w:hideMark/>
          </w:tcPr>
          <w:p w14:paraId="4E891C82" w14:textId="73AE3FB1" w:rsidR="00DC3DB8" w:rsidRPr="00D41BB4" w:rsidRDefault="00DC3DB8" w:rsidP="00DC3DB8">
            <w:pPr>
              <w:rPr>
                <w:b w:val="0"/>
                <w:color w:val="000000" w:themeColor="text1"/>
                <w:sz w:val="18"/>
                <w:lang w:val="en-US"/>
              </w:rPr>
            </w:pPr>
            <w:proofErr w:type="spellStart"/>
            <w:r w:rsidRPr="00D41BB4">
              <w:rPr>
                <w:b w:val="0"/>
                <w:color w:val="000000" w:themeColor="text1"/>
                <w:sz w:val="18"/>
                <w:lang w:val="en-US"/>
              </w:rPr>
              <w:t>remainingAmou</w:t>
            </w:r>
            <w:r w:rsidR="00B300B5">
              <w:rPr>
                <w:b w:val="0"/>
                <w:color w:val="000000" w:themeColor="text1"/>
                <w:sz w:val="18"/>
                <w:lang w:val="en-US"/>
              </w:rPr>
              <w:t>n</w:t>
            </w:r>
            <w:r w:rsidR="002332FB">
              <w:rPr>
                <w:b w:val="0"/>
                <w:color w:val="000000" w:themeColor="text1"/>
                <w:sz w:val="18"/>
                <w:lang w:val="en-US"/>
              </w:rPr>
              <w:t>tToC</w:t>
            </w:r>
            <w:r w:rsidRPr="00D41BB4">
              <w:rPr>
                <w:b w:val="0"/>
                <w:color w:val="000000" w:themeColor="text1"/>
                <w:sz w:val="18"/>
                <w:lang w:val="en-US"/>
              </w:rPr>
              <w:t>apture</w:t>
            </w:r>
            <w:proofErr w:type="spellEnd"/>
          </w:p>
        </w:tc>
        <w:tc>
          <w:tcPr>
            <w:tcW w:w="0" w:type="auto"/>
            <w:hideMark/>
          </w:tcPr>
          <w:p w14:paraId="4E891C83" w14:textId="77777777" w:rsidR="00DC3DB8" w:rsidRPr="00D41BB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Integer</w:t>
            </w:r>
          </w:p>
        </w:tc>
        <w:tc>
          <w:tcPr>
            <w:tcW w:w="0" w:type="auto"/>
            <w:hideMark/>
          </w:tcPr>
          <w:p w14:paraId="4E891C84" w14:textId="77777777" w:rsidR="00DC3DB8" w:rsidRPr="00D41BB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66" w:type="dxa"/>
            <w:hideMark/>
          </w:tcPr>
          <w:p w14:paraId="4E891C85" w14:textId="77777777" w:rsidR="00DC3DB8" w:rsidRPr="00D625F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Total remaining amount to capture</w:t>
            </w:r>
          </w:p>
        </w:tc>
      </w:tr>
      <w:tr w:rsidR="00D625F4" w:rsidRPr="00590B22" w14:paraId="4E891C8B" w14:textId="77777777" w:rsidTr="00D6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hideMark/>
          </w:tcPr>
          <w:p w14:paraId="4E891C87" w14:textId="77777777" w:rsidR="00DC3DB8" w:rsidRPr="00D41BB4" w:rsidRDefault="00DC3DB8" w:rsidP="00DC3DB8">
            <w:pPr>
              <w:rPr>
                <w:b w:val="0"/>
                <w:color w:val="000000" w:themeColor="text1"/>
                <w:sz w:val="18"/>
                <w:lang w:val="en-US"/>
              </w:rPr>
            </w:pPr>
            <w:proofErr w:type="spellStart"/>
            <w:r w:rsidRPr="00D41BB4">
              <w:rPr>
                <w:b w:val="0"/>
                <w:color w:val="000000" w:themeColor="text1"/>
                <w:sz w:val="18"/>
                <w:lang w:val="en-US"/>
              </w:rPr>
              <w:t>refundedAmount</w:t>
            </w:r>
            <w:proofErr w:type="spellEnd"/>
          </w:p>
        </w:tc>
        <w:tc>
          <w:tcPr>
            <w:tcW w:w="0" w:type="auto"/>
            <w:hideMark/>
          </w:tcPr>
          <w:p w14:paraId="4E891C88"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Integer</w:t>
            </w:r>
          </w:p>
        </w:tc>
        <w:tc>
          <w:tcPr>
            <w:tcW w:w="0" w:type="auto"/>
            <w:hideMark/>
          </w:tcPr>
          <w:p w14:paraId="4E891C89"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66" w:type="dxa"/>
            <w:hideMark/>
          </w:tcPr>
          <w:p w14:paraId="4E891C8A" w14:textId="77777777" w:rsidR="00DC3DB8" w:rsidRPr="00D625F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Total refunded amount of the order</w:t>
            </w:r>
          </w:p>
        </w:tc>
      </w:tr>
      <w:tr w:rsidR="00D625F4" w:rsidRPr="00590B22" w14:paraId="4E891C90" w14:textId="77777777" w:rsidTr="00D625F4">
        <w:tc>
          <w:tcPr>
            <w:cnfStyle w:val="001000000000" w:firstRow="0" w:lastRow="0" w:firstColumn="1" w:lastColumn="0" w:oddVBand="0" w:evenVBand="0" w:oddHBand="0" w:evenHBand="0" w:firstRowFirstColumn="0" w:firstRowLastColumn="0" w:lastRowFirstColumn="0" w:lastRowLastColumn="0"/>
            <w:tcW w:w="2953" w:type="dxa"/>
            <w:hideMark/>
          </w:tcPr>
          <w:p w14:paraId="4E891C8C" w14:textId="77777777" w:rsidR="00DC3DB8" w:rsidRPr="00D41BB4" w:rsidRDefault="00DC3DB8" w:rsidP="00DC3DB8">
            <w:pPr>
              <w:rPr>
                <w:b w:val="0"/>
                <w:color w:val="000000" w:themeColor="text1"/>
                <w:sz w:val="18"/>
                <w:lang w:val="en-US"/>
              </w:rPr>
            </w:pPr>
            <w:proofErr w:type="spellStart"/>
            <w:r w:rsidRPr="00D41BB4">
              <w:rPr>
                <w:b w:val="0"/>
                <w:color w:val="000000" w:themeColor="text1"/>
                <w:sz w:val="18"/>
                <w:lang w:val="en-US"/>
              </w:rPr>
              <w:t>remainingAmountToRefund</w:t>
            </w:r>
            <w:proofErr w:type="spellEnd"/>
          </w:p>
        </w:tc>
        <w:tc>
          <w:tcPr>
            <w:tcW w:w="0" w:type="auto"/>
            <w:hideMark/>
          </w:tcPr>
          <w:p w14:paraId="4E891C8D" w14:textId="77777777" w:rsidR="00DC3DB8" w:rsidRPr="00D41BB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Integer</w:t>
            </w:r>
          </w:p>
        </w:tc>
        <w:tc>
          <w:tcPr>
            <w:tcW w:w="0" w:type="auto"/>
            <w:hideMark/>
          </w:tcPr>
          <w:p w14:paraId="4E891C8E" w14:textId="77777777" w:rsidR="00DC3DB8" w:rsidRPr="00D41BB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66" w:type="dxa"/>
            <w:hideMark/>
          </w:tcPr>
          <w:p w14:paraId="4E891C8F" w14:textId="77777777" w:rsidR="00DC3DB8" w:rsidRPr="00D625F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Total remaining amount to refund</w:t>
            </w:r>
          </w:p>
        </w:tc>
      </w:tr>
    </w:tbl>
    <w:p w14:paraId="4E891C91" w14:textId="77777777" w:rsidR="0038230A" w:rsidRPr="006213CB" w:rsidRDefault="00DC3DB8" w:rsidP="0038230A">
      <w:pPr>
        <w:spacing w:before="150"/>
        <w:rPr>
          <w:rFonts w:ascii="Arial" w:hAnsi="Arial" w:cs="Arial"/>
          <w:color w:val="333333"/>
          <w:sz w:val="21"/>
          <w:szCs w:val="21"/>
          <w:lang w:val="en-US"/>
        </w:rPr>
      </w:pPr>
      <w:r w:rsidRPr="00E33954">
        <w:rPr>
          <w:lang w:val="en-US"/>
        </w:rPr>
        <w:t xml:space="preserve"> </w:t>
      </w:r>
    </w:p>
    <w:p w14:paraId="4E891C92" w14:textId="77777777" w:rsidR="00DC3DB8" w:rsidRPr="00D41BB4" w:rsidRDefault="00DC3DB8" w:rsidP="00DC3DB8">
      <w:pPr>
        <w:pStyle w:val="Overskrift3"/>
        <w:rPr>
          <w:lang w:val="en-US"/>
        </w:rPr>
      </w:pPr>
      <w:bookmarkStart w:id="268" w:name="_Toc483323282"/>
      <w:bookmarkStart w:id="269" w:name="_Toc499127717"/>
      <w:r w:rsidRPr="00D41BB4">
        <w:rPr>
          <w:lang w:val="en-US"/>
        </w:rPr>
        <w:t>Error Response</w:t>
      </w:r>
      <w:bookmarkEnd w:id="268"/>
      <w:bookmarkEnd w:id="269"/>
    </w:p>
    <w:tbl>
      <w:tblPr>
        <w:tblStyle w:val="Lysskyggelegginguthevingsfarge1"/>
        <w:tblW w:w="0" w:type="auto"/>
        <w:tblInd w:w="108" w:type="dxa"/>
        <w:tblLook w:val="04A0" w:firstRow="1" w:lastRow="0" w:firstColumn="1" w:lastColumn="0" w:noHBand="0" w:noVBand="1"/>
      </w:tblPr>
      <w:tblGrid>
        <w:gridCol w:w="1717"/>
        <w:gridCol w:w="107"/>
        <w:gridCol w:w="1728"/>
        <w:gridCol w:w="5413"/>
      </w:tblGrid>
      <w:tr w:rsidR="00D625F4" w:rsidRPr="00D625F4" w14:paraId="4E891C96" w14:textId="77777777" w:rsidTr="00A20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gridSpan w:val="2"/>
            <w:hideMark/>
          </w:tcPr>
          <w:p w14:paraId="4E891C93" w14:textId="77777777" w:rsidR="00DC3DB8" w:rsidRPr="00D41BB4" w:rsidRDefault="00DC3DB8" w:rsidP="00DC3DB8">
            <w:pPr>
              <w:rPr>
                <w:color w:val="000000" w:themeColor="text1"/>
                <w:sz w:val="18"/>
                <w:lang w:val="en-US"/>
              </w:rPr>
            </w:pPr>
            <w:r w:rsidRPr="00D41BB4">
              <w:rPr>
                <w:color w:val="000000" w:themeColor="text1"/>
                <w:sz w:val="18"/>
                <w:lang w:val="en-US"/>
              </w:rPr>
              <w:t>Http Status Code</w:t>
            </w:r>
          </w:p>
        </w:tc>
        <w:tc>
          <w:tcPr>
            <w:tcW w:w="1735" w:type="dxa"/>
            <w:hideMark/>
          </w:tcPr>
          <w:p w14:paraId="4E891C94" w14:textId="77777777" w:rsidR="00DC3DB8" w:rsidRPr="00D41BB4" w:rsidRDefault="00DC3DB8" w:rsidP="00DC3DB8">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Content</w:t>
            </w:r>
          </w:p>
        </w:tc>
        <w:tc>
          <w:tcPr>
            <w:tcW w:w="5494" w:type="dxa"/>
            <w:hideMark/>
          </w:tcPr>
          <w:p w14:paraId="4E891C95" w14:textId="77777777" w:rsidR="00DC3DB8" w:rsidRPr="00D41BB4" w:rsidRDefault="00DC3DB8" w:rsidP="00DC3DB8">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Description</w:t>
            </w:r>
          </w:p>
        </w:tc>
      </w:tr>
      <w:tr w:rsidR="00D625F4" w:rsidRPr="00D625F4" w14:paraId="4E891C9A" w14:textId="77777777" w:rsidTr="00A2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hideMark/>
          </w:tcPr>
          <w:p w14:paraId="4E891C97" w14:textId="77777777" w:rsidR="00DC3DB8" w:rsidRPr="00D41BB4" w:rsidRDefault="00DC3DB8" w:rsidP="00DC3DB8">
            <w:pPr>
              <w:rPr>
                <w:b w:val="0"/>
                <w:color w:val="000000" w:themeColor="text1"/>
                <w:sz w:val="18"/>
                <w:lang w:val="en-US"/>
              </w:rPr>
            </w:pPr>
            <w:r w:rsidRPr="00D41BB4">
              <w:rPr>
                <w:b w:val="0"/>
                <w:color w:val="000000" w:themeColor="text1"/>
                <w:sz w:val="18"/>
                <w:lang w:val="en-US"/>
              </w:rPr>
              <w:t>401</w:t>
            </w:r>
          </w:p>
        </w:tc>
        <w:tc>
          <w:tcPr>
            <w:tcW w:w="1843" w:type="dxa"/>
            <w:gridSpan w:val="2"/>
            <w:hideMark/>
          </w:tcPr>
          <w:p w14:paraId="4E891C98"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Unauthorized</w:t>
            </w:r>
          </w:p>
        </w:tc>
        <w:tc>
          <w:tcPr>
            <w:tcW w:w="5494" w:type="dxa"/>
            <w:hideMark/>
          </w:tcPr>
          <w:p w14:paraId="4E891C99"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API call authorization failed</w:t>
            </w:r>
          </w:p>
        </w:tc>
      </w:tr>
      <w:tr w:rsidR="00D625F4" w:rsidRPr="00D625F4" w14:paraId="4E891C9E" w14:textId="77777777" w:rsidTr="00A20F4B">
        <w:tc>
          <w:tcPr>
            <w:cnfStyle w:val="001000000000" w:firstRow="0" w:lastRow="0" w:firstColumn="1" w:lastColumn="0" w:oddVBand="0" w:evenVBand="0" w:oddHBand="0" w:evenHBand="0" w:firstRowFirstColumn="0" w:firstRowLastColumn="0" w:lastRowFirstColumn="0" w:lastRowLastColumn="0"/>
            <w:tcW w:w="1735" w:type="dxa"/>
            <w:hideMark/>
          </w:tcPr>
          <w:p w14:paraId="4E891C9B" w14:textId="77777777" w:rsidR="00DC3DB8" w:rsidRPr="00D41BB4" w:rsidRDefault="00DC3DB8" w:rsidP="00DC3DB8">
            <w:pPr>
              <w:rPr>
                <w:b w:val="0"/>
                <w:color w:val="000000" w:themeColor="text1"/>
                <w:sz w:val="18"/>
                <w:lang w:val="en-US"/>
              </w:rPr>
            </w:pPr>
            <w:r w:rsidRPr="00D41BB4">
              <w:rPr>
                <w:b w:val="0"/>
                <w:color w:val="000000" w:themeColor="text1"/>
                <w:sz w:val="18"/>
                <w:lang w:val="en-US"/>
              </w:rPr>
              <w:t>400</w:t>
            </w:r>
          </w:p>
        </w:tc>
        <w:tc>
          <w:tcPr>
            <w:tcW w:w="1843" w:type="dxa"/>
            <w:gridSpan w:val="2"/>
            <w:hideMark/>
          </w:tcPr>
          <w:p w14:paraId="4E891C9C" w14:textId="77777777" w:rsidR="00DC3DB8" w:rsidRPr="00D41BB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Bad request</w:t>
            </w:r>
          </w:p>
        </w:tc>
        <w:tc>
          <w:tcPr>
            <w:tcW w:w="5494" w:type="dxa"/>
            <w:hideMark/>
          </w:tcPr>
          <w:p w14:paraId="4E891C9D" w14:textId="77777777" w:rsidR="00DC3DB8" w:rsidRPr="00D41BB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625F4">
              <w:rPr>
                <w:color w:val="000000" w:themeColor="text1"/>
                <w:sz w:val="18"/>
                <w:szCs w:val="18"/>
                <w:lang w:val="en-US"/>
              </w:rPr>
              <w:t xml:space="preserve">API request validation failed because of malformed request object. </w:t>
            </w:r>
            <w:r w:rsidRPr="00D41BB4">
              <w:rPr>
                <w:color w:val="000000" w:themeColor="text1"/>
                <w:sz w:val="18"/>
                <w:lang w:val="en-US"/>
              </w:rPr>
              <w:t>More details will be provided by the error object</w:t>
            </w:r>
          </w:p>
        </w:tc>
      </w:tr>
      <w:tr w:rsidR="00D625F4" w:rsidRPr="00590B22" w14:paraId="4E891CA2" w14:textId="77777777" w:rsidTr="00A2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hideMark/>
          </w:tcPr>
          <w:p w14:paraId="4E891C9F" w14:textId="77777777" w:rsidR="00DC3DB8" w:rsidRPr="00D41BB4" w:rsidRDefault="00DC3DB8" w:rsidP="00DC3DB8">
            <w:pPr>
              <w:rPr>
                <w:b w:val="0"/>
                <w:color w:val="000000" w:themeColor="text1"/>
                <w:sz w:val="18"/>
                <w:lang w:val="en-US"/>
              </w:rPr>
            </w:pPr>
            <w:r w:rsidRPr="00D41BB4">
              <w:rPr>
                <w:b w:val="0"/>
                <w:color w:val="000000" w:themeColor="text1"/>
                <w:sz w:val="18"/>
                <w:lang w:val="en-US"/>
              </w:rPr>
              <w:t>402</w:t>
            </w:r>
          </w:p>
        </w:tc>
        <w:tc>
          <w:tcPr>
            <w:tcW w:w="1843" w:type="dxa"/>
            <w:gridSpan w:val="2"/>
            <w:hideMark/>
          </w:tcPr>
          <w:p w14:paraId="4E891CA0"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Payment Failed</w:t>
            </w:r>
          </w:p>
        </w:tc>
        <w:tc>
          <w:tcPr>
            <w:tcW w:w="5494" w:type="dxa"/>
            <w:hideMark/>
          </w:tcPr>
          <w:p w14:paraId="4E891CA1" w14:textId="77777777" w:rsidR="00DC3DB8" w:rsidRPr="00D625F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The request has been understood but payment failed because of issuer bank</w:t>
            </w:r>
          </w:p>
        </w:tc>
      </w:tr>
      <w:tr w:rsidR="00D625F4" w:rsidRPr="00590B22" w14:paraId="4E891CA6" w14:textId="77777777" w:rsidTr="00A20F4B">
        <w:tc>
          <w:tcPr>
            <w:cnfStyle w:val="001000000000" w:firstRow="0" w:lastRow="0" w:firstColumn="1" w:lastColumn="0" w:oddVBand="0" w:evenVBand="0" w:oddHBand="0" w:evenHBand="0" w:firstRowFirstColumn="0" w:firstRowLastColumn="0" w:lastRowFirstColumn="0" w:lastRowLastColumn="0"/>
            <w:tcW w:w="1735" w:type="dxa"/>
            <w:hideMark/>
          </w:tcPr>
          <w:p w14:paraId="4E891CA3" w14:textId="77777777" w:rsidR="00DC3DB8" w:rsidRPr="00D41BB4" w:rsidRDefault="00DC3DB8" w:rsidP="00DC3DB8">
            <w:pPr>
              <w:rPr>
                <w:b w:val="0"/>
                <w:color w:val="000000" w:themeColor="text1"/>
                <w:sz w:val="18"/>
                <w:lang w:val="en-US"/>
              </w:rPr>
            </w:pPr>
            <w:r w:rsidRPr="00D41BB4">
              <w:rPr>
                <w:b w:val="0"/>
                <w:color w:val="000000" w:themeColor="text1"/>
                <w:sz w:val="18"/>
                <w:lang w:val="en-US"/>
              </w:rPr>
              <w:t>403</w:t>
            </w:r>
          </w:p>
        </w:tc>
        <w:tc>
          <w:tcPr>
            <w:tcW w:w="1843" w:type="dxa"/>
            <w:gridSpan w:val="2"/>
            <w:hideMark/>
          </w:tcPr>
          <w:p w14:paraId="4E891CA4" w14:textId="77777777" w:rsidR="00DC3DB8" w:rsidRPr="00D41BB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Forbidden</w:t>
            </w:r>
          </w:p>
        </w:tc>
        <w:tc>
          <w:tcPr>
            <w:tcW w:w="5494" w:type="dxa"/>
            <w:hideMark/>
          </w:tcPr>
          <w:p w14:paraId="4E891CA5" w14:textId="77777777" w:rsidR="00DC3DB8" w:rsidRPr="00D625F4" w:rsidRDefault="00DC3DB8" w:rsidP="00DC3DB8">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The request has been understood but failed because of some reason</w:t>
            </w:r>
          </w:p>
        </w:tc>
      </w:tr>
      <w:tr w:rsidR="00D625F4" w:rsidRPr="00D625F4" w14:paraId="4E891CAA" w14:textId="77777777" w:rsidTr="00A2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hideMark/>
          </w:tcPr>
          <w:p w14:paraId="4E891CA7" w14:textId="77777777" w:rsidR="00DC3DB8" w:rsidRPr="00D41BB4" w:rsidRDefault="00DC3DB8" w:rsidP="00DC3DB8">
            <w:pPr>
              <w:rPr>
                <w:b w:val="0"/>
                <w:color w:val="000000" w:themeColor="text1"/>
                <w:sz w:val="18"/>
                <w:lang w:val="en-US"/>
              </w:rPr>
            </w:pPr>
            <w:r w:rsidRPr="00D41BB4">
              <w:rPr>
                <w:b w:val="0"/>
                <w:color w:val="000000" w:themeColor="text1"/>
                <w:sz w:val="18"/>
                <w:lang w:val="en-US"/>
              </w:rPr>
              <w:t>5xx</w:t>
            </w:r>
          </w:p>
        </w:tc>
        <w:tc>
          <w:tcPr>
            <w:tcW w:w="1843" w:type="dxa"/>
            <w:gridSpan w:val="2"/>
            <w:hideMark/>
          </w:tcPr>
          <w:p w14:paraId="4E891CA8"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Internal server error</w:t>
            </w:r>
          </w:p>
        </w:tc>
        <w:tc>
          <w:tcPr>
            <w:tcW w:w="5494" w:type="dxa"/>
            <w:hideMark/>
          </w:tcPr>
          <w:p w14:paraId="4E891CA9" w14:textId="77777777" w:rsidR="00DC3DB8" w:rsidRPr="00D41BB4" w:rsidRDefault="00DC3DB8" w:rsidP="00DC3DB8">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Internal server error</w:t>
            </w:r>
          </w:p>
        </w:tc>
      </w:tr>
    </w:tbl>
    <w:p w14:paraId="4E891CAB" w14:textId="77777777" w:rsidR="006213CB" w:rsidRPr="00D41BB4" w:rsidRDefault="006213CB" w:rsidP="006213CB">
      <w:pPr>
        <w:pStyle w:val="Overskrift2"/>
        <w:rPr>
          <w:lang w:val="en-US"/>
        </w:rPr>
      </w:pPr>
      <w:bookmarkStart w:id="270" w:name="_Ref448400912"/>
      <w:bookmarkStart w:id="271" w:name="_Toc483323283"/>
      <w:bookmarkStart w:id="272" w:name="_Toc499127718"/>
      <w:bookmarkStart w:id="273" w:name="_Toc506283649"/>
      <w:r w:rsidRPr="00D41BB4">
        <w:rPr>
          <w:lang w:val="en-US"/>
        </w:rPr>
        <w:lastRenderedPageBreak/>
        <w:t>Get Payment Details</w:t>
      </w:r>
      <w:bookmarkEnd w:id="270"/>
      <w:bookmarkEnd w:id="271"/>
      <w:bookmarkEnd w:id="272"/>
      <w:bookmarkEnd w:id="273"/>
    </w:p>
    <w:p w14:paraId="4E891CAC" w14:textId="77777777" w:rsidR="006213CB" w:rsidRPr="00D41BB4" w:rsidRDefault="006213CB" w:rsidP="0034036A">
      <w:pPr>
        <w:pStyle w:val="Overskrift3"/>
        <w:rPr>
          <w:lang w:val="en-US"/>
        </w:rPr>
      </w:pPr>
      <w:bookmarkStart w:id="274" w:name="_Toc483323284"/>
      <w:bookmarkStart w:id="275" w:name="_Toc499127719"/>
      <w:r w:rsidRPr="00D41BB4">
        <w:rPr>
          <w:rStyle w:val="Sterk"/>
          <w:b/>
          <w:lang w:val="en-US"/>
        </w:rPr>
        <w:t>Overview</w:t>
      </w:r>
      <w:bookmarkEnd w:id="274"/>
      <w:bookmarkEnd w:id="275"/>
    </w:p>
    <w:p w14:paraId="4E891CAD" w14:textId="77777777" w:rsidR="0034036A" w:rsidRPr="00441605" w:rsidRDefault="006213CB" w:rsidP="006213CB">
      <w:pPr>
        <w:spacing w:before="150"/>
        <w:rPr>
          <w:rFonts w:cs="Arial"/>
          <w:color w:val="333333"/>
          <w:sz w:val="21"/>
          <w:szCs w:val="21"/>
          <w:lang w:val="en-US"/>
        </w:rPr>
      </w:pPr>
      <w:r w:rsidRPr="00441605">
        <w:rPr>
          <w:rFonts w:cs="Arial"/>
          <w:color w:val="333333"/>
          <w:sz w:val="21"/>
          <w:szCs w:val="21"/>
          <w:lang w:val="en-US"/>
        </w:rPr>
        <w:t xml:space="preserve">The API allows merchant to get the details of a </w:t>
      </w:r>
      <w:r w:rsidR="0034036A" w:rsidRPr="00441605">
        <w:rPr>
          <w:rFonts w:cs="Arial"/>
          <w:color w:val="333333"/>
          <w:sz w:val="21"/>
          <w:szCs w:val="21"/>
          <w:lang w:val="en-US"/>
        </w:rPr>
        <w:t xml:space="preserve">payment </w:t>
      </w:r>
      <w:r w:rsidRPr="00441605">
        <w:rPr>
          <w:rFonts w:cs="Arial"/>
          <w:color w:val="333333"/>
          <w:sz w:val="21"/>
          <w:szCs w:val="21"/>
          <w:lang w:val="en-US"/>
        </w:rPr>
        <w:t>transaction. </w:t>
      </w:r>
      <w:r w:rsidR="00664CD2" w:rsidRPr="00441605">
        <w:rPr>
          <w:rFonts w:cs="Arial"/>
          <w:color w:val="333333"/>
          <w:sz w:val="21"/>
          <w:szCs w:val="21"/>
          <w:lang w:val="en-US"/>
        </w:rPr>
        <w:t>Service call returns detailed transaction history of given payment where events are sorted by the time single transaction occurred.</w:t>
      </w:r>
    </w:p>
    <w:p w14:paraId="4E891CAE" w14:textId="77777777" w:rsidR="006213CB" w:rsidRPr="0034036A" w:rsidRDefault="006213CB" w:rsidP="0034036A">
      <w:pPr>
        <w:pStyle w:val="Overskrift3"/>
        <w:rPr>
          <w:sz w:val="24"/>
          <w:szCs w:val="24"/>
          <w:lang w:val="en-US"/>
        </w:rPr>
      </w:pPr>
      <w:bookmarkStart w:id="276" w:name="_Toc483323285"/>
      <w:bookmarkStart w:id="277" w:name="_Toc499127720"/>
      <w:r w:rsidRPr="0034036A">
        <w:rPr>
          <w:lang w:val="en-US"/>
        </w:rPr>
        <w:t>URL</w:t>
      </w:r>
      <w:bookmarkEnd w:id="276"/>
      <w:bookmarkEnd w:id="277"/>
    </w:p>
    <w:p w14:paraId="4E891CAF" w14:textId="33CA44C1" w:rsidR="006213CB" w:rsidRDefault="006213CB" w:rsidP="0034036A">
      <w:pPr>
        <w:shd w:val="clear" w:color="auto" w:fill="FFFFFF"/>
        <w:ind w:firstLine="720"/>
        <w:rPr>
          <w:rStyle w:val="HTML-kode"/>
          <w:color w:val="333333"/>
          <w:lang w:val="en-US"/>
        </w:rPr>
      </w:pPr>
    </w:p>
    <w:p w14:paraId="4E891CB0" w14:textId="6A408B08" w:rsidR="0034036A" w:rsidRPr="0000623E" w:rsidRDefault="003920EF" w:rsidP="0034036A">
      <w:pPr>
        <w:shd w:val="clear" w:color="auto" w:fill="FFFFFF"/>
        <w:ind w:firstLine="720"/>
        <w:rPr>
          <w:rStyle w:val="HTML-kode"/>
          <w:lang w:val="en-US"/>
        </w:rPr>
      </w:pPr>
      <w:r w:rsidRPr="0000623E">
        <w:rPr>
          <w:rStyle w:val="HTML-kode"/>
          <w:lang w:val="en-US"/>
        </w:rPr>
        <w:t>v2/payment</w:t>
      </w:r>
      <w:r w:rsidR="00AE4AF6">
        <w:rPr>
          <w:rStyle w:val="HTML-kode"/>
          <w:lang w:val="en-US"/>
        </w:rPr>
        <w:t>s</w:t>
      </w:r>
      <w:r w:rsidRPr="0000623E">
        <w:rPr>
          <w:rStyle w:val="HTML-kode"/>
          <w:lang w:val="en-US"/>
        </w:rPr>
        <w:t>/{</w:t>
      </w:r>
      <w:proofErr w:type="spellStart"/>
      <w:r w:rsidRPr="0000623E">
        <w:rPr>
          <w:rStyle w:val="HTML-kode"/>
          <w:lang w:val="en-US"/>
        </w:rPr>
        <w:t>orderId</w:t>
      </w:r>
      <w:proofErr w:type="spellEnd"/>
      <w:r w:rsidRPr="0000623E">
        <w:rPr>
          <w:rStyle w:val="HTML-kode"/>
          <w:lang w:val="en-US"/>
        </w:rPr>
        <w:t>}/</w:t>
      </w:r>
      <w:r w:rsidR="009800F7" w:rsidRPr="0000623E">
        <w:rPr>
          <w:rStyle w:val="HTML-kode"/>
          <w:lang w:val="en-US"/>
        </w:rPr>
        <w:t>details</w:t>
      </w:r>
    </w:p>
    <w:p w14:paraId="4E891CB1" w14:textId="77777777" w:rsidR="006213CB" w:rsidRPr="00D41BB4" w:rsidRDefault="006213CB" w:rsidP="0034036A">
      <w:pPr>
        <w:pStyle w:val="Overskrift3"/>
        <w:rPr>
          <w:lang w:val="en-US"/>
        </w:rPr>
      </w:pPr>
      <w:bookmarkStart w:id="278" w:name="_Toc483323286"/>
      <w:bookmarkStart w:id="279" w:name="_Toc499127721"/>
      <w:r w:rsidRPr="00D41BB4">
        <w:rPr>
          <w:lang w:val="en-US"/>
        </w:rPr>
        <w:t>Method</w:t>
      </w:r>
      <w:bookmarkEnd w:id="278"/>
      <w:bookmarkEnd w:id="279"/>
    </w:p>
    <w:p w14:paraId="4E891CB3" w14:textId="5B3ABCBD" w:rsidR="0034036A" w:rsidRPr="001D70C0" w:rsidRDefault="0034036A" w:rsidP="001D70C0">
      <w:pPr>
        <w:shd w:val="clear" w:color="auto" w:fill="FFFFFF"/>
        <w:ind w:firstLine="720"/>
        <w:rPr>
          <w:rFonts w:ascii="Courier New" w:hAnsi="Courier New" w:cs="Courier New"/>
          <w:color w:val="333333"/>
          <w:lang w:val="en-US"/>
        </w:rPr>
      </w:pPr>
      <w:r w:rsidRPr="00D41BB4">
        <w:rPr>
          <w:rStyle w:val="HTML-kode"/>
          <w:color w:val="333333"/>
          <w:lang w:val="en-US"/>
        </w:rPr>
        <w:t>GET</w:t>
      </w:r>
    </w:p>
    <w:p w14:paraId="4E891CB4" w14:textId="77777777" w:rsidR="006213CB" w:rsidRPr="00D41BB4" w:rsidRDefault="006213CB" w:rsidP="0034036A">
      <w:pPr>
        <w:pStyle w:val="Overskrift3"/>
        <w:rPr>
          <w:sz w:val="24"/>
          <w:lang w:val="en-US"/>
        </w:rPr>
      </w:pPr>
      <w:bookmarkStart w:id="280" w:name="_Toc483323287"/>
      <w:bookmarkStart w:id="281" w:name="_Toc499127722"/>
      <w:proofErr w:type="spellStart"/>
      <w:r w:rsidRPr="00D41BB4">
        <w:rPr>
          <w:lang w:val="en-US"/>
        </w:rPr>
        <w:t>URLParams</w:t>
      </w:r>
      <w:bookmarkEnd w:id="280"/>
      <w:bookmarkEnd w:id="281"/>
      <w:proofErr w:type="spellEnd"/>
    </w:p>
    <w:p w14:paraId="4E891CB5" w14:textId="77777777" w:rsidR="0034036A" w:rsidRDefault="0034036A" w:rsidP="0034036A">
      <w:pPr>
        <w:ind w:firstLine="720"/>
        <w:rPr>
          <w:rStyle w:val="HTML-kode"/>
          <w:color w:val="FF0000"/>
          <w:lang w:val="en-US"/>
        </w:rPr>
      </w:pPr>
      <w:proofErr w:type="spellStart"/>
      <w:r w:rsidRPr="00720ACF">
        <w:rPr>
          <w:rStyle w:val="HTML-kode"/>
          <w:color w:val="333333"/>
          <w:lang w:val="en-US"/>
        </w:rPr>
        <w:t>orderId</w:t>
      </w:r>
      <w:proofErr w:type="spellEnd"/>
      <w:r w:rsidRPr="00720ACF">
        <w:rPr>
          <w:rStyle w:val="HTML-kode"/>
          <w:color w:val="333333"/>
          <w:lang w:val="en-US"/>
        </w:rPr>
        <w:t xml:space="preserve"> =[Integer | String]</w:t>
      </w:r>
      <w:r w:rsidRPr="00720ACF">
        <w:rPr>
          <w:rStyle w:val="HTML-kode"/>
          <w:color w:val="333333"/>
          <w:lang w:val="en-US"/>
        </w:rPr>
        <w:tab/>
      </w:r>
      <w:r w:rsidRPr="00720ACF">
        <w:rPr>
          <w:rStyle w:val="HTML-kode"/>
          <w:color w:val="FF0000"/>
          <w:lang w:val="en-US"/>
        </w:rPr>
        <w:t>REQUIRED</w:t>
      </w:r>
    </w:p>
    <w:p w14:paraId="4E891CB7" w14:textId="77777777" w:rsidR="0034036A" w:rsidRDefault="0034036A" w:rsidP="0034036A">
      <w:pPr>
        <w:ind w:firstLine="720"/>
        <w:rPr>
          <w:rStyle w:val="HTML-kode"/>
          <w:color w:val="FF0000"/>
          <w:lang w:val="en-US"/>
        </w:rPr>
      </w:pPr>
    </w:p>
    <w:p w14:paraId="4E891CB8" w14:textId="77777777" w:rsidR="006213CB" w:rsidRPr="00D41BB4" w:rsidRDefault="006213CB" w:rsidP="0034036A">
      <w:pPr>
        <w:pStyle w:val="Overskrift3"/>
        <w:rPr>
          <w:sz w:val="21"/>
          <w:lang w:val="en-US"/>
        </w:rPr>
      </w:pPr>
      <w:bookmarkStart w:id="282" w:name="_Toc483323288"/>
      <w:bookmarkStart w:id="283" w:name="_Toc499127723"/>
      <w:r w:rsidRPr="00D41BB4">
        <w:rPr>
          <w:lang w:val="en-US"/>
        </w:rPr>
        <w:t>Success Response</w:t>
      </w:r>
      <w:bookmarkEnd w:id="282"/>
      <w:bookmarkEnd w:id="283"/>
    </w:p>
    <w:tbl>
      <w:tblPr>
        <w:tblStyle w:val="Lysskyggelegginguthevingsfarge1"/>
        <w:tblW w:w="0" w:type="auto"/>
        <w:tblInd w:w="108" w:type="dxa"/>
        <w:tblLook w:val="04A0" w:firstRow="1" w:lastRow="0" w:firstColumn="1" w:lastColumn="0" w:noHBand="0" w:noVBand="1"/>
      </w:tblPr>
      <w:tblGrid>
        <w:gridCol w:w="1985"/>
        <w:gridCol w:w="1168"/>
      </w:tblGrid>
      <w:tr w:rsidR="00D625F4" w:rsidRPr="00D625F4" w14:paraId="4E891CBB" w14:textId="77777777" w:rsidTr="00D6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CB9" w14:textId="77777777" w:rsidR="006213CB" w:rsidRPr="00D41BB4" w:rsidRDefault="006213CB" w:rsidP="0034036A">
            <w:pPr>
              <w:rPr>
                <w:color w:val="000000" w:themeColor="text1"/>
                <w:sz w:val="18"/>
                <w:lang w:val="en-US"/>
              </w:rPr>
            </w:pPr>
            <w:r w:rsidRPr="00D41BB4">
              <w:rPr>
                <w:color w:val="000000" w:themeColor="text1"/>
                <w:sz w:val="18"/>
                <w:lang w:val="en-US"/>
              </w:rPr>
              <w:t>Http Status Code</w:t>
            </w:r>
          </w:p>
        </w:tc>
        <w:tc>
          <w:tcPr>
            <w:tcW w:w="1168" w:type="dxa"/>
            <w:hideMark/>
          </w:tcPr>
          <w:p w14:paraId="4E891CBA" w14:textId="77777777" w:rsidR="006213CB" w:rsidRPr="00D41BB4" w:rsidRDefault="006213CB" w:rsidP="0034036A">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Content</w:t>
            </w:r>
          </w:p>
        </w:tc>
      </w:tr>
      <w:tr w:rsidR="00D625F4" w:rsidRPr="00D625F4" w14:paraId="4E891CBE" w14:textId="77777777" w:rsidTr="00D6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CBC" w14:textId="77777777" w:rsidR="006213CB" w:rsidRPr="00D41BB4" w:rsidRDefault="006213CB" w:rsidP="0034036A">
            <w:pPr>
              <w:rPr>
                <w:b w:val="0"/>
                <w:color w:val="000000" w:themeColor="text1"/>
                <w:sz w:val="18"/>
                <w:lang w:val="en-US"/>
              </w:rPr>
            </w:pPr>
            <w:r w:rsidRPr="00D41BB4">
              <w:rPr>
                <w:b w:val="0"/>
                <w:color w:val="000000" w:themeColor="text1"/>
                <w:sz w:val="18"/>
                <w:lang w:val="en-US"/>
              </w:rPr>
              <w:t>200</w:t>
            </w:r>
          </w:p>
        </w:tc>
        <w:tc>
          <w:tcPr>
            <w:tcW w:w="1168" w:type="dxa"/>
            <w:hideMark/>
          </w:tcPr>
          <w:p w14:paraId="4E891CBD" w14:textId="77777777" w:rsidR="006213CB" w:rsidRPr="00D41BB4" w:rsidRDefault="006213CB" w:rsidP="0034036A">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ok</w:t>
            </w:r>
          </w:p>
        </w:tc>
      </w:tr>
    </w:tbl>
    <w:p w14:paraId="4E891CBF" w14:textId="77777777" w:rsidR="006213CB" w:rsidRPr="00D41BB4" w:rsidRDefault="006213CB" w:rsidP="006213CB">
      <w:pPr>
        <w:spacing w:before="150"/>
        <w:rPr>
          <w:rFonts w:ascii="Arial" w:hAnsi="Arial"/>
          <w:color w:val="333333"/>
          <w:sz w:val="21"/>
          <w:lang w:val="en-US"/>
        </w:rPr>
      </w:pPr>
    </w:p>
    <w:p w14:paraId="4E891CC0" w14:textId="3CA62FAB" w:rsidR="006213CB" w:rsidRPr="00D41BB4" w:rsidRDefault="006213CB" w:rsidP="0034036A">
      <w:pPr>
        <w:pStyle w:val="Overskrift3"/>
        <w:rPr>
          <w:lang w:val="en-US"/>
        </w:rPr>
      </w:pPr>
      <w:bookmarkStart w:id="284" w:name="_Toc483323289"/>
      <w:bookmarkStart w:id="285" w:name="_Toc499127724"/>
      <w:r w:rsidRPr="00D41BB4">
        <w:rPr>
          <w:rStyle w:val="Sterk"/>
          <w:b/>
          <w:lang w:val="en-US"/>
        </w:rPr>
        <w:t xml:space="preserve">Response </w:t>
      </w:r>
      <w:r w:rsidR="00A83EC9" w:rsidRPr="00D41BB4">
        <w:rPr>
          <w:rStyle w:val="Sterk"/>
          <w:b/>
          <w:lang w:val="en-US"/>
        </w:rPr>
        <w:t>Body</w:t>
      </w:r>
      <w:bookmarkEnd w:id="284"/>
      <w:bookmarkEnd w:id="285"/>
    </w:p>
    <w:tbl>
      <w:tblPr>
        <w:tblW w:w="0" w:type="auto"/>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57"/>
      </w:tblGrid>
      <w:tr w:rsidR="006213CB" w14:paraId="4E891CD2" w14:textId="77777777" w:rsidTr="0034036A">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4E891CC1" w14:textId="77777777" w:rsidR="006213CB" w:rsidRPr="006213CB" w:rsidRDefault="006213CB" w:rsidP="006213CB">
            <w:pPr>
              <w:rPr>
                <w:rFonts w:ascii="Arial" w:hAnsi="Arial" w:cs="Arial"/>
                <w:color w:val="333333"/>
                <w:sz w:val="21"/>
                <w:szCs w:val="21"/>
                <w:lang w:val="en-US"/>
              </w:rPr>
            </w:pPr>
            <w:r w:rsidRPr="006213CB">
              <w:rPr>
                <w:rStyle w:val="HTML-kode"/>
                <w:color w:val="333333"/>
                <w:lang w:val="en-US"/>
              </w:rPr>
              <w:t>{</w:t>
            </w:r>
          </w:p>
          <w:p w14:paraId="4E891CC2" w14:textId="77777777" w:rsidR="006213CB" w:rsidRPr="006213CB" w:rsidRDefault="006213CB" w:rsidP="006213CB">
            <w:pPr>
              <w:rPr>
                <w:rFonts w:ascii="Arial" w:hAnsi="Arial" w:cs="Arial"/>
                <w:color w:val="333333"/>
                <w:sz w:val="21"/>
                <w:szCs w:val="21"/>
                <w:lang w:val="en-US"/>
              </w:rPr>
            </w:pPr>
            <w:r w:rsidRPr="006213CB">
              <w:rPr>
                <w:rStyle w:val="HTML-kode"/>
                <w:color w:val="333333"/>
                <w:lang w:val="en-US"/>
              </w:rPr>
              <w:t>   "</w:t>
            </w:r>
            <w:proofErr w:type="spellStart"/>
            <w:r w:rsidRPr="006213CB">
              <w:rPr>
                <w:rStyle w:val="HTML-kode"/>
                <w:color w:val="333333"/>
                <w:lang w:val="en-US"/>
              </w:rPr>
              <w:t>orderId</w:t>
            </w:r>
            <w:proofErr w:type="spellEnd"/>
            <w:r w:rsidRPr="006213CB">
              <w:rPr>
                <w:rStyle w:val="HTML-kode"/>
                <w:color w:val="333333"/>
                <w:lang w:val="en-US"/>
              </w:rPr>
              <w:t>": "219930212",</w:t>
            </w:r>
          </w:p>
          <w:p w14:paraId="5138524E" w14:textId="77777777" w:rsidR="000409E5" w:rsidRPr="00990F09" w:rsidRDefault="000409E5" w:rsidP="000409E5">
            <w:pPr>
              <w:rPr>
                <w:rFonts w:ascii="Consolas" w:hAnsi="Consolas" w:cs="Consolas"/>
                <w:color w:val="333333"/>
                <w:sz w:val="21"/>
                <w:szCs w:val="21"/>
                <w:lang w:val="en-US"/>
              </w:rPr>
            </w:pPr>
            <w:r>
              <w:rPr>
                <w:rFonts w:ascii="Courier New" w:hAnsi="Courier New" w:cs="Courier New"/>
                <w:color w:val="333333"/>
                <w:lang w:val="en-US"/>
              </w:rPr>
              <w:t xml:space="preserve">    </w:t>
            </w:r>
            <w:r w:rsidRPr="00990F09">
              <w:rPr>
                <w:rFonts w:ascii="Courier New" w:hAnsi="Courier New" w:cs="Courier New"/>
                <w:color w:val="333333"/>
                <w:lang w:val="en-US"/>
              </w:rPr>
              <w:t>"</w:t>
            </w:r>
            <w:proofErr w:type="spellStart"/>
            <w:r w:rsidRPr="00990F09">
              <w:rPr>
                <w:rFonts w:ascii="Courier New" w:hAnsi="Courier New" w:cs="Courier New"/>
                <w:color w:val="333333"/>
                <w:lang w:val="en-US"/>
              </w:rPr>
              <w:t>shippingDetails</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p>
          <w:p w14:paraId="78BA5752" w14:textId="77777777" w:rsidR="000409E5" w:rsidRPr="00990F09" w:rsidRDefault="000409E5" w:rsidP="000409E5">
            <w:pPr>
              <w:rPr>
                <w:rFonts w:ascii="Consolas" w:hAnsi="Consolas" w:cs="Consolas"/>
                <w:color w:val="333333"/>
                <w:sz w:val="21"/>
                <w:szCs w:val="21"/>
                <w:lang w:val="en-US"/>
              </w:rPr>
            </w:pPr>
            <w:r w:rsidRPr="00990F09">
              <w:rPr>
                <w:rFonts w:ascii="Courier New" w:hAnsi="Courier New" w:cs="Courier New"/>
                <w:color w:val="333333"/>
                <w:lang w:val="en-US"/>
              </w:rPr>
              <w:t>            "address"</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p>
          <w:p w14:paraId="1FB4CE97" w14:textId="77777777" w:rsidR="000409E5" w:rsidRPr="00990F09" w:rsidRDefault="000409E5" w:rsidP="000409E5">
            <w:pPr>
              <w:rPr>
                <w:rFonts w:ascii="Consolas" w:hAnsi="Consolas" w:cs="Consolas"/>
                <w:color w:val="333333"/>
                <w:sz w:val="21"/>
                <w:szCs w:val="21"/>
                <w:lang w:val="en-US"/>
              </w:rPr>
            </w:pPr>
            <w:r w:rsidRPr="00990F09">
              <w:rPr>
                <w:rFonts w:ascii="Courier New" w:hAnsi="Courier New" w:cs="Courier New"/>
                <w:color w:val="333333"/>
                <w:lang w:val="en-US"/>
              </w:rPr>
              <w:t>                "addressLine1":"",</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p>
          <w:p w14:paraId="76663C9C" w14:textId="77777777" w:rsidR="000409E5" w:rsidRPr="00990F09" w:rsidRDefault="000409E5" w:rsidP="000409E5">
            <w:pPr>
              <w:rPr>
                <w:rFonts w:ascii="Consolas" w:hAnsi="Consolas" w:cs="Consolas"/>
                <w:color w:val="333333"/>
                <w:sz w:val="21"/>
                <w:szCs w:val="21"/>
                <w:lang w:val="en-US"/>
              </w:rPr>
            </w:pPr>
            <w:r w:rsidRPr="00990F09">
              <w:rPr>
                <w:rFonts w:ascii="Courier New" w:hAnsi="Courier New" w:cs="Courier New"/>
                <w:color w:val="333333"/>
                <w:lang w:val="en-US"/>
              </w:rPr>
              <w:t>                "addressLine2":"",</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Pr>
                <w:rStyle w:val="HTML-kode"/>
                <w:color w:val="FF0000"/>
                <w:lang w:val="en-US"/>
              </w:rPr>
              <w:t>OPTIONAL</w:t>
            </w:r>
          </w:p>
          <w:p w14:paraId="593DE941" w14:textId="77777777" w:rsidR="000409E5" w:rsidRPr="00990F09" w:rsidRDefault="000409E5" w:rsidP="000409E5">
            <w:pPr>
              <w:rPr>
                <w:rFonts w:ascii="Consolas" w:hAnsi="Consolas" w:cs="Consolas"/>
                <w:color w:val="333333"/>
                <w:sz w:val="21"/>
                <w:szCs w:val="21"/>
                <w:lang w:val="en-US"/>
              </w:rPr>
            </w:pPr>
            <w:r w:rsidRPr="00990F09">
              <w:rPr>
                <w:rFonts w:ascii="Courier New" w:hAnsi="Courier New" w:cs="Courier New"/>
                <w:color w:val="333333"/>
                <w:lang w:val="en-US"/>
              </w:rPr>
              <w:t>                "city":"",</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p>
          <w:p w14:paraId="6B63940B" w14:textId="2BCEE3FB" w:rsidR="000409E5" w:rsidRPr="00990F09" w:rsidRDefault="000409E5" w:rsidP="000409E5">
            <w:pPr>
              <w:rPr>
                <w:rFonts w:ascii="Consolas" w:hAnsi="Consolas" w:cs="Consolas"/>
                <w:color w:val="333333"/>
                <w:sz w:val="21"/>
                <w:szCs w:val="21"/>
                <w:lang w:val="en-US"/>
              </w:rPr>
            </w:pPr>
            <w:r w:rsidRPr="00990F09">
              <w:rPr>
                <w:rFonts w:ascii="Courier New" w:hAnsi="Courier New" w:cs="Courier New"/>
                <w:color w:val="333333"/>
                <w:lang w:val="en-US"/>
              </w:rPr>
              <w:t>                "country"</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r>
              <w:rPr>
                <w:rFonts w:ascii="Courier New" w:hAnsi="Courier New" w:cs="Courier New"/>
                <w:color w:val="333333"/>
                <w:lang w:val="en-US"/>
              </w:rPr>
              <w:t>,</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r>
              <w:rPr>
                <w:rStyle w:val="HTML-kode"/>
                <w:color w:val="FF0000"/>
                <w:lang w:val="en-US"/>
              </w:rPr>
              <w:t xml:space="preserve"> Default NO</w:t>
            </w:r>
          </w:p>
          <w:p w14:paraId="4B3030FF" w14:textId="4FED6FA5" w:rsidR="000409E5" w:rsidRPr="00990F09" w:rsidRDefault="000409E5" w:rsidP="000409E5">
            <w:pPr>
              <w:rPr>
                <w:rFonts w:ascii="Consolas" w:hAnsi="Consolas" w:cs="Consolas"/>
                <w:color w:val="333333"/>
                <w:sz w:val="21"/>
                <w:szCs w:val="21"/>
                <w:lang w:val="en-US"/>
              </w:rPr>
            </w:pPr>
            <w:r>
              <w:rPr>
                <w:rFonts w:ascii="Courier New" w:hAnsi="Courier New" w:cs="Courier New"/>
                <w:color w:val="333333"/>
                <w:lang w:val="en-US"/>
              </w:rPr>
              <w:t>                "</w:t>
            </w:r>
            <w:proofErr w:type="spellStart"/>
            <w:r w:rsidR="007E3050" w:rsidRPr="00E11CD7">
              <w:rPr>
                <w:rFonts w:ascii="Courier New" w:hAnsi="Courier New" w:cs="Courier New"/>
                <w:color w:val="333333"/>
                <w:lang w:val="en-US"/>
              </w:rPr>
              <w:t>post</w:t>
            </w:r>
            <w:r w:rsidRPr="00E11CD7">
              <w:rPr>
                <w:rFonts w:ascii="Courier New" w:hAnsi="Courier New" w:cs="Courier New"/>
                <w:color w:val="333333"/>
                <w:lang w:val="en-US"/>
              </w:rPr>
              <w:t>Code</w:t>
            </w:r>
            <w:proofErr w:type="spellEnd"/>
            <w:r w:rsidRPr="00E11CD7">
              <w:rPr>
                <w:rFonts w:ascii="Courier New" w:hAnsi="Courier New" w:cs="Courier New"/>
                <w:color w:val="333333"/>
                <w:lang w:val="en-US"/>
              </w:rPr>
              <w:t>":""</w:t>
            </w:r>
            <w:r w:rsidRPr="00E11CD7">
              <w:rPr>
                <w:rStyle w:val="HTML-kode"/>
                <w:color w:val="333333"/>
                <w:lang w:val="en-US"/>
              </w:rPr>
              <w:t>[String]</w:t>
            </w:r>
            <w:r w:rsidRPr="00720ACF">
              <w:rPr>
                <w:rStyle w:val="HTML-kode"/>
                <w:color w:val="333333"/>
                <w:lang w:val="en-US"/>
              </w:rPr>
              <w:tab/>
            </w:r>
            <w:r w:rsidRPr="00720ACF">
              <w:rPr>
                <w:rStyle w:val="HTML-kode"/>
                <w:color w:val="FF0000"/>
                <w:lang w:val="en-US"/>
              </w:rPr>
              <w:t>REQUIRED</w:t>
            </w:r>
          </w:p>
          <w:p w14:paraId="7FBF2AE8" w14:textId="77777777" w:rsidR="000409E5" w:rsidRPr="00990F09" w:rsidRDefault="000409E5" w:rsidP="000409E5">
            <w:pPr>
              <w:rPr>
                <w:rFonts w:ascii="Consolas" w:hAnsi="Consolas" w:cs="Consolas"/>
                <w:color w:val="333333"/>
                <w:sz w:val="21"/>
                <w:szCs w:val="21"/>
                <w:lang w:val="en-US"/>
              </w:rPr>
            </w:pPr>
            <w:r w:rsidRPr="00990F09">
              <w:rPr>
                <w:rFonts w:ascii="Courier New" w:hAnsi="Courier New" w:cs="Courier New"/>
                <w:color w:val="333333"/>
                <w:lang w:val="en-US"/>
              </w:rPr>
              <w:t>            },</w:t>
            </w:r>
          </w:p>
          <w:p w14:paraId="78B57DA0" w14:textId="65A166EC" w:rsidR="000409E5" w:rsidRPr="00990F09" w:rsidRDefault="000409E5" w:rsidP="000409E5">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shippingCost</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r>
              <w:rPr>
                <w:rFonts w:ascii="Courier New" w:hAnsi="Courier New" w:cs="Courier New"/>
                <w:color w:val="333333"/>
                <w:lang w:val="en-US"/>
              </w:rPr>
              <w:t xml:space="preserve">50.89, </w:t>
            </w:r>
            <w:r w:rsidRPr="00720ACF">
              <w:rPr>
                <w:rStyle w:val="HTML-kode"/>
                <w:color w:val="333333"/>
                <w:lang w:val="en-US"/>
              </w:rPr>
              <w:t>[</w:t>
            </w:r>
            <w:proofErr w:type="spellStart"/>
            <w:r>
              <w:rPr>
                <w:rStyle w:val="HTML-kode"/>
                <w:color w:val="333333"/>
                <w:lang w:val="en-US"/>
              </w:rPr>
              <w:t>BigDecimal</w:t>
            </w:r>
            <w:proofErr w:type="spellEnd"/>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r>
              <w:rPr>
                <w:rStyle w:val="HTML-kode"/>
                <w:color w:val="FF0000"/>
                <w:lang w:val="en-US"/>
              </w:rPr>
              <w:t xml:space="preserve"> Scale 2</w:t>
            </w:r>
          </w:p>
          <w:p w14:paraId="63DDF759" w14:textId="34C34873" w:rsidR="000409E5" w:rsidRDefault="000409E5" w:rsidP="000409E5">
            <w:pPr>
              <w:rPr>
                <w:rStyle w:val="HTML-kode"/>
                <w:color w:val="FF0000"/>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shippingMethod</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p>
          <w:p w14:paraId="2F420F89" w14:textId="145ACD7E" w:rsidR="007E3050" w:rsidRDefault="007E3050" w:rsidP="007E3050">
            <w:pPr>
              <w:rPr>
                <w:rStyle w:val="HTML-kode"/>
                <w:color w:val="FF0000"/>
                <w:lang w:val="en-US"/>
              </w:rPr>
            </w:pPr>
            <w:r w:rsidRPr="00990F09">
              <w:rPr>
                <w:rFonts w:ascii="Courier New" w:hAnsi="Courier New" w:cs="Courier New"/>
                <w:color w:val="333333"/>
                <w:lang w:val="en-US"/>
              </w:rPr>
              <w:t>            </w:t>
            </w:r>
            <w:r w:rsidRPr="00E11CD7">
              <w:rPr>
                <w:rFonts w:ascii="Courier New" w:hAnsi="Courier New" w:cs="Courier New"/>
                <w:color w:val="333333"/>
                <w:lang w:val="en-US"/>
              </w:rPr>
              <w:t>"</w:t>
            </w:r>
            <w:proofErr w:type="spellStart"/>
            <w:r w:rsidRPr="00E11CD7">
              <w:rPr>
                <w:rFonts w:ascii="Courier New" w:hAnsi="Courier New" w:cs="Courier New"/>
                <w:color w:val="333333"/>
                <w:lang w:val="en-US"/>
              </w:rPr>
              <w:t>shippingMethodId</w:t>
            </w:r>
            <w:proofErr w:type="spellEnd"/>
            <w:r w:rsidRPr="00E11CD7">
              <w:rPr>
                <w:rFonts w:ascii="Courier New" w:hAnsi="Courier New" w:cs="Courier New"/>
                <w:color w:val="333333"/>
                <w:lang w:val="en-US"/>
              </w:rPr>
              <w:t>"</w:t>
            </w:r>
            <w:r w:rsidRPr="00E11CD7">
              <w:rPr>
                <w:rFonts w:ascii="Consolas" w:hAnsi="Consolas" w:cs="Consolas"/>
                <w:color w:val="333333"/>
                <w:sz w:val="21"/>
                <w:szCs w:val="21"/>
                <w:lang w:val="en-US"/>
              </w:rPr>
              <w:t> </w:t>
            </w:r>
            <w:r w:rsidRPr="00E11CD7">
              <w:rPr>
                <w:rFonts w:ascii="Courier New" w:hAnsi="Courier New" w:cs="Courier New"/>
                <w:color w:val="333333"/>
                <w:lang w:val="en-US"/>
              </w:rPr>
              <w:t>: ""</w:t>
            </w:r>
            <w:r w:rsidRPr="00E11CD7">
              <w:rPr>
                <w:rStyle w:val="HTML-kode"/>
                <w:color w:val="333333"/>
                <w:lang w:val="en-US"/>
              </w:rPr>
              <w:t>[String]</w:t>
            </w:r>
            <w:r w:rsidRPr="00E11CD7">
              <w:rPr>
                <w:rStyle w:val="HTML-kode"/>
                <w:color w:val="333333"/>
                <w:lang w:val="en-US"/>
              </w:rPr>
              <w:tab/>
            </w:r>
            <w:r w:rsidRPr="00E11CD7">
              <w:rPr>
                <w:rStyle w:val="HTML-kode"/>
                <w:color w:val="FF0000"/>
                <w:lang w:val="en-US"/>
              </w:rPr>
              <w:t>REQUIRED</w:t>
            </w:r>
          </w:p>
          <w:p w14:paraId="68E88230" w14:textId="77777777" w:rsidR="000409E5" w:rsidRPr="00990F09" w:rsidRDefault="000409E5" w:rsidP="000409E5">
            <w:pPr>
              <w:rPr>
                <w:rFonts w:ascii="Consolas" w:hAnsi="Consolas" w:cs="Consolas"/>
                <w:color w:val="333333"/>
                <w:sz w:val="21"/>
                <w:szCs w:val="21"/>
                <w:lang w:val="en-US"/>
              </w:rPr>
            </w:pPr>
            <w:r w:rsidRPr="00990F09">
              <w:rPr>
                <w:rFonts w:ascii="Courier New" w:hAnsi="Courier New" w:cs="Courier New"/>
                <w:color w:val="333333"/>
                <w:lang w:val="en-US"/>
              </w:rPr>
              <w:t>    } ,</w:t>
            </w:r>
          </w:p>
          <w:p w14:paraId="1BA22919" w14:textId="77777777" w:rsidR="000409E5" w:rsidRPr="006213CB" w:rsidRDefault="000409E5" w:rsidP="000409E5">
            <w:pPr>
              <w:rPr>
                <w:rFonts w:ascii="Arial" w:hAnsi="Arial" w:cs="Arial"/>
                <w:color w:val="333333"/>
                <w:sz w:val="21"/>
                <w:szCs w:val="21"/>
                <w:lang w:val="en-US"/>
              </w:rPr>
            </w:pPr>
            <w:r w:rsidRPr="006213CB">
              <w:rPr>
                <w:rStyle w:val="HTML-kode"/>
                <w:color w:val="333333"/>
                <w:lang w:val="en-US"/>
              </w:rPr>
              <w:t>    "</w:t>
            </w:r>
            <w:proofErr w:type="spellStart"/>
            <w:r w:rsidRPr="006213CB">
              <w:rPr>
                <w:rStyle w:val="HTML-kode"/>
                <w:color w:val="333333"/>
                <w:lang w:val="en-US"/>
              </w:rPr>
              <w:t>transactionLogHistory</w:t>
            </w:r>
            <w:proofErr w:type="spellEnd"/>
            <w:r w:rsidRPr="006213CB">
              <w:rPr>
                <w:rStyle w:val="HTML-kode"/>
                <w:color w:val="333333"/>
                <w:lang w:val="en-US"/>
              </w:rPr>
              <w:t>": [{</w:t>
            </w:r>
          </w:p>
          <w:p w14:paraId="3E07A3EF" w14:textId="77777777" w:rsidR="000409E5" w:rsidRPr="006213CB" w:rsidRDefault="000409E5" w:rsidP="000409E5">
            <w:pPr>
              <w:rPr>
                <w:rFonts w:ascii="Arial" w:hAnsi="Arial" w:cs="Arial"/>
                <w:color w:val="333333"/>
                <w:sz w:val="21"/>
                <w:szCs w:val="21"/>
                <w:lang w:val="en-US"/>
              </w:rPr>
            </w:pPr>
            <w:r w:rsidRPr="006213CB">
              <w:rPr>
                <w:rStyle w:val="HTML-kode"/>
                <w:color w:val="333333"/>
                <w:lang w:val="en-US"/>
              </w:rPr>
              <w:t>        "amount": "",</w:t>
            </w:r>
          </w:p>
          <w:p w14:paraId="26D0E62D" w14:textId="77777777" w:rsidR="000409E5" w:rsidRDefault="000409E5" w:rsidP="000409E5">
            <w:pPr>
              <w:rPr>
                <w:rStyle w:val="HTML-kode"/>
                <w:color w:val="333333"/>
                <w:lang w:val="en-US"/>
              </w:rPr>
            </w:pPr>
            <w:r w:rsidRPr="006213CB">
              <w:rPr>
                <w:rStyle w:val="HTML-kode"/>
                <w:color w:val="333333"/>
                <w:lang w:val="en-US"/>
              </w:rPr>
              <w:t>        "operation": "",</w:t>
            </w:r>
          </w:p>
          <w:p w14:paraId="7FCCC05F" w14:textId="6705BDF1" w:rsidR="00E16704" w:rsidRDefault="00E16704" w:rsidP="00E16704">
            <w:pPr>
              <w:rPr>
                <w:rStyle w:val="HTML-kode"/>
                <w:color w:val="333333"/>
                <w:lang w:val="en-US"/>
              </w:rPr>
            </w:pPr>
            <w:r w:rsidRPr="006213CB">
              <w:rPr>
                <w:rStyle w:val="HTML-kode"/>
                <w:color w:val="333333"/>
                <w:lang w:val="en-US"/>
              </w:rPr>
              <w:t>        </w:t>
            </w:r>
            <w:r w:rsidRPr="00E11CD7">
              <w:rPr>
                <w:rStyle w:val="HTML-kode"/>
                <w:color w:val="333333"/>
                <w:lang w:val="en-US"/>
              </w:rPr>
              <w:t>"</w:t>
            </w:r>
            <w:proofErr w:type="spellStart"/>
            <w:r w:rsidRPr="00E11CD7">
              <w:rPr>
                <w:rStyle w:val="HTML-kode"/>
                <w:color w:val="333333"/>
                <w:lang w:val="en-US"/>
              </w:rPr>
              <w:t>operationSuccess</w:t>
            </w:r>
            <w:proofErr w:type="spellEnd"/>
            <w:r w:rsidRPr="00E11CD7">
              <w:rPr>
                <w:rStyle w:val="HTML-kode"/>
                <w:color w:val="333333"/>
                <w:lang w:val="en-US"/>
              </w:rPr>
              <w:t>": "",</w:t>
            </w:r>
          </w:p>
          <w:p w14:paraId="0D4F2D1F" w14:textId="77777777" w:rsidR="00E16704" w:rsidRPr="006213CB" w:rsidRDefault="00E16704" w:rsidP="000409E5">
            <w:pPr>
              <w:rPr>
                <w:rFonts w:ascii="Arial" w:hAnsi="Arial" w:cs="Arial"/>
                <w:color w:val="333333"/>
                <w:sz w:val="21"/>
                <w:szCs w:val="21"/>
                <w:lang w:val="en-US"/>
              </w:rPr>
            </w:pPr>
          </w:p>
          <w:p w14:paraId="25D46549" w14:textId="77777777" w:rsidR="000409E5" w:rsidRPr="00D41BB4" w:rsidRDefault="000409E5" w:rsidP="000409E5">
            <w:pPr>
              <w:rPr>
                <w:rFonts w:ascii="Arial" w:hAnsi="Arial"/>
                <w:color w:val="333333"/>
                <w:sz w:val="21"/>
                <w:lang w:val="en-US"/>
              </w:rPr>
            </w:pPr>
            <w:r w:rsidRPr="00D41BB4">
              <w:rPr>
                <w:rStyle w:val="HTML-kode"/>
                <w:color w:val="333333"/>
                <w:lang w:val="en-US"/>
              </w:rPr>
              <w:t>        "</w:t>
            </w:r>
            <w:proofErr w:type="spellStart"/>
            <w:r w:rsidRPr="00D41BB4">
              <w:rPr>
                <w:rStyle w:val="HTML-kode"/>
                <w:color w:val="333333"/>
                <w:lang w:val="en-US"/>
              </w:rPr>
              <w:t>requestId</w:t>
            </w:r>
            <w:proofErr w:type="spellEnd"/>
            <w:r w:rsidRPr="00D41BB4">
              <w:rPr>
                <w:rStyle w:val="HTML-kode"/>
                <w:color w:val="333333"/>
                <w:lang w:val="en-US"/>
              </w:rPr>
              <w:t>": ""</w:t>
            </w:r>
          </w:p>
          <w:p w14:paraId="370F76BB" w14:textId="77777777" w:rsidR="000409E5" w:rsidRPr="006213CB" w:rsidRDefault="000409E5" w:rsidP="000409E5">
            <w:pPr>
              <w:rPr>
                <w:rFonts w:ascii="Arial" w:hAnsi="Arial" w:cs="Arial"/>
                <w:color w:val="333333"/>
                <w:sz w:val="21"/>
                <w:szCs w:val="21"/>
                <w:lang w:val="en-US"/>
              </w:rPr>
            </w:pPr>
            <w:r w:rsidRPr="006213CB">
              <w:rPr>
                <w:rStyle w:val="HTML-kode"/>
                <w:color w:val="333333"/>
                <w:lang w:val="en-US"/>
              </w:rPr>
              <w:t>        "</w:t>
            </w:r>
            <w:proofErr w:type="spellStart"/>
            <w:r w:rsidRPr="006213CB">
              <w:rPr>
                <w:rStyle w:val="HTML-kode"/>
                <w:color w:val="333333"/>
                <w:lang w:val="en-US"/>
              </w:rPr>
              <w:t>timeStamp</w:t>
            </w:r>
            <w:proofErr w:type="spellEnd"/>
            <w:r w:rsidRPr="006213CB">
              <w:rPr>
                <w:rStyle w:val="HTML-kode"/>
                <w:color w:val="333333"/>
                <w:lang w:val="en-US"/>
              </w:rPr>
              <w:t>": "",</w:t>
            </w:r>
          </w:p>
          <w:p w14:paraId="20C0FDBF" w14:textId="77777777" w:rsidR="000409E5" w:rsidRPr="00D41BB4" w:rsidRDefault="000409E5" w:rsidP="000409E5">
            <w:pPr>
              <w:rPr>
                <w:rFonts w:ascii="Arial" w:hAnsi="Arial"/>
                <w:color w:val="333333"/>
                <w:sz w:val="21"/>
                <w:lang w:val="en-US"/>
              </w:rPr>
            </w:pPr>
            <w:r w:rsidRPr="006213CB">
              <w:rPr>
                <w:rStyle w:val="HTML-kode"/>
                <w:color w:val="333333"/>
                <w:lang w:val="en-US"/>
              </w:rPr>
              <w:t>        </w:t>
            </w:r>
            <w:r w:rsidRPr="00D41BB4">
              <w:rPr>
                <w:rStyle w:val="HTML-kode"/>
                <w:color w:val="333333"/>
                <w:lang w:val="en-US"/>
              </w:rPr>
              <w:t>"</w:t>
            </w:r>
            <w:proofErr w:type="spellStart"/>
            <w:r w:rsidRPr="00D41BB4">
              <w:rPr>
                <w:rStyle w:val="HTML-kode"/>
                <w:color w:val="333333"/>
                <w:lang w:val="en-US"/>
              </w:rPr>
              <w:t>transactionId</w:t>
            </w:r>
            <w:proofErr w:type="spellEnd"/>
            <w:r w:rsidRPr="00D41BB4">
              <w:rPr>
                <w:rStyle w:val="HTML-kode"/>
                <w:color w:val="333333"/>
                <w:lang w:val="en-US"/>
              </w:rPr>
              <w:t>":"",</w:t>
            </w:r>
          </w:p>
          <w:p w14:paraId="26D34CF3" w14:textId="190ECB76" w:rsidR="000409E5" w:rsidRPr="00D41BB4" w:rsidRDefault="000409E5" w:rsidP="000409E5">
            <w:pPr>
              <w:rPr>
                <w:rFonts w:ascii="Arial" w:hAnsi="Arial"/>
                <w:color w:val="333333"/>
                <w:sz w:val="21"/>
                <w:lang w:val="en-US"/>
              </w:rPr>
            </w:pPr>
            <w:r w:rsidRPr="00D41BB4">
              <w:rPr>
                <w:rStyle w:val="HTML-kode"/>
                <w:color w:val="333333"/>
                <w:lang w:val="en-US"/>
              </w:rPr>
              <w:t>        "</w:t>
            </w:r>
            <w:proofErr w:type="spellStart"/>
            <w:r w:rsidRPr="00D41BB4">
              <w:rPr>
                <w:rStyle w:val="HTML-kode"/>
                <w:color w:val="333333"/>
                <w:lang w:val="en-US"/>
              </w:rPr>
              <w:t>transactionText</w:t>
            </w:r>
            <w:proofErr w:type="spellEnd"/>
            <w:r w:rsidRPr="00D41BB4">
              <w:rPr>
                <w:rStyle w:val="HTML-kode"/>
                <w:color w:val="333333"/>
                <w:lang w:val="en-US"/>
              </w:rPr>
              <w:t>"</w:t>
            </w:r>
            <w:r>
              <w:rPr>
                <w:rStyle w:val="HTML-kode"/>
                <w:color w:val="333333"/>
                <w:lang w:val="en-US"/>
              </w:rPr>
              <w:t>:</w:t>
            </w:r>
            <w:r w:rsidRPr="00D41BB4">
              <w:rPr>
                <w:rStyle w:val="HTML-kode"/>
                <w:color w:val="333333"/>
                <w:lang w:val="en-US"/>
              </w:rPr>
              <w:t>""</w:t>
            </w:r>
          </w:p>
          <w:p w14:paraId="767A0576" w14:textId="77777777" w:rsidR="000409E5" w:rsidRDefault="000409E5" w:rsidP="000409E5">
            <w:pPr>
              <w:rPr>
                <w:rStyle w:val="HTML-kode"/>
                <w:color w:val="333333"/>
                <w:lang w:val="en-US"/>
              </w:rPr>
            </w:pPr>
            <w:r w:rsidRPr="00D41BB4">
              <w:rPr>
                <w:rStyle w:val="HTML-kode"/>
                <w:color w:val="333333"/>
                <w:lang w:val="en-US"/>
              </w:rPr>
              <w:t>    }]</w:t>
            </w:r>
            <w:r>
              <w:rPr>
                <w:rStyle w:val="HTML-kode"/>
                <w:color w:val="333333"/>
                <w:lang w:val="en-US"/>
              </w:rPr>
              <w:t>,</w:t>
            </w:r>
          </w:p>
          <w:p w14:paraId="4E891CC3" w14:textId="77777777" w:rsidR="006213CB" w:rsidRPr="006213CB" w:rsidRDefault="006213CB" w:rsidP="006213CB">
            <w:pPr>
              <w:rPr>
                <w:rFonts w:ascii="Arial" w:hAnsi="Arial" w:cs="Arial"/>
                <w:color w:val="333333"/>
                <w:sz w:val="21"/>
                <w:szCs w:val="21"/>
                <w:lang w:val="en-US"/>
              </w:rPr>
            </w:pPr>
            <w:r w:rsidRPr="006213CB">
              <w:rPr>
                <w:rStyle w:val="HTML-kode"/>
                <w:color w:val="333333"/>
                <w:lang w:val="en-US"/>
              </w:rPr>
              <w:t>    "</w:t>
            </w:r>
            <w:proofErr w:type="spellStart"/>
            <w:r w:rsidRPr="006213CB">
              <w:rPr>
                <w:rStyle w:val="HTML-kode"/>
                <w:color w:val="333333"/>
                <w:lang w:val="en-US"/>
              </w:rPr>
              <w:t>transactionSummary</w:t>
            </w:r>
            <w:proofErr w:type="spellEnd"/>
            <w:r w:rsidRPr="006213CB">
              <w:rPr>
                <w:rStyle w:val="HTML-kode"/>
                <w:color w:val="333333"/>
                <w:lang w:val="en-US"/>
              </w:rPr>
              <w:t>": {</w:t>
            </w:r>
          </w:p>
          <w:p w14:paraId="4E891CC4" w14:textId="77777777" w:rsidR="006213CB" w:rsidRPr="006213CB" w:rsidRDefault="006213CB" w:rsidP="006213CB">
            <w:pPr>
              <w:rPr>
                <w:rFonts w:ascii="Arial" w:hAnsi="Arial" w:cs="Arial"/>
                <w:color w:val="333333"/>
                <w:sz w:val="21"/>
                <w:szCs w:val="21"/>
                <w:lang w:val="en-US"/>
              </w:rPr>
            </w:pPr>
            <w:r w:rsidRPr="006213CB">
              <w:rPr>
                <w:rStyle w:val="HTML-kode"/>
                <w:color w:val="333333"/>
                <w:lang w:val="en-US"/>
              </w:rPr>
              <w:t>        "capturedAmount":"0",</w:t>
            </w:r>
          </w:p>
          <w:p w14:paraId="549AD70B" w14:textId="77777777" w:rsidR="000409E5" w:rsidRPr="006213CB" w:rsidRDefault="000409E5" w:rsidP="000409E5">
            <w:pPr>
              <w:rPr>
                <w:rFonts w:ascii="Arial" w:hAnsi="Arial" w:cs="Arial"/>
                <w:color w:val="333333"/>
                <w:sz w:val="21"/>
                <w:szCs w:val="21"/>
                <w:lang w:val="en-US"/>
              </w:rPr>
            </w:pPr>
            <w:r w:rsidRPr="006213CB">
              <w:rPr>
                <w:rStyle w:val="HTML-kode"/>
                <w:color w:val="333333"/>
                <w:lang w:val="en-US"/>
              </w:rPr>
              <w:t>        "refundedAmount":"1200",</w:t>
            </w:r>
          </w:p>
          <w:p w14:paraId="4E891CC5" w14:textId="24BE078B" w:rsidR="006213CB" w:rsidRPr="006213CB" w:rsidRDefault="006213CB" w:rsidP="006213CB">
            <w:pPr>
              <w:rPr>
                <w:rFonts w:ascii="Arial" w:hAnsi="Arial" w:cs="Arial"/>
                <w:color w:val="333333"/>
                <w:sz w:val="21"/>
                <w:szCs w:val="21"/>
                <w:lang w:val="en-US"/>
              </w:rPr>
            </w:pPr>
            <w:r w:rsidRPr="006213CB">
              <w:rPr>
                <w:rStyle w:val="HTML-kode"/>
                <w:color w:val="333333"/>
                <w:lang w:val="en-US"/>
              </w:rPr>
              <w:t>        "remainingAmou</w:t>
            </w:r>
            <w:r w:rsidR="001755EE">
              <w:rPr>
                <w:rStyle w:val="HTML-kode"/>
                <w:color w:val="333333"/>
                <w:lang w:val="en-US"/>
              </w:rPr>
              <w:t>n</w:t>
            </w:r>
            <w:r w:rsidRPr="006213CB">
              <w:rPr>
                <w:rStyle w:val="HTML-kode"/>
                <w:color w:val="333333"/>
                <w:lang w:val="en-US"/>
              </w:rPr>
              <w:t>tTocapture":"0",</w:t>
            </w:r>
          </w:p>
          <w:p w14:paraId="4E891CC7" w14:textId="77777777" w:rsidR="006213CB" w:rsidRPr="006213CB" w:rsidRDefault="006213CB" w:rsidP="006213CB">
            <w:pPr>
              <w:rPr>
                <w:rFonts w:ascii="Arial" w:hAnsi="Arial" w:cs="Arial"/>
                <w:color w:val="333333"/>
                <w:sz w:val="21"/>
                <w:szCs w:val="21"/>
                <w:lang w:val="en-US"/>
              </w:rPr>
            </w:pPr>
            <w:r w:rsidRPr="006213CB">
              <w:rPr>
                <w:rStyle w:val="HTML-kode"/>
                <w:color w:val="333333"/>
                <w:lang w:val="en-US"/>
              </w:rPr>
              <w:t>        "remainingAmountToRefund":"0"</w:t>
            </w:r>
          </w:p>
          <w:p w14:paraId="4E891CC8" w14:textId="77777777" w:rsidR="006213CB" w:rsidRPr="006213CB" w:rsidRDefault="006213CB" w:rsidP="006213CB">
            <w:pPr>
              <w:rPr>
                <w:rFonts w:ascii="Arial" w:hAnsi="Arial" w:cs="Arial"/>
                <w:color w:val="333333"/>
                <w:sz w:val="21"/>
                <w:szCs w:val="21"/>
                <w:lang w:val="en-US"/>
              </w:rPr>
            </w:pPr>
            <w:r w:rsidRPr="006213CB">
              <w:rPr>
                <w:rStyle w:val="HTML-kode"/>
                <w:color w:val="333333"/>
                <w:lang w:val="en-US"/>
              </w:rPr>
              <w:t>    },</w:t>
            </w:r>
          </w:p>
          <w:p w14:paraId="6C695A76" w14:textId="77777777" w:rsidR="003920EF" w:rsidRDefault="003920EF" w:rsidP="003920EF">
            <w:pPr>
              <w:rPr>
                <w:rFonts w:ascii="Courier New" w:hAnsi="Courier New" w:cs="Courier New"/>
                <w:color w:val="333333"/>
                <w:lang w:val="en-US"/>
              </w:rPr>
            </w:pPr>
            <w:r w:rsidRPr="00990F09">
              <w:rPr>
                <w:rFonts w:ascii="Courier New" w:hAnsi="Courier New" w:cs="Courier New"/>
                <w:color w:val="333333"/>
                <w:lang w:val="en-US"/>
              </w:rPr>
              <w:lastRenderedPageBreak/>
              <w:t> </w:t>
            </w:r>
            <w:r>
              <w:rPr>
                <w:rFonts w:ascii="Courier New" w:hAnsi="Courier New" w:cs="Courier New"/>
                <w:color w:val="333333"/>
                <w:lang w:val="en-US"/>
              </w:rPr>
              <w:t xml:space="preserve">   </w:t>
            </w:r>
            <w:r w:rsidRPr="00990F09">
              <w:rPr>
                <w:rFonts w:ascii="Courier New" w:hAnsi="Courier New" w:cs="Courier New"/>
                <w:color w:val="333333"/>
                <w:lang w:val="en-US"/>
              </w:rPr>
              <w:t>"</w:t>
            </w:r>
            <w:proofErr w:type="spellStart"/>
            <w:r w:rsidRPr="00990F09">
              <w:rPr>
                <w:rFonts w:ascii="Courier New" w:hAnsi="Courier New" w:cs="Courier New"/>
                <w:color w:val="333333"/>
                <w:lang w:val="en-US"/>
              </w:rPr>
              <w:t>userDetails</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p>
          <w:p w14:paraId="35BB86E8" w14:textId="76333C15" w:rsidR="000409E5" w:rsidRPr="00990F09" w:rsidRDefault="000409E5" w:rsidP="000409E5">
            <w:pPr>
              <w:rPr>
                <w:rFonts w:ascii="Consolas" w:hAnsi="Consolas" w:cs="Consolas"/>
                <w:color w:val="333333"/>
                <w:sz w:val="21"/>
                <w:szCs w:val="21"/>
                <w:lang w:val="en-US"/>
              </w:rPr>
            </w:pPr>
            <w:r w:rsidRPr="00626BD3">
              <w:rPr>
                <w:rFonts w:ascii="Courier New" w:hAnsi="Courier New" w:cs="Courier New"/>
                <w:color w:val="333333"/>
                <w:lang w:val="en-US"/>
              </w:rPr>
              <w:t>        "</w:t>
            </w:r>
            <w:proofErr w:type="spellStart"/>
            <w:r>
              <w:rPr>
                <w:rFonts w:ascii="Courier New" w:hAnsi="Courier New" w:cs="Courier New"/>
                <w:color w:val="333333"/>
                <w:lang w:val="en-US"/>
              </w:rPr>
              <w:t>b</w:t>
            </w:r>
            <w:r w:rsidRPr="00626BD3">
              <w:rPr>
                <w:rFonts w:ascii="Courier New" w:hAnsi="Courier New" w:cs="Courier New"/>
                <w:color w:val="333333"/>
                <w:lang w:val="en-US"/>
              </w:rPr>
              <w:t>ankIdVerified</w:t>
            </w:r>
            <w:proofErr w:type="spellEnd"/>
            <w:r w:rsidRPr="00626BD3">
              <w:rPr>
                <w:rFonts w:ascii="Courier New" w:hAnsi="Courier New" w:cs="Courier New"/>
                <w:color w:val="333333"/>
                <w:lang w:val="en-US"/>
              </w:rPr>
              <w:t>"</w:t>
            </w:r>
            <w:r w:rsidRPr="00626BD3">
              <w:rPr>
                <w:rFonts w:ascii="Consolas" w:hAnsi="Consolas" w:cs="Consolas"/>
                <w:color w:val="333333"/>
                <w:sz w:val="21"/>
                <w:szCs w:val="21"/>
                <w:lang w:val="en-US"/>
              </w:rPr>
              <w:t> </w:t>
            </w:r>
            <w:r w:rsidRPr="00626BD3">
              <w:rPr>
                <w:rFonts w:ascii="Courier New" w:hAnsi="Courier New" w:cs="Courier New"/>
                <w:color w:val="333333"/>
                <w:lang w:val="en-US"/>
              </w:rPr>
              <w:t>: "</w:t>
            </w:r>
            <w:r>
              <w:rPr>
                <w:rFonts w:ascii="Courier New" w:hAnsi="Courier New" w:cs="Courier New"/>
                <w:color w:val="333333"/>
                <w:lang w:val="en-US"/>
              </w:rPr>
              <w:t>Y</w:t>
            </w:r>
            <w:r w:rsidRPr="00626BD3">
              <w:rPr>
                <w:rFonts w:ascii="Courier New" w:hAnsi="Courier New" w:cs="Courier New"/>
                <w:color w:val="333333"/>
                <w:lang w:val="en-US"/>
              </w:rPr>
              <w:t>"</w:t>
            </w:r>
            <w:r>
              <w:rPr>
                <w:rFonts w:ascii="Courier New" w:hAnsi="Courier New" w:cs="Courier New"/>
                <w:color w:val="333333"/>
                <w:lang w:val="en-US"/>
              </w:rPr>
              <w:t>,</w:t>
            </w:r>
            <w:r w:rsidRPr="00720ACF">
              <w:rPr>
                <w:rStyle w:val="HTML-kode"/>
                <w:color w:val="333333"/>
                <w:lang w:val="en-US"/>
              </w:rPr>
              <w:t>[</w:t>
            </w:r>
            <w:r>
              <w:rPr>
                <w:rStyle w:val="HTML-kode"/>
                <w:color w:val="333333"/>
                <w:lang w:val="en-US"/>
              </w:rPr>
              <w:t>Char</w:t>
            </w:r>
            <w:r w:rsidRPr="00720ACF">
              <w:rPr>
                <w:rStyle w:val="HTML-kode"/>
                <w:color w:val="333333"/>
                <w:lang w:val="en-US"/>
              </w:rPr>
              <w:t>]</w:t>
            </w:r>
            <w:r w:rsidRPr="00720ACF">
              <w:rPr>
                <w:rStyle w:val="HTML-kode"/>
                <w:color w:val="333333"/>
                <w:lang w:val="en-US"/>
              </w:rPr>
              <w:tab/>
            </w:r>
            <w:r>
              <w:rPr>
                <w:rStyle w:val="HTML-kode"/>
                <w:color w:val="FF0000"/>
                <w:lang w:val="en-US"/>
              </w:rPr>
              <w:t>OPTIONAL Y/N only</w:t>
            </w:r>
          </w:p>
          <w:p w14:paraId="3A92AF9D" w14:textId="77777777" w:rsidR="000409E5" w:rsidRPr="00990F09" w:rsidRDefault="000409E5" w:rsidP="000409E5">
            <w:pPr>
              <w:rPr>
                <w:rFonts w:ascii="Consolas" w:hAnsi="Consolas" w:cs="Consolas"/>
                <w:color w:val="333333"/>
                <w:sz w:val="21"/>
                <w:szCs w:val="21"/>
                <w:lang w:val="en-US"/>
              </w:rPr>
            </w:pPr>
            <w:r w:rsidRPr="00626BD3">
              <w:rPr>
                <w:rFonts w:ascii="Courier New" w:hAnsi="Courier New" w:cs="Courier New"/>
                <w:color w:val="333333"/>
                <w:lang w:val="en-US"/>
              </w:rPr>
              <w:t>        "</w:t>
            </w:r>
            <w:proofErr w:type="spellStart"/>
            <w:r w:rsidRPr="00626BD3">
              <w:rPr>
                <w:rFonts w:ascii="Courier New" w:hAnsi="Courier New" w:cs="Courier New"/>
                <w:color w:val="333333"/>
                <w:lang w:val="en-US"/>
              </w:rPr>
              <w:t>dateOfBirth</w:t>
            </w:r>
            <w:proofErr w:type="spellEnd"/>
            <w:r w:rsidRPr="00626BD3">
              <w:rPr>
                <w:rFonts w:ascii="Courier New" w:hAnsi="Courier New" w:cs="Courier New"/>
                <w:color w:val="333333"/>
                <w:lang w:val="en-US"/>
              </w:rPr>
              <w:t>"</w:t>
            </w:r>
            <w:r w:rsidRPr="00626BD3">
              <w:rPr>
                <w:rFonts w:ascii="Consolas" w:hAnsi="Consolas" w:cs="Consolas"/>
                <w:color w:val="333333"/>
                <w:sz w:val="21"/>
                <w:szCs w:val="21"/>
                <w:lang w:val="en-US"/>
              </w:rPr>
              <w:t> </w:t>
            </w:r>
            <w:r w:rsidRPr="00626BD3">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Pr>
                <w:rStyle w:val="HTML-kode"/>
                <w:color w:val="FF0000"/>
                <w:lang w:val="en-US"/>
              </w:rPr>
              <w:t>OPTIONAL</w:t>
            </w:r>
          </w:p>
          <w:p w14:paraId="34C1E40B" w14:textId="66A6B32F" w:rsidR="000409E5" w:rsidRPr="00990F09" w:rsidRDefault="000409E5" w:rsidP="000409E5">
            <w:pPr>
              <w:rPr>
                <w:rFonts w:ascii="Consolas" w:hAnsi="Consolas" w:cs="Consolas"/>
                <w:color w:val="333333"/>
                <w:sz w:val="21"/>
                <w:szCs w:val="21"/>
                <w:lang w:val="en-US"/>
              </w:rPr>
            </w:pPr>
            <w:r>
              <w:rPr>
                <w:rFonts w:ascii="Courier New" w:hAnsi="Courier New" w:cs="Courier New"/>
                <w:color w:val="333333"/>
                <w:lang w:val="en-US"/>
              </w:rPr>
              <w:t>        "email</w:t>
            </w:r>
            <w:r w:rsidRPr="00626BD3">
              <w:rPr>
                <w:rFonts w:ascii="Courier New" w:hAnsi="Courier New" w:cs="Courier New"/>
                <w:color w:val="333333"/>
                <w:lang w:val="en-US"/>
              </w:rPr>
              <w:t>"</w:t>
            </w:r>
            <w:r w:rsidRPr="00626BD3">
              <w:rPr>
                <w:rFonts w:ascii="Consolas" w:hAnsi="Consolas" w:cs="Consolas"/>
                <w:color w:val="333333"/>
                <w:sz w:val="21"/>
                <w:szCs w:val="21"/>
                <w:lang w:val="en-US"/>
              </w:rPr>
              <w:t> </w:t>
            </w:r>
            <w:r w:rsidRPr="00626BD3">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p>
          <w:p w14:paraId="3CB9DD7E" w14:textId="77777777" w:rsidR="000409E5" w:rsidRPr="00990F09" w:rsidRDefault="000409E5" w:rsidP="000409E5">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firstName</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p>
          <w:p w14:paraId="41730F7A" w14:textId="77777777" w:rsidR="000409E5" w:rsidRPr="00990F09" w:rsidRDefault="000409E5" w:rsidP="000409E5">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lastName</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p>
          <w:p w14:paraId="762599F4" w14:textId="77777777" w:rsidR="000409E5" w:rsidRPr="00990F09" w:rsidRDefault="000409E5" w:rsidP="000409E5">
            <w:pPr>
              <w:rPr>
                <w:rFonts w:ascii="Consolas" w:hAnsi="Consolas" w:cs="Consolas"/>
                <w:color w:val="333333"/>
                <w:sz w:val="21"/>
                <w:szCs w:val="21"/>
                <w:lang w:val="en-US"/>
              </w:rPr>
            </w:pPr>
            <w:r w:rsidRPr="00990F09">
              <w:rPr>
                <w:rFonts w:ascii="Courier New" w:hAnsi="Courier New" w:cs="Courier New"/>
                <w:color w:val="333333"/>
                <w:lang w:val="en-US"/>
              </w:rPr>
              <w:t>        </w:t>
            </w:r>
            <w:r w:rsidRPr="00626BD3">
              <w:rPr>
                <w:rFonts w:ascii="Courier New" w:hAnsi="Courier New" w:cs="Courier New"/>
                <w:color w:val="333333"/>
                <w:lang w:val="en-US"/>
              </w:rPr>
              <w:t>"</w:t>
            </w:r>
            <w:proofErr w:type="spellStart"/>
            <w:r w:rsidRPr="00626BD3">
              <w:rPr>
                <w:rFonts w:ascii="Courier New" w:hAnsi="Courier New" w:cs="Courier New"/>
                <w:color w:val="333333"/>
                <w:lang w:val="en-US"/>
              </w:rPr>
              <w:t>mobileNumber</w:t>
            </w:r>
            <w:proofErr w:type="spellEnd"/>
            <w:r w:rsidRPr="00626BD3">
              <w:rPr>
                <w:rFonts w:ascii="Courier New" w:hAnsi="Courier New" w:cs="Courier New"/>
                <w:color w:val="333333"/>
                <w:lang w:val="en-US"/>
              </w:rPr>
              <w:t>"</w:t>
            </w:r>
            <w:r w:rsidRPr="00626BD3">
              <w:rPr>
                <w:rFonts w:ascii="Consolas" w:hAnsi="Consolas" w:cs="Consolas"/>
                <w:color w:val="333333"/>
                <w:sz w:val="21"/>
                <w:szCs w:val="21"/>
                <w:lang w:val="en-US"/>
              </w:rPr>
              <w:t> </w:t>
            </w:r>
            <w:r w:rsidRPr="00626BD3">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r>
              <w:rPr>
                <w:rStyle w:val="HTML-kode"/>
                <w:color w:val="FF0000"/>
                <w:lang w:val="en-US"/>
              </w:rPr>
              <w:t xml:space="preserve"> Length=8</w:t>
            </w:r>
          </w:p>
          <w:p w14:paraId="00A76839" w14:textId="77777777" w:rsidR="000409E5" w:rsidRPr="00990F09" w:rsidRDefault="000409E5" w:rsidP="000409E5">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ssn</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Pr>
                <w:rStyle w:val="HTML-kode"/>
                <w:color w:val="FF0000"/>
                <w:lang w:val="en-US"/>
              </w:rPr>
              <w:t>OPTIONAL  Length=11</w:t>
            </w:r>
          </w:p>
          <w:p w14:paraId="20C0572E" w14:textId="4A693F92" w:rsidR="003920EF" w:rsidRPr="00990F09" w:rsidRDefault="003920EF" w:rsidP="003920EF">
            <w:pPr>
              <w:rPr>
                <w:rFonts w:ascii="Consolas" w:hAnsi="Consolas" w:cs="Consolas"/>
                <w:color w:val="333333"/>
                <w:sz w:val="21"/>
                <w:szCs w:val="21"/>
                <w:lang w:val="en-US"/>
              </w:rPr>
            </w:pPr>
            <w:r>
              <w:rPr>
                <w:rFonts w:ascii="Consolas" w:hAnsi="Consolas" w:cs="Consolas"/>
                <w:color w:val="333333"/>
                <w:sz w:val="21"/>
                <w:szCs w:val="21"/>
                <w:lang w:val="en-US"/>
              </w:rPr>
              <w:t xml:space="preserve">        </w:t>
            </w:r>
            <w:r w:rsidRPr="00990F09">
              <w:rPr>
                <w:rFonts w:ascii="Courier New" w:hAnsi="Courier New" w:cs="Courier New"/>
                <w:color w:val="333333"/>
                <w:lang w:val="en-US"/>
              </w:rPr>
              <w:t>"</w:t>
            </w:r>
            <w:proofErr w:type="spellStart"/>
            <w:r>
              <w:rPr>
                <w:rFonts w:ascii="Courier New" w:hAnsi="Courier New" w:cs="Courier New"/>
                <w:color w:val="333333"/>
                <w:lang w:val="en-US"/>
              </w:rPr>
              <w:t>userId</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sidR="000409E5">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Pr>
                <w:rStyle w:val="HTML-kode"/>
                <w:color w:val="FF0000"/>
                <w:lang w:val="en-US"/>
              </w:rPr>
              <w:t>REQUIRED</w:t>
            </w:r>
          </w:p>
          <w:p w14:paraId="0E1CFFC9" w14:textId="07FB07BA" w:rsidR="003920EF" w:rsidRPr="00D41BB4" w:rsidRDefault="003920EF" w:rsidP="003920EF">
            <w:pPr>
              <w:rPr>
                <w:rFonts w:ascii="Arial" w:hAnsi="Arial"/>
                <w:color w:val="333333"/>
                <w:sz w:val="21"/>
                <w:lang w:val="en-US"/>
              </w:rPr>
            </w:pPr>
            <w:r w:rsidRPr="00626BD3">
              <w:rPr>
                <w:rFonts w:ascii="Courier New" w:hAnsi="Courier New" w:cs="Courier New"/>
                <w:color w:val="333333"/>
                <w:lang w:val="en-US"/>
              </w:rPr>
              <w:t>    }</w:t>
            </w:r>
          </w:p>
          <w:p w14:paraId="4E891CD1" w14:textId="77777777" w:rsidR="006213CB" w:rsidRPr="00D41BB4" w:rsidRDefault="006213CB" w:rsidP="006213CB">
            <w:pPr>
              <w:rPr>
                <w:rFonts w:ascii="Arial" w:hAnsi="Arial"/>
                <w:color w:val="333333"/>
                <w:sz w:val="21"/>
                <w:lang w:val="en-US"/>
              </w:rPr>
            </w:pPr>
            <w:r w:rsidRPr="00D41BB4">
              <w:rPr>
                <w:rStyle w:val="HTML-kode"/>
                <w:color w:val="333333"/>
                <w:lang w:val="en-US"/>
              </w:rPr>
              <w:t>} </w:t>
            </w:r>
          </w:p>
        </w:tc>
      </w:tr>
      <w:tr w:rsidR="00683E0B" w14:paraId="1786BB69" w14:textId="77777777" w:rsidTr="0034036A">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tcPr>
          <w:p w14:paraId="79A3AF3D" w14:textId="77777777" w:rsidR="00683E0B" w:rsidRPr="006213CB" w:rsidRDefault="00683E0B" w:rsidP="006213CB">
            <w:pPr>
              <w:rPr>
                <w:rStyle w:val="HTML-kode"/>
                <w:color w:val="333333"/>
                <w:lang w:val="en-US"/>
              </w:rPr>
            </w:pPr>
          </w:p>
        </w:tc>
      </w:tr>
    </w:tbl>
    <w:p w14:paraId="4E891CD3" w14:textId="77777777" w:rsidR="006213CB" w:rsidRPr="00D41BB4" w:rsidRDefault="006213CB" w:rsidP="006213CB">
      <w:pPr>
        <w:spacing w:before="150"/>
        <w:rPr>
          <w:rFonts w:ascii="Arial" w:hAnsi="Arial"/>
          <w:color w:val="333333"/>
          <w:sz w:val="21"/>
          <w:lang w:val="en-US"/>
        </w:rPr>
      </w:pPr>
      <w:r w:rsidRPr="00D41BB4">
        <w:rPr>
          <w:rFonts w:ascii="Arial" w:hAnsi="Arial"/>
          <w:color w:val="333333"/>
          <w:sz w:val="21"/>
          <w:lang w:val="en-US"/>
        </w:rPr>
        <w:t> </w:t>
      </w:r>
    </w:p>
    <w:p w14:paraId="4E891CD4" w14:textId="77777777" w:rsidR="006213CB" w:rsidRPr="00D41BB4" w:rsidRDefault="006213CB" w:rsidP="0034036A">
      <w:pPr>
        <w:pStyle w:val="Overskrift3"/>
        <w:rPr>
          <w:lang w:val="en-US"/>
        </w:rPr>
      </w:pPr>
      <w:bookmarkStart w:id="286" w:name="_Toc483323290"/>
      <w:bookmarkStart w:id="287" w:name="_Toc499127725"/>
      <w:r w:rsidRPr="00D41BB4">
        <w:rPr>
          <w:rStyle w:val="Sterk"/>
          <w:b/>
          <w:lang w:val="en-US"/>
        </w:rPr>
        <w:t>Description</w:t>
      </w:r>
      <w:r w:rsidR="0034036A" w:rsidRPr="00D41BB4">
        <w:rPr>
          <w:rStyle w:val="Sterk"/>
          <w:b/>
          <w:lang w:val="en-US"/>
        </w:rPr>
        <w:t xml:space="preserve"> – Transaction Summary</w:t>
      </w:r>
      <w:bookmarkEnd w:id="286"/>
      <w:bookmarkEnd w:id="287"/>
    </w:p>
    <w:tbl>
      <w:tblPr>
        <w:tblStyle w:val="Lysskyggelegginguthevingsfarge1"/>
        <w:tblW w:w="0" w:type="auto"/>
        <w:tblLook w:val="04A0" w:firstRow="1" w:lastRow="0" w:firstColumn="1" w:lastColumn="0" w:noHBand="0" w:noVBand="1"/>
      </w:tblPr>
      <w:tblGrid>
        <w:gridCol w:w="104"/>
        <w:gridCol w:w="2928"/>
        <w:gridCol w:w="881"/>
        <w:gridCol w:w="1072"/>
        <w:gridCol w:w="4088"/>
      </w:tblGrid>
      <w:tr w:rsidR="00D625F4" w:rsidRPr="00D625F4" w14:paraId="4E891CD9" w14:textId="77777777" w:rsidTr="00D6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gridSpan w:val="2"/>
            <w:hideMark/>
          </w:tcPr>
          <w:p w14:paraId="4E891CD5" w14:textId="77777777" w:rsidR="006213CB" w:rsidRPr="00D41BB4" w:rsidRDefault="006213CB" w:rsidP="0034036A">
            <w:pPr>
              <w:rPr>
                <w:color w:val="000000" w:themeColor="text1"/>
                <w:sz w:val="18"/>
                <w:lang w:val="en-US"/>
              </w:rPr>
            </w:pPr>
            <w:r w:rsidRPr="00D41BB4">
              <w:rPr>
                <w:color w:val="000000" w:themeColor="text1"/>
                <w:sz w:val="18"/>
                <w:lang w:val="en-US"/>
              </w:rPr>
              <w:t>Id</w:t>
            </w:r>
          </w:p>
        </w:tc>
        <w:tc>
          <w:tcPr>
            <w:tcW w:w="0" w:type="auto"/>
            <w:hideMark/>
          </w:tcPr>
          <w:p w14:paraId="4E891CD6" w14:textId="77777777" w:rsidR="006213CB" w:rsidRPr="00D41BB4" w:rsidRDefault="006213CB" w:rsidP="0034036A">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Type</w:t>
            </w:r>
          </w:p>
        </w:tc>
        <w:tc>
          <w:tcPr>
            <w:tcW w:w="0" w:type="auto"/>
            <w:hideMark/>
          </w:tcPr>
          <w:p w14:paraId="4E891CD7" w14:textId="77777777" w:rsidR="006213CB" w:rsidRPr="00D41BB4" w:rsidRDefault="006213CB" w:rsidP="0034036A">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Optional</w:t>
            </w:r>
          </w:p>
        </w:tc>
        <w:tc>
          <w:tcPr>
            <w:tcW w:w="4184" w:type="dxa"/>
            <w:hideMark/>
          </w:tcPr>
          <w:p w14:paraId="4E891CD8" w14:textId="77777777" w:rsidR="006213CB" w:rsidRPr="00D41BB4" w:rsidRDefault="006213CB" w:rsidP="0034036A">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Description</w:t>
            </w:r>
          </w:p>
        </w:tc>
      </w:tr>
      <w:tr w:rsidR="00D625F4" w:rsidRPr="00590B22" w14:paraId="4E891CDE" w14:textId="77777777" w:rsidTr="00D625F4">
        <w:trPr>
          <w:gridBefore w:val="1"/>
          <w:cnfStyle w:val="000000100000" w:firstRow="0" w:lastRow="0" w:firstColumn="0" w:lastColumn="0" w:oddVBand="0" w:evenVBand="0" w:oddHBand="1" w:evenHBand="0" w:firstRowFirstColumn="0" w:firstRowLastColumn="0" w:lastRowFirstColumn="0" w:lastRowLastColumn="0"/>
          <w:wBefore w:w="108" w:type="dxa"/>
        </w:trPr>
        <w:tc>
          <w:tcPr>
            <w:cnfStyle w:val="001000000000" w:firstRow="0" w:lastRow="0" w:firstColumn="1" w:lastColumn="0" w:oddVBand="0" w:evenVBand="0" w:oddHBand="0" w:evenHBand="0" w:firstRowFirstColumn="0" w:firstRowLastColumn="0" w:lastRowFirstColumn="0" w:lastRowLastColumn="0"/>
            <w:tcW w:w="2935" w:type="dxa"/>
            <w:hideMark/>
          </w:tcPr>
          <w:p w14:paraId="4E891CDA" w14:textId="77777777" w:rsidR="006213CB" w:rsidRPr="00D41BB4" w:rsidRDefault="006213CB" w:rsidP="0034036A">
            <w:pPr>
              <w:rPr>
                <w:b w:val="0"/>
                <w:color w:val="000000" w:themeColor="text1"/>
                <w:sz w:val="18"/>
                <w:lang w:val="en-US"/>
              </w:rPr>
            </w:pPr>
            <w:proofErr w:type="spellStart"/>
            <w:r w:rsidRPr="00D41BB4">
              <w:rPr>
                <w:b w:val="0"/>
                <w:color w:val="000000" w:themeColor="text1"/>
                <w:sz w:val="18"/>
                <w:lang w:val="en-US"/>
              </w:rPr>
              <w:t>orderId</w:t>
            </w:r>
            <w:proofErr w:type="spellEnd"/>
          </w:p>
        </w:tc>
        <w:tc>
          <w:tcPr>
            <w:tcW w:w="0" w:type="auto"/>
            <w:hideMark/>
          </w:tcPr>
          <w:p w14:paraId="4E891CDB" w14:textId="77777777" w:rsidR="006213CB" w:rsidRPr="00D41BB4" w:rsidRDefault="006213CB" w:rsidP="0034036A">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4E891CDC" w14:textId="77777777" w:rsidR="006213CB" w:rsidRPr="00D41BB4" w:rsidRDefault="006213CB" w:rsidP="0034036A">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84" w:type="dxa"/>
            <w:hideMark/>
          </w:tcPr>
          <w:p w14:paraId="4E891CDD" w14:textId="3BEFA028" w:rsidR="006213CB" w:rsidRPr="00D625F4" w:rsidRDefault="00E71F37" w:rsidP="00ED72C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Id which uniquely iden</w:t>
            </w:r>
            <w:r w:rsidR="00ED72C6">
              <w:rPr>
                <w:color w:val="000000" w:themeColor="text1"/>
                <w:sz w:val="18"/>
                <w:szCs w:val="18"/>
                <w:lang w:val="en-US"/>
              </w:rPr>
              <w:t>tifies a payment</w:t>
            </w:r>
            <w:r>
              <w:rPr>
                <w:color w:val="000000" w:themeColor="text1"/>
                <w:sz w:val="18"/>
                <w:szCs w:val="18"/>
                <w:lang w:val="en-US"/>
              </w:rPr>
              <w:t>. Maximum length is 30 alphanumeric characters</w:t>
            </w:r>
          </w:p>
        </w:tc>
      </w:tr>
      <w:tr w:rsidR="00D625F4" w:rsidRPr="00D625F4" w14:paraId="4E891CE3" w14:textId="77777777" w:rsidTr="00D625F4">
        <w:trPr>
          <w:gridBefore w:val="1"/>
          <w:wBefore w:w="108" w:type="dxa"/>
        </w:trPr>
        <w:tc>
          <w:tcPr>
            <w:cnfStyle w:val="001000000000" w:firstRow="0" w:lastRow="0" w:firstColumn="1" w:lastColumn="0" w:oddVBand="0" w:evenVBand="0" w:oddHBand="0" w:evenHBand="0" w:firstRowFirstColumn="0" w:firstRowLastColumn="0" w:lastRowFirstColumn="0" w:lastRowLastColumn="0"/>
            <w:tcW w:w="2935" w:type="dxa"/>
            <w:hideMark/>
          </w:tcPr>
          <w:p w14:paraId="4E891CDF" w14:textId="77777777" w:rsidR="006213CB" w:rsidRPr="00D41BB4" w:rsidRDefault="006213CB" w:rsidP="0034036A">
            <w:pPr>
              <w:rPr>
                <w:b w:val="0"/>
                <w:color w:val="000000" w:themeColor="text1"/>
                <w:sz w:val="18"/>
                <w:lang w:val="en-US"/>
              </w:rPr>
            </w:pPr>
            <w:proofErr w:type="spellStart"/>
            <w:r w:rsidRPr="00D41BB4">
              <w:rPr>
                <w:b w:val="0"/>
                <w:color w:val="000000" w:themeColor="text1"/>
                <w:sz w:val="18"/>
                <w:lang w:val="en-US"/>
              </w:rPr>
              <w:t>capturedAmount</w:t>
            </w:r>
            <w:proofErr w:type="spellEnd"/>
          </w:p>
        </w:tc>
        <w:tc>
          <w:tcPr>
            <w:tcW w:w="0" w:type="auto"/>
            <w:hideMark/>
          </w:tcPr>
          <w:p w14:paraId="4E891CE0" w14:textId="77777777" w:rsidR="006213CB" w:rsidRPr="00D41BB4" w:rsidRDefault="006213CB" w:rsidP="0034036A">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Integer</w:t>
            </w:r>
          </w:p>
        </w:tc>
        <w:tc>
          <w:tcPr>
            <w:tcW w:w="0" w:type="auto"/>
            <w:hideMark/>
          </w:tcPr>
          <w:p w14:paraId="4E891CE1" w14:textId="77777777" w:rsidR="006213CB" w:rsidRPr="00D41BB4" w:rsidRDefault="006213CB" w:rsidP="0034036A">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84" w:type="dxa"/>
            <w:hideMark/>
          </w:tcPr>
          <w:p w14:paraId="4E891CE2" w14:textId="77777777" w:rsidR="006213CB" w:rsidRPr="00D41BB4" w:rsidRDefault="006213CB" w:rsidP="0034036A">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Total amount captured</w:t>
            </w:r>
          </w:p>
        </w:tc>
      </w:tr>
      <w:tr w:rsidR="00D625F4" w:rsidRPr="00590B22" w14:paraId="4E891CE8" w14:textId="77777777" w:rsidTr="00D625F4">
        <w:trPr>
          <w:gridBefore w:val="1"/>
          <w:cnfStyle w:val="000000100000" w:firstRow="0" w:lastRow="0" w:firstColumn="0" w:lastColumn="0" w:oddVBand="0" w:evenVBand="0" w:oddHBand="1" w:evenHBand="0" w:firstRowFirstColumn="0" w:firstRowLastColumn="0" w:lastRowFirstColumn="0" w:lastRowLastColumn="0"/>
          <w:wBefore w:w="108" w:type="dxa"/>
        </w:trPr>
        <w:tc>
          <w:tcPr>
            <w:cnfStyle w:val="001000000000" w:firstRow="0" w:lastRow="0" w:firstColumn="1" w:lastColumn="0" w:oddVBand="0" w:evenVBand="0" w:oddHBand="0" w:evenHBand="0" w:firstRowFirstColumn="0" w:firstRowLastColumn="0" w:lastRowFirstColumn="0" w:lastRowLastColumn="0"/>
            <w:tcW w:w="2935" w:type="dxa"/>
            <w:hideMark/>
          </w:tcPr>
          <w:p w14:paraId="4E891CE4" w14:textId="1D81CC7F" w:rsidR="006213CB" w:rsidRPr="00D41BB4" w:rsidRDefault="006213CB" w:rsidP="0034036A">
            <w:pPr>
              <w:rPr>
                <w:b w:val="0"/>
                <w:color w:val="000000" w:themeColor="text1"/>
                <w:sz w:val="18"/>
                <w:lang w:val="en-US"/>
              </w:rPr>
            </w:pPr>
            <w:proofErr w:type="spellStart"/>
            <w:r w:rsidRPr="00D41BB4">
              <w:rPr>
                <w:b w:val="0"/>
                <w:color w:val="000000" w:themeColor="text1"/>
                <w:sz w:val="18"/>
                <w:lang w:val="en-US"/>
              </w:rPr>
              <w:t>remainingAmou</w:t>
            </w:r>
            <w:r w:rsidR="00B300B5">
              <w:rPr>
                <w:b w:val="0"/>
                <w:color w:val="000000" w:themeColor="text1"/>
                <w:sz w:val="18"/>
                <w:lang w:val="en-US"/>
              </w:rPr>
              <w:t>n</w:t>
            </w:r>
            <w:r w:rsidRPr="00D41BB4">
              <w:rPr>
                <w:b w:val="0"/>
                <w:color w:val="000000" w:themeColor="text1"/>
                <w:sz w:val="18"/>
                <w:lang w:val="en-US"/>
              </w:rPr>
              <w:t>tTocapture</w:t>
            </w:r>
            <w:proofErr w:type="spellEnd"/>
          </w:p>
        </w:tc>
        <w:tc>
          <w:tcPr>
            <w:tcW w:w="0" w:type="auto"/>
            <w:hideMark/>
          </w:tcPr>
          <w:p w14:paraId="4E891CE5" w14:textId="77777777" w:rsidR="006213CB" w:rsidRPr="00D41BB4" w:rsidRDefault="006213CB" w:rsidP="0034036A">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Integer</w:t>
            </w:r>
          </w:p>
        </w:tc>
        <w:tc>
          <w:tcPr>
            <w:tcW w:w="0" w:type="auto"/>
            <w:hideMark/>
          </w:tcPr>
          <w:p w14:paraId="4E891CE6" w14:textId="77777777" w:rsidR="006213CB" w:rsidRPr="00D41BB4" w:rsidRDefault="006213CB" w:rsidP="0034036A">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84" w:type="dxa"/>
            <w:hideMark/>
          </w:tcPr>
          <w:p w14:paraId="4E891CE7" w14:textId="77777777" w:rsidR="006213CB" w:rsidRPr="00D625F4" w:rsidRDefault="006213CB" w:rsidP="0034036A">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Total remaining amount to capture</w:t>
            </w:r>
          </w:p>
        </w:tc>
      </w:tr>
      <w:tr w:rsidR="00D625F4" w:rsidRPr="00590B22" w14:paraId="4E891CED" w14:textId="77777777" w:rsidTr="00D625F4">
        <w:trPr>
          <w:gridBefore w:val="1"/>
          <w:wBefore w:w="108" w:type="dxa"/>
        </w:trPr>
        <w:tc>
          <w:tcPr>
            <w:cnfStyle w:val="001000000000" w:firstRow="0" w:lastRow="0" w:firstColumn="1" w:lastColumn="0" w:oddVBand="0" w:evenVBand="0" w:oddHBand="0" w:evenHBand="0" w:firstRowFirstColumn="0" w:firstRowLastColumn="0" w:lastRowFirstColumn="0" w:lastRowLastColumn="0"/>
            <w:tcW w:w="2935" w:type="dxa"/>
            <w:hideMark/>
          </w:tcPr>
          <w:p w14:paraId="4E891CE9" w14:textId="77777777" w:rsidR="006213CB" w:rsidRPr="00D41BB4" w:rsidRDefault="006213CB" w:rsidP="0034036A">
            <w:pPr>
              <w:rPr>
                <w:b w:val="0"/>
                <w:color w:val="000000" w:themeColor="text1"/>
                <w:sz w:val="18"/>
                <w:lang w:val="en-US"/>
              </w:rPr>
            </w:pPr>
            <w:proofErr w:type="spellStart"/>
            <w:r w:rsidRPr="00D41BB4">
              <w:rPr>
                <w:b w:val="0"/>
                <w:color w:val="000000" w:themeColor="text1"/>
                <w:sz w:val="18"/>
                <w:lang w:val="en-US"/>
              </w:rPr>
              <w:t>refundedAmount</w:t>
            </w:r>
            <w:proofErr w:type="spellEnd"/>
          </w:p>
        </w:tc>
        <w:tc>
          <w:tcPr>
            <w:tcW w:w="0" w:type="auto"/>
            <w:hideMark/>
          </w:tcPr>
          <w:p w14:paraId="4E891CEA" w14:textId="77777777" w:rsidR="006213CB" w:rsidRPr="00D41BB4" w:rsidRDefault="006213CB" w:rsidP="0034036A">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Integer</w:t>
            </w:r>
          </w:p>
        </w:tc>
        <w:tc>
          <w:tcPr>
            <w:tcW w:w="0" w:type="auto"/>
            <w:hideMark/>
          </w:tcPr>
          <w:p w14:paraId="4E891CEB" w14:textId="77777777" w:rsidR="006213CB" w:rsidRPr="00D41BB4" w:rsidRDefault="006213CB" w:rsidP="0034036A">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84" w:type="dxa"/>
            <w:hideMark/>
          </w:tcPr>
          <w:p w14:paraId="4E891CEC" w14:textId="77777777" w:rsidR="006213CB" w:rsidRPr="00D625F4" w:rsidRDefault="006213CB" w:rsidP="0034036A">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Total refunded amount of the order</w:t>
            </w:r>
          </w:p>
        </w:tc>
      </w:tr>
      <w:tr w:rsidR="00D625F4" w:rsidRPr="00590B22" w14:paraId="4E891CF2" w14:textId="77777777" w:rsidTr="00D625F4">
        <w:trPr>
          <w:gridBefore w:val="1"/>
          <w:cnfStyle w:val="000000100000" w:firstRow="0" w:lastRow="0" w:firstColumn="0" w:lastColumn="0" w:oddVBand="0" w:evenVBand="0" w:oddHBand="1" w:evenHBand="0" w:firstRowFirstColumn="0" w:firstRowLastColumn="0" w:lastRowFirstColumn="0" w:lastRowLastColumn="0"/>
          <w:wBefore w:w="108" w:type="dxa"/>
        </w:trPr>
        <w:tc>
          <w:tcPr>
            <w:cnfStyle w:val="001000000000" w:firstRow="0" w:lastRow="0" w:firstColumn="1" w:lastColumn="0" w:oddVBand="0" w:evenVBand="0" w:oddHBand="0" w:evenHBand="0" w:firstRowFirstColumn="0" w:firstRowLastColumn="0" w:lastRowFirstColumn="0" w:lastRowLastColumn="0"/>
            <w:tcW w:w="2935" w:type="dxa"/>
            <w:hideMark/>
          </w:tcPr>
          <w:p w14:paraId="4E891CEE" w14:textId="77777777" w:rsidR="006213CB" w:rsidRPr="00D41BB4" w:rsidRDefault="006213CB" w:rsidP="0034036A">
            <w:pPr>
              <w:rPr>
                <w:b w:val="0"/>
                <w:color w:val="000000" w:themeColor="text1"/>
                <w:sz w:val="18"/>
                <w:lang w:val="en-US"/>
              </w:rPr>
            </w:pPr>
            <w:proofErr w:type="spellStart"/>
            <w:r w:rsidRPr="00D41BB4">
              <w:rPr>
                <w:b w:val="0"/>
                <w:color w:val="000000" w:themeColor="text1"/>
                <w:sz w:val="18"/>
                <w:lang w:val="en-US"/>
              </w:rPr>
              <w:t>remainingAmountToRefund</w:t>
            </w:r>
            <w:proofErr w:type="spellEnd"/>
          </w:p>
        </w:tc>
        <w:tc>
          <w:tcPr>
            <w:tcW w:w="0" w:type="auto"/>
            <w:hideMark/>
          </w:tcPr>
          <w:p w14:paraId="4E891CEF" w14:textId="77777777" w:rsidR="006213CB" w:rsidRPr="00D41BB4" w:rsidRDefault="006213CB" w:rsidP="0034036A">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Integer</w:t>
            </w:r>
          </w:p>
        </w:tc>
        <w:tc>
          <w:tcPr>
            <w:tcW w:w="0" w:type="auto"/>
            <w:hideMark/>
          </w:tcPr>
          <w:p w14:paraId="4E891CF0" w14:textId="77777777" w:rsidR="006213CB" w:rsidRPr="00D41BB4" w:rsidRDefault="006213CB" w:rsidP="0034036A">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84" w:type="dxa"/>
            <w:hideMark/>
          </w:tcPr>
          <w:p w14:paraId="4E891CF1" w14:textId="77777777" w:rsidR="006213CB" w:rsidRPr="00D625F4" w:rsidRDefault="006213CB" w:rsidP="0034036A">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Total remaining amount to refund</w:t>
            </w:r>
          </w:p>
        </w:tc>
      </w:tr>
    </w:tbl>
    <w:p w14:paraId="749BE62B" w14:textId="2CE95E7C" w:rsidR="00BB1FBE" w:rsidRDefault="00BB1FBE" w:rsidP="0034036A">
      <w:pPr>
        <w:pStyle w:val="Overskrift3"/>
        <w:rPr>
          <w:rStyle w:val="Sterk"/>
          <w:b/>
          <w:lang w:val="en-US"/>
        </w:rPr>
      </w:pPr>
      <w:bookmarkStart w:id="288" w:name="_Toc499127726"/>
      <w:bookmarkStart w:id="289" w:name="_Toc483323291"/>
      <w:r>
        <w:rPr>
          <w:rStyle w:val="Sterk"/>
          <w:b/>
          <w:lang w:val="en-US"/>
        </w:rPr>
        <w:t>Description – Transaction Log History</w:t>
      </w:r>
      <w:bookmarkEnd w:id="288"/>
    </w:p>
    <w:tbl>
      <w:tblPr>
        <w:tblStyle w:val="Lysskyggelegginguthevingsfarge1"/>
        <w:tblW w:w="0" w:type="auto"/>
        <w:tblInd w:w="108" w:type="dxa"/>
        <w:tblLook w:val="04A0" w:firstRow="1" w:lastRow="0" w:firstColumn="1" w:lastColumn="0" w:noHBand="0" w:noVBand="1"/>
      </w:tblPr>
      <w:tblGrid>
        <w:gridCol w:w="1988"/>
        <w:gridCol w:w="944"/>
        <w:gridCol w:w="1072"/>
        <w:gridCol w:w="4961"/>
      </w:tblGrid>
      <w:tr w:rsidR="00BB1FBE" w:rsidRPr="00D625F4" w14:paraId="619A1355" w14:textId="77777777" w:rsidTr="007F7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hideMark/>
          </w:tcPr>
          <w:p w14:paraId="58F5A3F4" w14:textId="77777777" w:rsidR="00BB1FBE" w:rsidRPr="00D41BB4" w:rsidRDefault="00BB1FBE" w:rsidP="007F70B5">
            <w:pPr>
              <w:rPr>
                <w:color w:val="000000" w:themeColor="text1"/>
                <w:sz w:val="18"/>
                <w:lang w:val="en-US"/>
              </w:rPr>
            </w:pPr>
            <w:r w:rsidRPr="00D41BB4">
              <w:rPr>
                <w:color w:val="000000" w:themeColor="text1"/>
                <w:sz w:val="18"/>
                <w:lang w:val="en-US"/>
              </w:rPr>
              <w:t>Id</w:t>
            </w:r>
          </w:p>
        </w:tc>
        <w:tc>
          <w:tcPr>
            <w:tcW w:w="0" w:type="auto"/>
            <w:hideMark/>
          </w:tcPr>
          <w:p w14:paraId="629FAA78" w14:textId="77777777" w:rsidR="00BB1FBE" w:rsidRPr="00D41BB4" w:rsidRDefault="00BB1FBE" w:rsidP="007F70B5">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Type</w:t>
            </w:r>
          </w:p>
        </w:tc>
        <w:tc>
          <w:tcPr>
            <w:tcW w:w="0" w:type="auto"/>
            <w:hideMark/>
          </w:tcPr>
          <w:p w14:paraId="225BADD7" w14:textId="77777777" w:rsidR="00BB1FBE" w:rsidRPr="00D41BB4" w:rsidRDefault="00BB1FBE" w:rsidP="007F70B5">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Optional</w:t>
            </w:r>
          </w:p>
        </w:tc>
        <w:tc>
          <w:tcPr>
            <w:tcW w:w="5063" w:type="dxa"/>
            <w:hideMark/>
          </w:tcPr>
          <w:p w14:paraId="3228C854" w14:textId="77777777" w:rsidR="00BB1FBE" w:rsidRPr="00D41BB4" w:rsidRDefault="00BB1FBE" w:rsidP="007F70B5">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Description</w:t>
            </w:r>
          </w:p>
        </w:tc>
      </w:tr>
      <w:tr w:rsidR="00BB1FBE" w:rsidRPr="00590B22" w14:paraId="758AA64C" w14:textId="77777777" w:rsidTr="007F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hideMark/>
          </w:tcPr>
          <w:p w14:paraId="6EE49565" w14:textId="77777777" w:rsidR="00BB1FBE" w:rsidRPr="00D41BB4" w:rsidRDefault="00BB1FBE" w:rsidP="007F70B5">
            <w:pPr>
              <w:rPr>
                <w:b w:val="0"/>
                <w:color w:val="000000" w:themeColor="text1"/>
                <w:sz w:val="18"/>
                <w:lang w:val="en-US"/>
              </w:rPr>
            </w:pPr>
            <w:proofErr w:type="spellStart"/>
            <w:r w:rsidRPr="00D41BB4">
              <w:rPr>
                <w:b w:val="0"/>
                <w:color w:val="000000" w:themeColor="text1"/>
                <w:sz w:val="18"/>
                <w:lang w:val="en-US"/>
              </w:rPr>
              <w:t>timeStamp</w:t>
            </w:r>
            <w:proofErr w:type="spellEnd"/>
          </w:p>
        </w:tc>
        <w:tc>
          <w:tcPr>
            <w:tcW w:w="0" w:type="auto"/>
            <w:hideMark/>
          </w:tcPr>
          <w:p w14:paraId="524424A6" w14:textId="77777777" w:rsidR="00BB1FBE" w:rsidRPr="00D41BB4" w:rsidRDefault="00BB1FBE" w:rsidP="007F70B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 String</w:t>
            </w:r>
          </w:p>
        </w:tc>
        <w:tc>
          <w:tcPr>
            <w:tcW w:w="0" w:type="auto"/>
            <w:hideMark/>
          </w:tcPr>
          <w:p w14:paraId="1B3ECFF2" w14:textId="77777777" w:rsidR="00BB1FBE" w:rsidRPr="00D41BB4" w:rsidRDefault="00BB1FBE" w:rsidP="007F70B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 No</w:t>
            </w:r>
          </w:p>
        </w:tc>
        <w:tc>
          <w:tcPr>
            <w:tcW w:w="5063" w:type="dxa"/>
            <w:hideMark/>
          </w:tcPr>
          <w:p w14:paraId="53BC3002" w14:textId="77777777" w:rsidR="00BB1FBE" w:rsidRPr="00D625F4" w:rsidRDefault="00BB1FBE" w:rsidP="007F70B5">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 xml:space="preserve"> Timestamp in ISO-8601 representing when </w:t>
            </w:r>
            <w:proofErr w:type="spellStart"/>
            <w:r w:rsidRPr="00D625F4">
              <w:rPr>
                <w:color w:val="000000" w:themeColor="text1"/>
                <w:sz w:val="18"/>
                <w:szCs w:val="18"/>
                <w:lang w:val="en-US"/>
              </w:rPr>
              <w:t>vipps</w:t>
            </w:r>
            <w:proofErr w:type="spellEnd"/>
            <w:r w:rsidRPr="00D625F4">
              <w:rPr>
                <w:color w:val="000000" w:themeColor="text1"/>
                <w:sz w:val="18"/>
                <w:szCs w:val="18"/>
                <w:lang w:val="en-US"/>
              </w:rPr>
              <w:t xml:space="preserve"> did the requested operation</w:t>
            </w:r>
          </w:p>
        </w:tc>
      </w:tr>
      <w:tr w:rsidR="00BB1FBE" w:rsidRPr="00D625F4" w14:paraId="00ACB79A" w14:textId="77777777" w:rsidTr="007F70B5">
        <w:tc>
          <w:tcPr>
            <w:cnfStyle w:val="001000000000" w:firstRow="0" w:lastRow="0" w:firstColumn="1" w:lastColumn="0" w:oddVBand="0" w:evenVBand="0" w:oddHBand="0" w:evenHBand="0" w:firstRowFirstColumn="0" w:firstRowLastColumn="0" w:lastRowFirstColumn="0" w:lastRowLastColumn="0"/>
            <w:tcW w:w="1993" w:type="dxa"/>
            <w:hideMark/>
          </w:tcPr>
          <w:p w14:paraId="631AAF30" w14:textId="77777777" w:rsidR="00BB1FBE" w:rsidRPr="00D41BB4" w:rsidRDefault="00BB1FBE" w:rsidP="007F70B5">
            <w:pPr>
              <w:rPr>
                <w:b w:val="0"/>
                <w:color w:val="000000" w:themeColor="text1"/>
                <w:sz w:val="18"/>
                <w:lang w:val="en-US"/>
              </w:rPr>
            </w:pPr>
            <w:r w:rsidRPr="00D41BB4">
              <w:rPr>
                <w:b w:val="0"/>
                <w:color w:val="000000" w:themeColor="text1"/>
                <w:sz w:val="18"/>
                <w:lang w:val="en-US"/>
              </w:rPr>
              <w:t>operation</w:t>
            </w:r>
          </w:p>
        </w:tc>
        <w:tc>
          <w:tcPr>
            <w:tcW w:w="0" w:type="auto"/>
            <w:hideMark/>
          </w:tcPr>
          <w:p w14:paraId="11BFAEC4" w14:textId="77777777" w:rsidR="00BB1FBE" w:rsidRPr="00D41BB4" w:rsidRDefault="00BB1FBE" w:rsidP="007F70B5">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 String</w:t>
            </w:r>
          </w:p>
        </w:tc>
        <w:tc>
          <w:tcPr>
            <w:tcW w:w="0" w:type="auto"/>
            <w:hideMark/>
          </w:tcPr>
          <w:p w14:paraId="01A03F04" w14:textId="77777777" w:rsidR="00BB1FBE" w:rsidRPr="00D41BB4" w:rsidRDefault="00BB1FBE" w:rsidP="007F70B5">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 </w:t>
            </w:r>
          </w:p>
        </w:tc>
        <w:tc>
          <w:tcPr>
            <w:tcW w:w="5063" w:type="dxa"/>
            <w:hideMark/>
          </w:tcPr>
          <w:p w14:paraId="7B9E3D90" w14:textId="77777777" w:rsidR="00BB1FBE" w:rsidRPr="00D41BB4" w:rsidRDefault="00BB1FBE" w:rsidP="007F70B5">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 Log for the operation</w:t>
            </w:r>
          </w:p>
        </w:tc>
      </w:tr>
      <w:tr w:rsidR="00E16704" w:rsidRPr="00590B22" w14:paraId="0764DDFB" w14:textId="77777777" w:rsidTr="007F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56D17848" w14:textId="43A49E15" w:rsidR="00E16704" w:rsidRPr="00606B53" w:rsidRDefault="00E16704" w:rsidP="007F70B5">
            <w:pPr>
              <w:rPr>
                <w:b w:val="0"/>
                <w:color w:val="000000" w:themeColor="text1"/>
                <w:sz w:val="18"/>
                <w:lang w:val="en-US"/>
              </w:rPr>
            </w:pPr>
            <w:proofErr w:type="spellStart"/>
            <w:r w:rsidRPr="00606B53">
              <w:rPr>
                <w:b w:val="0"/>
                <w:color w:val="000000" w:themeColor="text1"/>
                <w:sz w:val="18"/>
                <w:lang w:val="en-US"/>
              </w:rPr>
              <w:t>operationSuccess</w:t>
            </w:r>
            <w:proofErr w:type="spellEnd"/>
          </w:p>
        </w:tc>
        <w:tc>
          <w:tcPr>
            <w:tcW w:w="0" w:type="auto"/>
          </w:tcPr>
          <w:p w14:paraId="3D004151" w14:textId="1D515270" w:rsidR="00E16704" w:rsidRPr="00606B53" w:rsidRDefault="00E16704" w:rsidP="007F70B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606B53">
              <w:rPr>
                <w:color w:val="000000" w:themeColor="text1"/>
                <w:sz w:val="18"/>
                <w:lang w:val="en-US"/>
              </w:rPr>
              <w:t>Boolean</w:t>
            </w:r>
          </w:p>
        </w:tc>
        <w:tc>
          <w:tcPr>
            <w:tcW w:w="0" w:type="auto"/>
          </w:tcPr>
          <w:p w14:paraId="4DD68E20" w14:textId="53D45F1D" w:rsidR="00E16704" w:rsidRPr="00606B53" w:rsidRDefault="00E16704" w:rsidP="007F70B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606B53">
              <w:rPr>
                <w:color w:val="000000" w:themeColor="text1"/>
                <w:sz w:val="18"/>
                <w:lang w:val="en-US"/>
              </w:rPr>
              <w:t>No</w:t>
            </w:r>
          </w:p>
        </w:tc>
        <w:tc>
          <w:tcPr>
            <w:tcW w:w="5063" w:type="dxa"/>
          </w:tcPr>
          <w:p w14:paraId="3B174954" w14:textId="7A51A874" w:rsidR="00E16704" w:rsidRPr="00606B53" w:rsidRDefault="00E16704" w:rsidP="007F70B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606B53">
              <w:rPr>
                <w:color w:val="000000" w:themeColor="text1"/>
                <w:sz w:val="18"/>
                <w:lang w:val="en-US"/>
              </w:rPr>
              <w:t>Success or failure for the given operation</w:t>
            </w:r>
          </w:p>
        </w:tc>
      </w:tr>
      <w:tr w:rsidR="00BB1FBE" w:rsidRPr="00590B22" w14:paraId="27BAF497" w14:textId="77777777" w:rsidTr="007F70B5">
        <w:tc>
          <w:tcPr>
            <w:cnfStyle w:val="001000000000" w:firstRow="0" w:lastRow="0" w:firstColumn="1" w:lastColumn="0" w:oddVBand="0" w:evenVBand="0" w:oddHBand="0" w:evenHBand="0" w:firstRowFirstColumn="0" w:firstRowLastColumn="0" w:lastRowFirstColumn="0" w:lastRowLastColumn="0"/>
            <w:tcW w:w="1993" w:type="dxa"/>
            <w:hideMark/>
          </w:tcPr>
          <w:p w14:paraId="7D0C3861" w14:textId="77777777" w:rsidR="00BB1FBE" w:rsidRPr="00D41BB4" w:rsidRDefault="00BB1FBE" w:rsidP="007F70B5">
            <w:pPr>
              <w:rPr>
                <w:b w:val="0"/>
                <w:color w:val="000000" w:themeColor="text1"/>
                <w:sz w:val="18"/>
                <w:lang w:val="en-US"/>
              </w:rPr>
            </w:pPr>
            <w:r w:rsidRPr="00D41BB4">
              <w:rPr>
                <w:b w:val="0"/>
                <w:color w:val="000000" w:themeColor="text1"/>
                <w:sz w:val="18"/>
                <w:lang w:val="en-US"/>
              </w:rPr>
              <w:t>amount</w:t>
            </w:r>
          </w:p>
        </w:tc>
        <w:tc>
          <w:tcPr>
            <w:tcW w:w="0" w:type="auto"/>
            <w:hideMark/>
          </w:tcPr>
          <w:p w14:paraId="58DBCC3C" w14:textId="77777777" w:rsidR="00BB1FBE" w:rsidRPr="00D41BB4" w:rsidRDefault="00BB1FBE" w:rsidP="007F70B5">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 Integer</w:t>
            </w:r>
          </w:p>
        </w:tc>
        <w:tc>
          <w:tcPr>
            <w:tcW w:w="0" w:type="auto"/>
            <w:hideMark/>
          </w:tcPr>
          <w:p w14:paraId="03370DDD" w14:textId="77777777" w:rsidR="00BB1FBE" w:rsidRPr="00D41BB4" w:rsidRDefault="00BB1FBE" w:rsidP="007F70B5">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5063" w:type="dxa"/>
            <w:hideMark/>
          </w:tcPr>
          <w:p w14:paraId="721B989F" w14:textId="77777777" w:rsidR="00BB1FBE" w:rsidRPr="00D625F4" w:rsidRDefault="00BB1FBE" w:rsidP="007F70B5">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A</w:t>
            </w:r>
            <w:r w:rsidRPr="00D625F4">
              <w:rPr>
                <w:color w:val="000000" w:themeColor="text1"/>
                <w:sz w:val="18"/>
                <w:szCs w:val="18"/>
                <w:lang w:val="en-US"/>
              </w:rPr>
              <w:t>mount performed on the given operation</w:t>
            </w:r>
          </w:p>
        </w:tc>
      </w:tr>
      <w:tr w:rsidR="00BB1FBE" w:rsidRPr="00590B22" w14:paraId="11750805" w14:textId="77777777" w:rsidTr="007F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hideMark/>
          </w:tcPr>
          <w:p w14:paraId="4A4613C1" w14:textId="77777777" w:rsidR="00BB1FBE" w:rsidRPr="00D41BB4" w:rsidRDefault="00BB1FBE" w:rsidP="007F70B5">
            <w:pPr>
              <w:rPr>
                <w:b w:val="0"/>
                <w:color w:val="000000" w:themeColor="text1"/>
                <w:sz w:val="18"/>
                <w:lang w:val="en-US"/>
              </w:rPr>
            </w:pPr>
            <w:proofErr w:type="spellStart"/>
            <w:r w:rsidRPr="00D41BB4">
              <w:rPr>
                <w:b w:val="0"/>
                <w:color w:val="000000" w:themeColor="text1"/>
                <w:sz w:val="18"/>
                <w:lang w:val="en-US"/>
              </w:rPr>
              <w:t>transactionId</w:t>
            </w:r>
            <w:proofErr w:type="spellEnd"/>
          </w:p>
        </w:tc>
        <w:tc>
          <w:tcPr>
            <w:tcW w:w="0" w:type="auto"/>
            <w:hideMark/>
          </w:tcPr>
          <w:p w14:paraId="7D70B737" w14:textId="77777777" w:rsidR="00BB1FBE" w:rsidRPr="00D41BB4" w:rsidRDefault="00BB1FBE" w:rsidP="007F70B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6831AC98" w14:textId="77777777" w:rsidR="00BB1FBE" w:rsidRPr="00D41BB4" w:rsidRDefault="00BB1FBE" w:rsidP="007F70B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5063" w:type="dxa"/>
            <w:hideMark/>
          </w:tcPr>
          <w:p w14:paraId="54B7278C" w14:textId="71519B69" w:rsidR="00BB1FBE" w:rsidRPr="00D625F4" w:rsidRDefault="00BB1FBE" w:rsidP="007F70B5">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Vipps</w:t>
            </w:r>
            <w:r w:rsidRPr="00D625F4">
              <w:rPr>
                <w:color w:val="000000" w:themeColor="text1"/>
                <w:sz w:val="18"/>
                <w:szCs w:val="18"/>
                <w:lang w:val="en-US"/>
              </w:rPr>
              <w:t xml:space="preserve"> </w:t>
            </w:r>
            <w:r w:rsidR="0000623E" w:rsidRPr="00D625F4">
              <w:rPr>
                <w:color w:val="000000" w:themeColor="text1"/>
                <w:sz w:val="18"/>
                <w:szCs w:val="18"/>
                <w:lang w:val="en-US"/>
              </w:rPr>
              <w:t>Transaction</w:t>
            </w:r>
            <w:r w:rsidRPr="00D625F4">
              <w:rPr>
                <w:color w:val="000000" w:themeColor="text1"/>
                <w:sz w:val="18"/>
                <w:szCs w:val="18"/>
                <w:lang w:val="en-US"/>
              </w:rPr>
              <w:t xml:space="preserve"> Id for the operation</w:t>
            </w:r>
          </w:p>
        </w:tc>
      </w:tr>
      <w:tr w:rsidR="00BB1FBE" w:rsidRPr="00590B22" w14:paraId="15752FD7" w14:textId="77777777" w:rsidTr="007F70B5">
        <w:tc>
          <w:tcPr>
            <w:cnfStyle w:val="001000000000" w:firstRow="0" w:lastRow="0" w:firstColumn="1" w:lastColumn="0" w:oddVBand="0" w:evenVBand="0" w:oddHBand="0" w:evenHBand="0" w:firstRowFirstColumn="0" w:firstRowLastColumn="0" w:lastRowFirstColumn="0" w:lastRowLastColumn="0"/>
            <w:tcW w:w="1993" w:type="dxa"/>
            <w:hideMark/>
          </w:tcPr>
          <w:p w14:paraId="51C15958" w14:textId="77777777" w:rsidR="00BB1FBE" w:rsidRPr="00D41BB4" w:rsidRDefault="00BB1FBE" w:rsidP="007F70B5">
            <w:pPr>
              <w:rPr>
                <w:b w:val="0"/>
                <w:color w:val="000000" w:themeColor="text1"/>
                <w:sz w:val="18"/>
                <w:lang w:val="en-US"/>
              </w:rPr>
            </w:pPr>
            <w:proofErr w:type="spellStart"/>
            <w:r w:rsidRPr="00D41BB4">
              <w:rPr>
                <w:b w:val="0"/>
                <w:color w:val="000000" w:themeColor="text1"/>
                <w:sz w:val="18"/>
                <w:lang w:val="en-US"/>
              </w:rPr>
              <w:t>transactionText</w:t>
            </w:r>
            <w:proofErr w:type="spellEnd"/>
          </w:p>
        </w:tc>
        <w:tc>
          <w:tcPr>
            <w:tcW w:w="0" w:type="auto"/>
            <w:hideMark/>
          </w:tcPr>
          <w:p w14:paraId="018D6149" w14:textId="77777777" w:rsidR="00BB1FBE" w:rsidRPr="00D41BB4" w:rsidRDefault="00BB1FBE" w:rsidP="007F70B5">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27D9D89B" w14:textId="77777777" w:rsidR="00BB1FBE" w:rsidRPr="00D41BB4" w:rsidRDefault="00BB1FBE" w:rsidP="007F70B5">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Yes</w:t>
            </w:r>
          </w:p>
        </w:tc>
        <w:tc>
          <w:tcPr>
            <w:tcW w:w="5063" w:type="dxa"/>
            <w:hideMark/>
          </w:tcPr>
          <w:p w14:paraId="6B5776CB" w14:textId="77777777" w:rsidR="00BB1FBE" w:rsidRPr="00D625F4" w:rsidRDefault="00BB1FBE" w:rsidP="007F70B5">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Reference text provided by the merchant during the operation</w:t>
            </w:r>
          </w:p>
        </w:tc>
      </w:tr>
      <w:tr w:rsidR="00BB1FBE" w:rsidRPr="00590B22" w14:paraId="4E250D21" w14:textId="77777777" w:rsidTr="007F7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hideMark/>
          </w:tcPr>
          <w:p w14:paraId="4BB8FE22" w14:textId="77777777" w:rsidR="00BB1FBE" w:rsidRPr="00D41BB4" w:rsidRDefault="00BB1FBE" w:rsidP="007F70B5">
            <w:pPr>
              <w:rPr>
                <w:b w:val="0"/>
                <w:color w:val="000000" w:themeColor="text1"/>
                <w:sz w:val="18"/>
                <w:lang w:val="en-US"/>
              </w:rPr>
            </w:pPr>
            <w:proofErr w:type="spellStart"/>
            <w:r w:rsidRPr="00D41BB4">
              <w:rPr>
                <w:b w:val="0"/>
                <w:color w:val="000000" w:themeColor="text1"/>
                <w:sz w:val="18"/>
                <w:lang w:val="en-US"/>
              </w:rPr>
              <w:t>requestId</w:t>
            </w:r>
            <w:proofErr w:type="spellEnd"/>
          </w:p>
        </w:tc>
        <w:tc>
          <w:tcPr>
            <w:tcW w:w="0" w:type="auto"/>
            <w:hideMark/>
          </w:tcPr>
          <w:p w14:paraId="12FA2C94" w14:textId="77777777" w:rsidR="00BB1FBE" w:rsidRPr="00D41BB4" w:rsidRDefault="00BB1FBE" w:rsidP="007F70B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228CF585" w14:textId="77777777" w:rsidR="00BB1FBE" w:rsidRPr="00D41BB4" w:rsidRDefault="00BB1FBE" w:rsidP="007F70B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Yes</w:t>
            </w:r>
          </w:p>
        </w:tc>
        <w:tc>
          <w:tcPr>
            <w:tcW w:w="5063" w:type="dxa"/>
            <w:hideMark/>
          </w:tcPr>
          <w:p w14:paraId="14B3BB4C" w14:textId="77777777" w:rsidR="00BB1FBE" w:rsidRPr="00D625F4" w:rsidRDefault="00BB1FBE" w:rsidP="007F70B5">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Idempotent request id provided for the operation</w:t>
            </w:r>
          </w:p>
        </w:tc>
      </w:tr>
    </w:tbl>
    <w:p w14:paraId="2A461975" w14:textId="15164894" w:rsidR="00BB1FBE" w:rsidRPr="00BB1FBE" w:rsidRDefault="0034036A" w:rsidP="00BB1FBE">
      <w:pPr>
        <w:pStyle w:val="Overskrift3"/>
        <w:rPr>
          <w:bCs/>
          <w:lang w:val="en-US"/>
        </w:rPr>
      </w:pPr>
      <w:bookmarkStart w:id="290" w:name="_Toc499127727"/>
      <w:r w:rsidRPr="00D41BB4">
        <w:rPr>
          <w:rStyle w:val="Sterk"/>
          <w:b/>
          <w:lang w:val="en-US"/>
        </w:rPr>
        <w:t>Description</w:t>
      </w:r>
      <w:bookmarkEnd w:id="289"/>
      <w:r w:rsidR="00BB1FBE">
        <w:rPr>
          <w:rStyle w:val="Sterk"/>
          <w:b/>
          <w:lang w:val="en-US"/>
        </w:rPr>
        <w:t xml:space="preserve"> – Shipping Details</w:t>
      </w:r>
      <w:bookmarkEnd w:id="290"/>
    </w:p>
    <w:tbl>
      <w:tblPr>
        <w:tblStyle w:val="Lysskyggelegginguthevingsfarge1"/>
        <w:tblW w:w="0" w:type="auto"/>
        <w:tblLook w:val="04A0" w:firstRow="1" w:lastRow="0" w:firstColumn="1" w:lastColumn="0" w:noHBand="0" w:noVBand="1"/>
      </w:tblPr>
      <w:tblGrid>
        <w:gridCol w:w="108"/>
        <w:gridCol w:w="2935"/>
        <w:gridCol w:w="763"/>
        <w:gridCol w:w="1072"/>
        <w:gridCol w:w="4184"/>
      </w:tblGrid>
      <w:tr w:rsidR="00BB1FBE" w:rsidRPr="00D625F4" w14:paraId="512392BA" w14:textId="77777777" w:rsidTr="007F7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gridSpan w:val="2"/>
            <w:hideMark/>
          </w:tcPr>
          <w:p w14:paraId="5E4B6D3A" w14:textId="77777777" w:rsidR="00BB1FBE" w:rsidRPr="00D41BB4" w:rsidRDefault="00BB1FBE" w:rsidP="007F70B5">
            <w:pPr>
              <w:rPr>
                <w:color w:val="000000" w:themeColor="text1"/>
                <w:sz w:val="18"/>
                <w:lang w:val="en-US"/>
              </w:rPr>
            </w:pPr>
            <w:r w:rsidRPr="00D41BB4">
              <w:rPr>
                <w:color w:val="000000" w:themeColor="text1"/>
                <w:sz w:val="18"/>
                <w:lang w:val="en-US"/>
              </w:rPr>
              <w:t>Id</w:t>
            </w:r>
          </w:p>
        </w:tc>
        <w:tc>
          <w:tcPr>
            <w:tcW w:w="0" w:type="auto"/>
            <w:hideMark/>
          </w:tcPr>
          <w:p w14:paraId="0EAA2E1A" w14:textId="77777777" w:rsidR="00BB1FBE" w:rsidRPr="00D41BB4" w:rsidRDefault="00BB1FBE" w:rsidP="007F70B5">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Type</w:t>
            </w:r>
          </w:p>
        </w:tc>
        <w:tc>
          <w:tcPr>
            <w:tcW w:w="0" w:type="auto"/>
            <w:hideMark/>
          </w:tcPr>
          <w:p w14:paraId="31B761BB" w14:textId="77777777" w:rsidR="00BB1FBE" w:rsidRPr="00D41BB4" w:rsidRDefault="00BB1FBE" w:rsidP="007F70B5">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Optional</w:t>
            </w:r>
          </w:p>
        </w:tc>
        <w:tc>
          <w:tcPr>
            <w:tcW w:w="4184" w:type="dxa"/>
            <w:hideMark/>
          </w:tcPr>
          <w:p w14:paraId="632D04F2" w14:textId="77777777" w:rsidR="00BB1FBE" w:rsidRPr="00D41BB4" w:rsidRDefault="00BB1FBE" w:rsidP="007F70B5">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Description</w:t>
            </w:r>
          </w:p>
        </w:tc>
      </w:tr>
      <w:tr w:rsidR="00BB1FBE" w:rsidRPr="00590B22" w14:paraId="59B5E655" w14:textId="77777777" w:rsidTr="007F70B5">
        <w:trPr>
          <w:gridBefore w:val="1"/>
          <w:cnfStyle w:val="000000100000" w:firstRow="0" w:lastRow="0" w:firstColumn="0" w:lastColumn="0" w:oddVBand="0" w:evenVBand="0" w:oddHBand="1" w:evenHBand="0" w:firstRowFirstColumn="0" w:firstRowLastColumn="0" w:lastRowFirstColumn="0" w:lastRowLastColumn="0"/>
          <w:wBefore w:w="108" w:type="dxa"/>
        </w:trPr>
        <w:tc>
          <w:tcPr>
            <w:cnfStyle w:val="001000000000" w:firstRow="0" w:lastRow="0" w:firstColumn="1" w:lastColumn="0" w:oddVBand="0" w:evenVBand="0" w:oddHBand="0" w:evenHBand="0" w:firstRowFirstColumn="0" w:firstRowLastColumn="0" w:lastRowFirstColumn="0" w:lastRowLastColumn="0"/>
            <w:tcW w:w="2935" w:type="dxa"/>
            <w:hideMark/>
          </w:tcPr>
          <w:p w14:paraId="5CC0C91A" w14:textId="5437028C" w:rsidR="00BB1FBE" w:rsidRPr="00D41BB4" w:rsidRDefault="00BB1FBE" w:rsidP="007F70B5">
            <w:pPr>
              <w:rPr>
                <w:b w:val="0"/>
                <w:color w:val="000000" w:themeColor="text1"/>
                <w:sz w:val="18"/>
                <w:lang w:val="en-US"/>
              </w:rPr>
            </w:pPr>
            <w:proofErr w:type="spellStart"/>
            <w:r w:rsidRPr="00191C6A">
              <w:rPr>
                <w:b w:val="0"/>
                <w:color w:val="000000" w:themeColor="text1"/>
                <w:sz w:val="18"/>
                <w:lang w:val="en-US"/>
              </w:rPr>
              <w:t>shippingDetails</w:t>
            </w:r>
            <w:proofErr w:type="spellEnd"/>
          </w:p>
        </w:tc>
        <w:tc>
          <w:tcPr>
            <w:tcW w:w="0" w:type="auto"/>
            <w:hideMark/>
          </w:tcPr>
          <w:p w14:paraId="6AEFDAFC" w14:textId="36D06C79" w:rsidR="00BB1FBE" w:rsidRPr="00D41BB4" w:rsidRDefault="00BB1FBE" w:rsidP="007F70B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Pr>
                <w:color w:val="000000" w:themeColor="text1"/>
                <w:sz w:val="18"/>
                <w:szCs w:val="18"/>
                <w:lang w:val="en-US"/>
              </w:rPr>
              <w:t>String</w:t>
            </w:r>
          </w:p>
        </w:tc>
        <w:tc>
          <w:tcPr>
            <w:tcW w:w="0" w:type="auto"/>
            <w:hideMark/>
          </w:tcPr>
          <w:p w14:paraId="0EB0EF02" w14:textId="0D0C1658" w:rsidR="00BB1FBE" w:rsidRPr="00D41BB4" w:rsidRDefault="00BB1FBE" w:rsidP="007F70B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Pr>
                <w:color w:val="000000" w:themeColor="text1"/>
                <w:sz w:val="18"/>
                <w:szCs w:val="18"/>
                <w:lang w:val="en-US"/>
              </w:rPr>
              <w:t>Yes</w:t>
            </w:r>
          </w:p>
        </w:tc>
        <w:tc>
          <w:tcPr>
            <w:tcW w:w="4184" w:type="dxa"/>
            <w:hideMark/>
          </w:tcPr>
          <w:p w14:paraId="34CDE423" w14:textId="6981042B" w:rsidR="00BB1FBE" w:rsidRPr="00D625F4" w:rsidRDefault="00BB1FBE" w:rsidP="007F70B5">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Will contain shipping details for an order.</w:t>
            </w:r>
          </w:p>
        </w:tc>
      </w:tr>
      <w:tr w:rsidR="00BB1FBE" w:rsidRPr="00590B22" w14:paraId="61DC8B3B" w14:textId="77777777" w:rsidTr="007F70B5">
        <w:trPr>
          <w:gridBefore w:val="1"/>
          <w:wBefore w:w="108" w:type="dxa"/>
        </w:trPr>
        <w:tc>
          <w:tcPr>
            <w:cnfStyle w:val="001000000000" w:firstRow="0" w:lastRow="0" w:firstColumn="1" w:lastColumn="0" w:oddVBand="0" w:evenVBand="0" w:oddHBand="0" w:evenHBand="0" w:firstRowFirstColumn="0" w:firstRowLastColumn="0" w:lastRowFirstColumn="0" w:lastRowLastColumn="0"/>
            <w:tcW w:w="2935" w:type="dxa"/>
            <w:hideMark/>
          </w:tcPr>
          <w:p w14:paraId="32523FFE" w14:textId="61F73209" w:rsidR="00BB1FBE" w:rsidRPr="00D41BB4" w:rsidRDefault="00BB1FBE" w:rsidP="007F70B5">
            <w:pPr>
              <w:rPr>
                <w:b w:val="0"/>
                <w:color w:val="000000" w:themeColor="text1"/>
                <w:sz w:val="18"/>
                <w:lang w:val="en-US"/>
              </w:rPr>
            </w:pPr>
            <w:proofErr w:type="spellStart"/>
            <w:r w:rsidRPr="00191C6A">
              <w:rPr>
                <w:b w:val="0"/>
                <w:color w:val="000000" w:themeColor="text1"/>
                <w:sz w:val="18"/>
                <w:lang w:val="en-US"/>
              </w:rPr>
              <w:t>userId</w:t>
            </w:r>
            <w:proofErr w:type="spellEnd"/>
          </w:p>
        </w:tc>
        <w:tc>
          <w:tcPr>
            <w:tcW w:w="0" w:type="auto"/>
            <w:hideMark/>
          </w:tcPr>
          <w:p w14:paraId="186DC972" w14:textId="445B8661" w:rsidR="00BB1FBE" w:rsidRPr="00D41BB4" w:rsidRDefault="00BB1FBE" w:rsidP="007F70B5">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Pr>
                <w:color w:val="000000" w:themeColor="text1"/>
                <w:sz w:val="18"/>
                <w:szCs w:val="18"/>
                <w:lang w:val="en-US"/>
              </w:rPr>
              <w:t>String</w:t>
            </w:r>
          </w:p>
        </w:tc>
        <w:tc>
          <w:tcPr>
            <w:tcW w:w="0" w:type="auto"/>
            <w:hideMark/>
          </w:tcPr>
          <w:p w14:paraId="46D5C98B" w14:textId="3C679BB3" w:rsidR="00BB1FBE" w:rsidRPr="00D41BB4" w:rsidRDefault="00BB1FBE" w:rsidP="007F70B5">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Pr>
                <w:color w:val="000000" w:themeColor="text1"/>
                <w:sz w:val="18"/>
                <w:szCs w:val="18"/>
                <w:lang w:val="en-US"/>
              </w:rPr>
              <w:t>Yes</w:t>
            </w:r>
          </w:p>
        </w:tc>
        <w:tc>
          <w:tcPr>
            <w:tcW w:w="4184" w:type="dxa"/>
            <w:hideMark/>
          </w:tcPr>
          <w:p w14:paraId="12A1BD01" w14:textId="37CEC940" w:rsidR="00BB1FBE" w:rsidRPr="00D41BB4" w:rsidRDefault="00BB1FBE" w:rsidP="007F70B5">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Pr>
                <w:color w:val="000000" w:themeColor="text1"/>
                <w:sz w:val="18"/>
                <w:szCs w:val="18"/>
                <w:lang w:val="en-US"/>
              </w:rPr>
              <w:t>This will uniquely identify a user in Vipps and merchant system. Merchant is required to store this field for future references.</w:t>
            </w:r>
          </w:p>
        </w:tc>
      </w:tr>
      <w:tr w:rsidR="00BB1FBE" w:rsidRPr="00590B22" w14:paraId="18763F92" w14:textId="77777777" w:rsidTr="007F70B5">
        <w:trPr>
          <w:gridBefore w:val="1"/>
          <w:cnfStyle w:val="000000100000" w:firstRow="0" w:lastRow="0" w:firstColumn="0" w:lastColumn="0" w:oddVBand="0" w:evenVBand="0" w:oddHBand="1" w:evenHBand="0" w:firstRowFirstColumn="0" w:firstRowLastColumn="0" w:lastRowFirstColumn="0" w:lastRowLastColumn="0"/>
          <w:wBefore w:w="108" w:type="dxa"/>
        </w:trPr>
        <w:tc>
          <w:tcPr>
            <w:cnfStyle w:val="001000000000" w:firstRow="0" w:lastRow="0" w:firstColumn="1" w:lastColumn="0" w:oddVBand="0" w:evenVBand="0" w:oddHBand="0" w:evenHBand="0" w:firstRowFirstColumn="0" w:firstRowLastColumn="0" w:lastRowFirstColumn="0" w:lastRowLastColumn="0"/>
            <w:tcW w:w="2935" w:type="dxa"/>
            <w:hideMark/>
          </w:tcPr>
          <w:p w14:paraId="64D6354A" w14:textId="0B24E7F3" w:rsidR="00BB1FBE" w:rsidRPr="00D41BB4" w:rsidRDefault="00BB1FBE" w:rsidP="007F70B5">
            <w:pPr>
              <w:rPr>
                <w:b w:val="0"/>
                <w:color w:val="000000" w:themeColor="text1"/>
                <w:sz w:val="18"/>
                <w:lang w:val="en-US"/>
              </w:rPr>
            </w:pPr>
            <w:proofErr w:type="spellStart"/>
            <w:r w:rsidRPr="00191C6A">
              <w:rPr>
                <w:b w:val="0"/>
                <w:color w:val="000000" w:themeColor="text1"/>
                <w:sz w:val="18"/>
                <w:lang w:val="en-US"/>
              </w:rPr>
              <w:t>userDetails</w:t>
            </w:r>
            <w:proofErr w:type="spellEnd"/>
          </w:p>
        </w:tc>
        <w:tc>
          <w:tcPr>
            <w:tcW w:w="0" w:type="auto"/>
            <w:hideMark/>
          </w:tcPr>
          <w:p w14:paraId="08C75671" w14:textId="1BEAFBC6" w:rsidR="00BB1FBE" w:rsidRPr="00D41BB4" w:rsidRDefault="00BB1FBE" w:rsidP="007F70B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Pr>
                <w:color w:val="000000" w:themeColor="text1"/>
                <w:sz w:val="18"/>
                <w:szCs w:val="18"/>
                <w:lang w:val="en-US"/>
              </w:rPr>
              <w:t>String</w:t>
            </w:r>
          </w:p>
        </w:tc>
        <w:tc>
          <w:tcPr>
            <w:tcW w:w="0" w:type="auto"/>
            <w:hideMark/>
          </w:tcPr>
          <w:p w14:paraId="624BD882" w14:textId="70D8ECE6" w:rsidR="00BB1FBE" w:rsidRPr="00D41BB4" w:rsidRDefault="00BB1FBE" w:rsidP="007F70B5">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Pr>
                <w:color w:val="000000" w:themeColor="text1"/>
                <w:sz w:val="18"/>
                <w:szCs w:val="18"/>
                <w:lang w:val="en-US"/>
              </w:rPr>
              <w:t>Yes</w:t>
            </w:r>
          </w:p>
        </w:tc>
        <w:tc>
          <w:tcPr>
            <w:tcW w:w="4184" w:type="dxa"/>
            <w:hideMark/>
          </w:tcPr>
          <w:p w14:paraId="12BDDA8E" w14:textId="573E5DA9" w:rsidR="00BB1FBE" w:rsidRPr="00D625F4" w:rsidRDefault="00BB1FBE" w:rsidP="007F70B5">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 xml:space="preserve">User Details in which few fields are optional. Merchant needs to ask for SSN, </w:t>
            </w:r>
            <w:proofErr w:type="spellStart"/>
            <w:r>
              <w:rPr>
                <w:color w:val="000000" w:themeColor="text1"/>
                <w:sz w:val="18"/>
                <w:szCs w:val="18"/>
                <w:lang w:val="en-US"/>
              </w:rPr>
              <w:t>dateOfBirth</w:t>
            </w:r>
            <w:proofErr w:type="spellEnd"/>
            <w:r>
              <w:rPr>
                <w:color w:val="000000" w:themeColor="text1"/>
                <w:sz w:val="18"/>
                <w:szCs w:val="18"/>
                <w:lang w:val="en-US"/>
              </w:rPr>
              <w:t xml:space="preserve"> and </w:t>
            </w:r>
            <w:proofErr w:type="spellStart"/>
            <w:r>
              <w:rPr>
                <w:color w:val="000000" w:themeColor="text1"/>
                <w:sz w:val="18"/>
                <w:szCs w:val="18"/>
                <w:lang w:val="en-US"/>
              </w:rPr>
              <w:t>isBankIdVerified</w:t>
            </w:r>
            <w:proofErr w:type="spellEnd"/>
            <w:r>
              <w:rPr>
                <w:color w:val="000000" w:themeColor="text1"/>
                <w:sz w:val="18"/>
                <w:szCs w:val="18"/>
                <w:lang w:val="en-US"/>
              </w:rPr>
              <w:t xml:space="preserve"> explicitly during onboarding.</w:t>
            </w:r>
          </w:p>
        </w:tc>
      </w:tr>
    </w:tbl>
    <w:p w14:paraId="4E891D19" w14:textId="77777777" w:rsidR="006213CB" w:rsidRPr="00D41BB4" w:rsidRDefault="006213CB" w:rsidP="0034036A">
      <w:pPr>
        <w:pStyle w:val="Overskrift3"/>
        <w:rPr>
          <w:lang w:val="en-US"/>
        </w:rPr>
      </w:pPr>
      <w:bookmarkStart w:id="291" w:name="_Toc483323292"/>
      <w:bookmarkStart w:id="292" w:name="_Toc499127728"/>
      <w:r w:rsidRPr="00D41BB4">
        <w:rPr>
          <w:lang w:val="en-US"/>
        </w:rPr>
        <w:t>Error Response</w:t>
      </w:r>
      <w:bookmarkEnd w:id="291"/>
      <w:bookmarkEnd w:id="292"/>
    </w:p>
    <w:tbl>
      <w:tblPr>
        <w:tblStyle w:val="Lysskyggelegginguthevingsfarge1"/>
        <w:tblW w:w="0" w:type="auto"/>
        <w:tblInd w:w="108" w:type="dxa"/>
        <w:tblLook w:val="04A0" w:firstRow="1" w:lastRow="0" w:firstColumn="1" w:lastColumn="0" w:noHBand="0" w:noVBand="1"/>
      </w:tblPr>
      <w:tblGrid>
        <w:gridCol w:w="1963"/>
        <w:gridCol w:w="2112"/>
        <w:gridCol w:w="4890"/>
      </w:tblGrid>
      <w:tr w:rsidR="00D625F4" w:rsidRPr="00D625F4" w14:paraId="4E891D1D" w14:textId="77777777" w:rsidTr="00D43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D1A" w14:textId="77777777" w:rsidR="006213CB" w:rsidRPr="00D41BB4" w:rsidRDefault="006213CB" w:rsidP="0034036A">
            <w:pPr>
              <w:rPr>
                <w:color w:val="000000" w:themeColor="text1"/>
                <w:sz w:val="18"/>
                <w:lang w:val="en-US"/>
              </w:rPr>
            </w:pPr>
            <w:r w:rsidRPr="00D41BB4">
              <w:rPr>
                <w:color w:val="000000" w:themeColor="text1"/>
                <w:sz w:val="18"/>
                <w:lang w:val="en-US"/>
              </w:rPr>
              <w:t>Http Status Code</w:t>
            </w:r>
          </w:p>
        </w:tc>
        <w:tc>
          <w:tcPr>
            <w:tcW w:w="2126" w:type="dxa"/>
            <w:hideMark/>
          </w:tcPr>
          <w:p w14:paraId="4E891D1B" w14:textId="77777777" w:rsidR="006213CB" w:rsidRPr="00D41BB4" w:rsidRDefault="006213CB" w:rsidP="0034036A">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Content</w:t>
            </w:r>
          </w:p>
        </w:tc>
        <w:tc>
          <w:tcPr>
            <w:tcW w:w="4961" w:type="dxa"/>
            <w:hideMark/>
          </w:tcPr>
          <w:p w14:paraId="4E891D1C" w14:textId="77777777" w:rsidR="006213CB" w:rsidRPr="00D41BB4" w:rsidRDefault="006213CB" w:rsidP="0034036A">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Description</w:t>
            </w:r>
          </w:p>
        </w:tc>
      </w:tr>
      <w:tr w:rsidR="00D625F4" w:rsidRPr="00D625F4" w14:paraId="4E891D21" w14:textId="77777777" w:rsidTr="00D43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D1E" w14:textId="77777777" w:rsidR="006213CB" w:rsidRPr="00D41BB4" w:rsidRDefault="006213CB" w:rsidP="0034036A">
            <w:pPr>
              <w:rPr>
                <w:b w:val="0"/>
                <w:color w:val="000000" w:themeColor="text1"/>
                <w:sz w:val="18"/>
                <w:lang w:val="en-US"/>
              </w:rPr>
            </w:pPr>
            <w:r w:rsidRPr="00D41BB4">
              <w:rPr>
                <w:b w:val="0"/>
                <w:color w:val="000000" w:themeColor="text1"/>
                <w:sz w:val="18"/>
                <w:lang w:val="en-US"/>
              </w:rPr>
              <w:t>401</w:t>
            </w:r>
          </w:p>
        </w:tc>
        <w:tc>
          <w:tcPr>
            <w:tcW w:w="2126" w:type="dxa"/>
            <w:hideMark/>
          </w:tcPr>
          <w:p w14:paraId="4E891D1F" w14:textId="77777777" w:rsidR="006213CB" w:rsidRPr="00D41BB4" w:rsidRDefault="006213CB" w:rsidP="0034036A">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Unauthorized</w:t>
            </w:r>
          </w:p>
        </w:tc>
        <w:tc>
          <w:tcPr>
            <w:tcW w:w="4961" w:type="dxa"/>
            <w:hideMark/>
          </w:tcPr>
          <w:p w14:paraId="4E891D20" w14:textId="77777777" w:rsidR="006213CB" w:rsidRPr="00D41BB4" w:rsidRDefault="006213CB" w:rsidP="0034036A">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API call authorization failed</w:t>
            </w:r>
          </w:p>
        </w:tc>
      </w:tr>
      <w:tr w:rsidR="00D625F4" w:rsidRPr="00D625F4" w14:paraId="4E891D25" w14:textId="77777777" w:rsidTr="00D43D00">
        <w:tc>
          <w:tcPr>
            <w:cnfStyle w:val="001000000000" w:firstRow="0" w:lastRow="0" w:firstColumn="1" w:lastColumn="0" w:oddVBand="0" w:evenVBand="0" w:oddHBand="0" w:evenHBand="0" w:firstRowFirstColumn="0" w:firstRowLastColumn="0" w:lastRowFirstColumn="0" w:lastRowLastColumn="0"/>
            <w:tcW w:w="1985" w:type="dxa"/>
            <w:hideMark/>
          </w:tcPr>
          <w:p w14:paraId="4E891D22" w14:textId="77777777" w:rsidR="006213CB" w:rsidRPr="00D41BB4" w:rsidRDefault="006213CB" w:rsidP="0034036A">
            <w:pPr>
              <w:rPr>
                <w:b w:val="0"/>
                <w:color w:val="000000" w:themeColor="text1"/>
                <w:sz w:val="18"/>
                <w:lang w:val="en-US"/>
              </w:rPr>
            </w:pPr>
            <w:r w:rsidRPr="00D41BB4">
              <w:rPr>
                <w:b w:val="0"/>
                <w:color w:val="000000" w:themeColor="text1"/>
                <w:sz w:val="18"/>
                <w:lang w:val="en-US"/>
              </w:rPr>
              <w:t>400</w:t>
            </w:r>
          </w:p>
        </w:tc>
        <w:tc>
          <w:tcPr>
            <w:tcW w:w="2126" w:type="dxa"/>
            <w:hideMark/>
          </w:tcPr>
          <w:p w14:paraId="4E891D23" w14:textId="77777777" w:rsidR="006213CB" w:rsidRPr="00D41BB4" w:rsidRDefault="006213CB" w:rsidP="0034036A">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Bad request</w:t>
            </w:r>
          </w:p>
        </w:tc>
        <w:tc>
          <w:tcPr>
            <w:tcW w:w="4961" w:type="dxa"/>
            <w:hideMark/>
          </w:tcPr>
          <w:p w14:paraId="4E891D24" w14:textId="77777777" w:rsidR="006213CB" w:rsidRPr="00D41BB4" w:rsidRDefault="006213CB" w:rsidP="0034036A">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625F4">
              <w:rPr>
                <w:color w:val="000000" w:themeColor="text1"/>
                <w:sz w:val="18"/>
                <w:szCs w:val="18"/>
                <w:lang w:val="en-US"/>
              </w:rPr>
              <w:t xml:space="preserve">API request validation failed because of malformed request object. </w:t>
            </w:r>
            <w:r w:rsidRPr="00D41BB4">
              <w:rPr>
                <w:color w:val="000000" w:themeColor="text1"/>
                <w:sz w:val="18"/>
                <w:lang w:val="en-US"/>
              </w:rPr>
              <w:t>More details will be provided by the error object</w:t>
            </w:r>
          </w:p>
        </w:tc>
      </w:tr>
      <w:tr w:rsidR="00D625F4" w:rsidRPr="00590B22" w14:paraId="4E891D29" w14:textId="77777777" w:rsidTr="00D43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D26" w14:textId="77777777" w:rsidR="006213CB" w:rsidRPr="00D41BB4" w:rsidRDefault="006213CB" w:rsidP="0034036A">
            <w:pPr>
              <w:rPr>
                <w:b w:val="0"/>
                <w:color w:val="000000" w:themeColor="text1"/>
                <w:sz w:val="18"/>
                <w:lang w:val="en-US"/>
              </w:rPr>
            </w:pPr>
            <w:r w:rsidRPr="00D41BB4">
              <w:rPr>
                <w:b w:val="0"/>
                <w:color w:val="000000" w:themeColor="text1"/>
                <w:sz w:val="18"/>
                <w:lang w:val="en-US"/>
              </w:rPr>
              <w:t>404</w:t>
            </w:r>
          </w:p>
        </w:tc>
        <w:tc>
          <w:tcPr>
            <w:tcW w:w="2126" w:type="dxa"/>
            <w:hideMark/>
          </w:tcPr>
          <w:p w14:paraId="4E891D27" w14:textId="77777777" w:rsidR="006213CB" w:rsidRPr="00D41BB4" w:rsidRDefault="006213CB" w:rsidP="0034036A">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Resource Not Found</w:t>
            </w:r>
          </w:p>
        </w:tc>
        <w:tc>
          <w:tcPr>
            <w:tcW w:w="4961" w:type="dxa"/>
            <w:hideMark/>
          </w:tcPr>
          <w:p w14:paraId="4E891D28" w14:textId="77777777" w:rsidR="006213CB" w:rsidRPr="00D625F4" w:rsidRDefault="006213CB" w:rsidP="0034036A">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The request has been understood but payment failed because of issuer bank</w:t>
            </w:r>
          </w:p>
        </w:tc>
      </w:tr>
      <w:tr w:rsidR="00D625F4" w:rsidRPr="00590B22" w14:paraId="4E891D2D" w14:textId="77777777" w:rsidTr="00D43D00">
        <w:tc>
          <w:tcPr>
            <w:cnfStyle w:val="001000000000" w:firstRow="0" w:lastRow="0" w:firstColumn="1" w:lastColumn="0" w:oddVBand="0" w:evenVBand="0" w:oddHBand="0" w:evenHBand="0" w:firstRowFirstColumn="0" w:firstRowLastColumn="0" w:lastRowFirstColumn="0" w:lastRowLastColumn="0"/>
            <w:tcW w:w="1985" w:type="dxa"/>
            <w:hideMark/>
          </w:tcPr>
          <w:p w14:paraId="4E891D2A" w14:textId="77777777" w:rsidR="006213CB" w:rsidRPr="00D41BB4" w:rsidRDefault="006213CB" w:rsidP="0034036A">
            <w:pPr>
              <w:rPr>
                <w:b w:val="0"/>
                <w:color w:val="000000" w:themeColor="text1"/>
                <w:sz w:val="18"/>
                <w:lang w:val="en-US"/>
              </w:rPr>
            </w:pPr>
            <w:r w:rsidRPr="00D41BB4">
              <w:rPr>
                <w:b w:val="0"/>
                <w:color w:val="000000" w:themeColor="text1"/>
                <w:sz w:val="18"/>
                <w:lang w:val="en-US"/>
              </w:rPr>
              <w:lastRenderedPageBreak/>
              <w:t>403</w:t>
            </w:r>
          </w:p>
        </w:tc>
        <w:tc>
          <w:tcPr>
            <w:tcW w:w="2126" w:type="dxa"/>
            <w:hideMark/>
          </w:tcPr>
          <w:p w14:paraId="4E891D2B" w14:textId="77777777" w:rsidR="006213CB" w:rsidRPr="00D41BB4" w:rsidRDefault="006213CB" w:rsidP="0034036A">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Forbidden</w:t>
            </w:r>
          </w:p>
        </w:tc>
        <w:tc>
          <w:tcPr>
            <w:tcW w:w="4961" w:type="dxa"/>
            <w:hideMark/>
          </w:tcPr>
          <w:p w14:paraId="4E891D2C" w14:textId="77777777" w:rsidR="006213CB" w:rsidRPr="00D625F4" w:rsidRDefault="006213CB" w:rsidP="0034036A">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The request has been understood but failed because of some reason</w:t>
            </w:r>
          </w:p>
        </w:tc>
      </w:tr>
      <w:tr w:rsidR="00D625F4" w:rsidRPr="00D625F4" w14:paraId="4E891D31" w14:textId="77777777" w:rsidTr="00D43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D2E" w14:textId="77777777" w:rsidR="006213CB" w:rsidRPr="00D41BB4" w:rsidRDefault="006213CB" w:rsidP="0034036A">
            <w:pPr>
              <w:rPr>
                <w:b w:val="0"/>
                <w:color w:val="000000" w:themeColor="text1"/>
                <w:sz w:val="18"/>
                <w:lang w:val="en-US"/>
              </w:rPr>
            </w:pPr>
            <w:r w:rsidRPr="00D41BB4">
              <w:rPr>
                <w:b w:val="0"/>
                <w:color w:val="000000" w:themeColor="text1"/>
                <w:sz w:val="18"/>
                <w:lang w:val="en-US"/>
              </w:rPr>
              <w:t>5xx</w:t>
            </w:r>
          </w:p>
        </w:tc>
        <w:tc>
          <w:tcPr>
            <w:tcW w:w="2126" w:type="dxa"/>
            <w:hideMark/>
          </w:tcPr>
          <w:p w14:paraId="4E891D2F" w14:textId="77777777" w:rsidR="006213CB" w:rsidRPr="00D41BB4" w:rsidRDefault="006213CB" w:rsidP="0034036A">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Internal server error</w:t>
            </w:r>
          </w:p>
        </w:tc>
        <w:tc>
          <w:tcPr>
            <w:tcW w:w="4961" w:type="dxa"/>
            <w:hideMark/>
          </w:tcPr>
          <w:p w14:paraId="4E891D30" w14:textId="77777777" w:rsidR="006213CB" w:rsidRPr="00D41BB4" w:rsidRDefault="006213CB" w:rsidP="0034036A">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Internal server error</w:t>
            </w:r>
          </w:p>
        </w:tc>
      </w:tr>
    </w:tbl>
    <w:p w14:paraId="4E891D32" w14:textId="77777777" w:rsidR="00A60F09" w:rsidRPr="00D41BB4" w:rsidRDefault="00A60F09" w:rsidP="00A60F09">
      <w:pPr>
        <w:rPr>
          <w:sz w:val="24"/>
          <w:lang w:val="en-US"/>
        </w:rPr>
      </w:pPr>
      <w:r w:rsidRPr="00D41BB4">
        <w:rPr>
          <w:lang w:val="en-US"/>
        </w:rPr>
        <w:br w:type="page"/>
      </w:r>
    </w:p>
    <w:p w14:paraId="4E891D33" w14:textId="77777777" w:rsidR="008D69BF" w:rsidRPr="00D41BB4" w:rsidRDefault="008D69BF" w:rsidP="008D69BF">
      <w:pPr>
        <w:pStyle w:val="Overskrift2"/>
        <w:rPr>
          <w:lang w:val="en-US"/>
        </w:rPr>
      </w:pPr>
      <w:bookmarkStart w:id="293" w:name="_Get_Order_Status"/>
      <w:bookmarkStart w:id="294" w:name="_Ref448392884"/>
      <w:bookmarkStart w:id="295" w:name="_Ref448393089"/>
      <w:bookmarkStart w:id="296" w:name="_Toc483323293"/>
      <w:bookmarkStart w:id="297" w:name="_Toc499127729"/>
      <w:bookmarkStart w:id="298" w:name="_Toc506283650"/>
      <w:bookmarkEnd w:id="293"/>
      <w:r w:rsidRPr="00D41BB4">
        <w:rPr>
          <w:lang w:val="en-US"/>
        </w:rPr>
        <w:lastRenderedPageBreak/>
        <w:t>Get Order Status</w:t>
      </w:r>
      <w:bookmarkEnd w:id="294"/>
      <w:bookmarkEnd w:id="295"/>
      <w:bookmarkEnd w:id="296"/>
      <w:bookmarkEnd w:id="297"/>
      <w:bookmarkEnd w:id="298"/>
    </w:p>
    <w:p w14:paraId="4E891D34" w14:textId="77777777" w:rsidR="008D69BF" w:rsidRPr="00D41BB4" w:rsidRDefault="008D69BF" w:rsidP="008D69BF">
      <w:pPr>
        <w:pStyle w:val="Overskrift3"/>
        <w:rPr>
          <w:lang w:val="en-US"/>
        </w:rPr>
      </w:pPr>
      <w:bookmarkStart w:id="299" w:name="_Toc483323294"/>
      <w:bookmarkStart w:id="300" w:name="_Toc499127730"/>
      <w:r w:rsidRPr="00D41BB4">
        <w:rPr>
          <w:rStyle w:val="Sterk"/>
          <w:b/>
          <w:lang w:val="en-US"/>
        </w:rPr>
        <w:t>Overview</w:t>
      </w:r>
      <w:bookmarkEnd w:id="299"/>
      <w:bookmarkEnd w:id="300"/>
    </w:p>
    <w:p w14:paraId="4E891D35" w14:textId="13C0AE19" w:rsidR="008D69BF" w:rsidRPr="00441605" w:rsidRDefault="008D69BF" w:rsidP="008D69BF">
      <w:pPr>
        <w:spacing w:before="150"/>
        <w:rPr>
          <w:rFonts w:cs="Arial"/>
          <w:color w:val="333333"/>
          <w:sz w:val="21"/>
          <w:szCs w:val="21"/>
          <w:lang w:val="en-US"/>
        </w:rPr>
      </w:pPr>
      <w:r w:rsidRPr="00441605">
        <w:rPr>
          <w:rFonts w:cs="Arial"/>
          <w:color w:val="333333"/>
          <w:sz w:val="21"/>
          <w:szCs w:val="21"/>
          <w:lang w:val="en-US"/>
        </w:rPr>
        <w:t xml:space="preserve">The API </w:t>
      </w:r>
      <w:r w:rsidR="00E44CF2" w:rsidRPr="00441605">
        <w:rPr>
          <w:rFonts w:cs="Arial"/>
          <w:color w:val="333333"/>
          <w:sz w:val="21"/>
          <w:szCs w:val="21"/>
          <w:lang w:val="en-US"/>
        </w:rPr>
        <w:t>call</w:t>
      </w:r>
      <w:r w:rsidRPr="00441605">
        <w:rPr>
          <w:rFonts w:cs="Arial"/>
          <w:color w:val="333333"/>
          <w:sz w:val="21"/>
          <w:szCs w:val="21"/>
          <w:lang w:val="en-US"/>
        </w:rPr>
        <w:t xml:space="preserve"> allows merchant to get the </w:t>
      </w:r>
      <w:r w:rsidR="00C27925" w:rsidRPr="00441605">
        <w:rPr>
          <w:rFonts w:cs="Arial"/>
          <w:color w:val="333333"/>
          <w:sz w:val="21"/>
          <w:szCs w:val="21"/>
          <w:lang w:val="en-US"/>
        </w:rPr>
        <w:t>status of the last</w:t>
      </w:r>
      <w:r w:rsidRPr="00441605">
        <w:rPr>
          <w:rFonts w:cs="Arial"/>
          <w:color w:val="333333"/>
          <w:sz w:val="21"/>
          <w:szCs w:val="21"/>
          <w:lang w:val="en-US"/>
        </w:rPr>
        <w:t xml:space="preserve"> payment transaction. Primarily use of this service is meant for </w:t>
      </w:r>
      <w:proofErr w:type="spellStart"/>
      <w:r w:rsidRPr="00441605">
        <w:rPr>
          <w:rFonts w:cs="Arial"/>
          <w:color w:val="333333"/>
          <w:sz w:val="21"/>
          <w:szCs w:val="21"/>
          <w:lang w:val="en-US"/>
        </w:rPr>
        <w:t>inApp</w:t>
      </w:r>
      <w:proofErr w:type="spellEnd"/>
      <w:r w:rsidRPr="00441605">
        <w:rPr>
          <w:rFonts w:cs="Arial"/>
          <w:color w:val="333333"/>
          <w:sz w:val="21"/>
          <w:szCs w:val="21"/>
          <w:lang w:val="en-US"/>
        </w:rPr>
        <w:t xml:space="preserve"> where simple response to check order status is preferred. </w:t>
      </w:r>
      <w:r w:rsidR="00D24B70" w:rsidRPr="00441605">
        <w:rPr>
          <w:rFonts w:cs="Arial"/>
          <w:color w:val="333333"/>
          <w:sz w:val="21"/>
          <w:szCs w:val="21"/>
          <w:lang w:val="en-US"/>
        </w:rPr>
        <w:t xml:space="preserve">The call doesn’t give any transaction history, but only a simple status of </w:t>
      </w:r>
      <w:r w:rsidR="00C27925" w:rsidRPr="00441605">
        <w:rPr>
          <w:rFonts w:cs="Arial"/>
          <w:color w:val="333333"/>
          <w:sz w:val="21"/>
          <w:szCs w:val="21"/>
          <w:lang w:val="en-US"/>
        </w:rPr>
        <w:t xml:space="preserve">the last </w:t>
      </w:r>
      <w:r w:rsidR="00D24B70" w:rsidRPr="00441605">
        <w:rPr>
          <w:rFonts w:cs="Arial"/>
          <w:color w:val="333333"/>
          <w:sz w:val="21"/>
          <w:szCs w:val="21"/>
          <w:lang w:val="en-US"/>
        </w:rPr>
        <w:t>payment transaction.</w:t>
      </w:r>
    </w:p>
    <w:p w14:paraId="4E891D36" w14:textId="77777777" w:rsidR="008D69BF" w:rsidRPr="0034036A" w:rsidRDefault="008D69BF" w:rsidP="008D69BF">
      <w:pPr>
        <w:pStyle w:val="Overskrift3"/>
        <w:rPr>
          <w:sz w:val="24"/>
          <w:szCs w:val="24"/>
          <w:lang w:val="en-US"/>
        </w:rPr>
      </w:pPr>
      <w:bookmarkStart w:id="301" w:name="_Toc483323295"/>
      <w:bookmarkStart w:id="302" w:name="_Toc499127731"/>
      <w:r w:rsidRPr="0034036A">
        <w:rPr>
          <w:lang w:val="en-US"/>
        </w:rPr>
        <w:t>URL</w:t>
      </w:r>
      <w:bookmarkEnd w:id="301"/>
      <w:bookmarkEnd w:id="302"/>
    </w:p>
    <w:p w14:paraId="4E891D37" w14:textId="01271C2C" w:rsidR="008D69BF" w:rsidRDefault="001749A1" w:rsidP="008D69BF">
      <w:pPr>
        <w:shd w:val="clear" w:color="auto" w:fill="FFFFFF"/>
        <w:ind w:firstLine="720"/>
        <w:rPr>
          <w:rStyle w:val="HTML-kode"/>
          <w:color w:val="333333"/>
          <w:lang w:val="en-US"/>
        </w:rPr>
      </w:pPr>
      <w:r>
        <w:rPr>
          <w:rStyle w:val="HTML-kode"/>
          <w:color w:val="333333"/>
          <w:lang w:val="en-US"/>
        </w:rPr>
        <w:t>V2</w:t>
      </w:r>
      <w:r w:rsidR="00A93C2A">
        <w:rPr>
          <w:rStyle w:val="HTML-kode"/>
          <w:color w:val="333333"/>
          <w:lang w:val="en-US"/>
        </w:rPr>
        <w:t>/payments</w:t>
      </w:r>
      <w:r w:rsidR="001D70C0">
        <w:rPr>
          <w:rStyle w:val="HTML-kode"/>
          <w:color w:val="333333"/>
          <w:lang w:val="en-US"/>
        </w:rPr>
        <w:t>/</w:t>
      </w:r>
      <w:r w:rsidR="00E268B5">
        <w:rPr>
          <w:rStyle w:val="HTML-kode"/>
          <w:color w:val="333333"/>
          <w:lang w:val="en-US"/>
        </w:rPr>
        <w:t>{</w:t>
      </w:r>
      <w:proofErr w:type="spellStart"/>
      <w:r w:rsidR="001D70C0" w:rsidRPr="0034036A">
        <w:rPr>
          <w:rStyle w:val="HTML-kode"/>
          <w:color w:val="333333"/>
          <w:lang w:val="en-US"/>
        </w:rPr>
        <w:t>orderId</w:t>
      </w:r>
      <w:proofErr w:type="spellEnd"/>
      <w:r w:rsidR="001D70C0" w:rsidRPr="0034036A">
        <w:rPr>
          <w:rStyle w:val="HTML-kode"/>
          <w:color w:val="333333"/>
          <w:lang w:val="en-US"/>
        </w:rPr>
        <w:t>}/</w:t>
      </w:r>
      <w:r w:rsidR="00E268B5">
        <w:rPr>
          <w:rStyle w:val="HTML-kode"/>
          <w:color w:val="333333"/>
          <w:lang w:val="en-US"/>
        </w:rPr>
        <w:t>status</w:t>
      </w:r>
    </w:p>
    <w:p w14:paraId="4E891D38" w14:textId="77777777" w:rsidR="00A93C2A" w:rsidRPr="0034036A" w:rsidRDefault="00A93C2A" w:rsidP="008D69BF">
      <w:pPr>
        <w:shd w:val="clear" w:color="auto" w:fill="FFFFFF"/>
        <w:ind w:firstLine="720"/>
        <w:rPr>
          <w:rFonts w:ascii="Arial" w:hAnsi="Arial" w:cs="Arial"/>
          <w:color w:val="333333"/>
          <w:sz w:val="21"/>
          <w:szCs w:val="21"/>
          <w:lang w:val="en-US"/>
        </w:rPr>
      </w:pPr>
    </w:p>
    <w:p w14:paraId="4E891D39" w14:textId="77777777" w:rsidR="008D69BF" w:rsidRPr="00D41BB4" w:rsidRDefault="008D69BF" w:rsidP="008D69BF">
      <w:pPr>
        <w:pStyle w:val="Overskrift3"/>
        <w:rPr>
          <w:lang w:val="en-US"/>
        </w:rPr>
      </w:pPr>
      <w:bookmarkStart w:id="303" w:name="_Toc483323296"/>
      <w:bookmarkStart w:id="304" w:name="_Toc499127732"/>
      <w:r w:rsidRPr="00D41BB4">
        <w:rPr>
          <w:lang w:val="en-US"/>
        </w:rPr>
        <w:t>Method</w:t>
      </w:r>
      <w:bookmarkEnd w:id="303"/>
      <w:bookmarkEnd w:id="304"/>
    </w:p>
    <w:p w14:paraId="4E891D3A" w14:textId="77777777" w:rsidR="008D69BF" w:rsidRPr="00D41BB4" w:rsidRDefault="008D69BF" w:rsidP="008D69BF">
      <w:pPr>
        <w:shd w:val="clear" w:color="auto" w:fill="FFFFFF"/>
        <w:ind w:firstLine="720"/>
        <w:rPr>
          <w:rStyle w:val="HTML-kode"/>
          <w:color w:val="333333"/>
          <w:lang w:val="en-US"/>
        </w:rPr>
      </w:pPr>
      <w:r w:rsidRPr="00D41BB4">
        <w:rPr>
          <w:rStyle w:val="HTML-kode"/>
          <w:color w:val="333333"/>
          <w:lang w:val="en-US"/>
        </w:rPr>
        <w:t>GET</w:t>
      </w:r>
    </w:p>
    <w:p w14:paraId="4E891D3B" w14:textId="77777777" w:rsidR="008D69BF" w:rsidRPr="00D41BB4" w:rsidRDefault="008D69BF" w:rsidP="008D69BF">
      <w:pPr>
        <w:shd w:val="clear" w:color="auto" w:fill="FFFFFF"/>
        <w:ind w:firstLine="720"/>
        <w:rPr>
          <w:rFonts w:ascii="Arial" w:hAnsi="Arial"/>
          <w:color w:val="333333"/>
          <w:sz w:val="21"/>
          <w:lang w:val="en-US"/>
        </w:rPr>
      </w:pPr>
    </w:p>
    <w:p w14:paraId="4E891D3C" w14:textId="77777777" w:rsidR="008D69BF" w:rsidRPr="00D41BB4" w:rsidRDefault="008D69BF" w:rsidP="008D69BF">
      <w:pPr>
        <w:pStyle w:val="Overskrift3"/>
        <w:rPr>
          <w:sz w:val="24"/>
          <w:lang w:val="en-US"/>
        </w:rPr>
      </w:pPr>
      <w:bookmarkStart w:id="305" w:name="_Toc483323297"/>
      <w:bookmarkStart w:id="306" w:name="_Toc499127733"/>
      <w:proofErr w:type="spellStart"/>
      <w:r w:rsidRPr="00D41BB4">
        <w:rPr>
          <w:lang w:val="en-US"/>
        </w:rPr>
        <w:t>URLParams</w:t>
      </w:r>
      <w:bookmarkEnd w:id="305"/>
      <w:bookmarkEnd w:id="306"/>
      <w:proofErr w:type="spellEnd"/>
    </w:p>
    <w:p w14:paraId="4E891D3D" w14:textId="77777777" w:rsidR="008D69BF" w:rsidRDefault="008D69BF" w:rsidP="008D69BF">
      <w:pPr>
        <w:ind w:firstLine="720"/>
        <w:rPr>
          <w:rStyle w:val="HTML-kode"/>
          <w:color w:val="FF0000"/>
          <w:lang w:val="en-US"/>
        </w:rPr>
      </w:pPr>
      <w:proofErr w:type="spellStart"/>
      <w:r w:rsidRPr="00720ACF">
        <w:rPr>
          <w:rStyle w:val="HTML-kode"/>
          <w:color w:val="333333"/>
          <w:lang w:val="en-US"/>
        </w:rPr>
        <w:t>orderId</w:t>
      </w:r>
      <w:proofErr w:type="spellEnd"/>
      <w:r w:rsidRPr="00720ACF">
        <w:rPr>
          <w:rStyle w:val="HTML-kode"/>
          <w:color w:val="333333"/>
          <w:lang w:val="en-US"/>
        </w:rPr>
        <w:t xml:space="preserve"> =[Integer | String]</w:t>
      </w:r>
      <w:r w:rsidRPr="00720ACF">
        <w:rPr>
          <w:rStyle w:val="HTML-kode"/>
          <w:color w:val="333333"/>
          <w:lang w:val="en-US"/>
        </w:rPr>
        <w:tab/>
      </w:r>
      <w:r w:rsidRPr="00720ACF">
        <w:rPr>
          <w:rStyle w:val="HTML-kode"/>
          <w:color w:val="FF0000"/>
          <w:lang w:val="en-US"/>
        </w:rPr>
        <w:t>REQUIRED</w:t>
      </w:r>
    </w:p>
    <w:p w14:paraId="4E891D3F" w14:textId="77777777" w:rsidR="008D69BF" w:rsidRDefault="008D69BF" w:rsidP="008D69BF">
      <w:pPr>
        <w:ind w:firstLine="720"/>
        <w:rPr>
          <w:rStyle w:val="HTML-kode"/>
          <w:color w:val="FF0000"/>
          <w:lang w:val="en-US"/>
        </w:rPr>
      </w:pPr>
    </w:p>
    <w:p w14:paraId="4E891D40" w14:textId="77777777" w:rsidR="008D69BF" w:rsidRPr="00D41BB4" w:rsidRDefault="008D69BF" w:rsidP="008D69BF">
      <w:pPr>
        <w:pStyle w:val="Overskrift3"/>
        <w:rPr>
          <w:sz w:val="21"/>
          <w:lang w:val="en-US"/>
        </w:rPr>
      </w:pPr>
      <w:bookmarkStart w:id="307" w:name="_Toc483323298"/>
      <w:bookmarkStart w:id="308" w:name="_Toc499127734"/>
      <w:r w:rsidRPr="00D41BB4">
        <w:rPr>
          <w:lang w:val="en-US"/>
        </w:rPr>
        <w:t>Success Response</w:t>
      </w:r>
      <w:bookmarkEnd w:id="307"/>
      <w:bookmarkEnd w:id="308"/>
    </w:p>
    <w:tbl>
      <w:tblPr>
        <w:tblStyle w:val="Lysskyggelegginguthevingsfarge1"/>
        <w:tblW w:w="0" w:type="auto"/>
        <w:tblInd w:w="108" w:type="dxa"/>
        <w:tblLook w:val="04A0" w:firstRow="1" w:lastRow="0" w:firstColumn="1" w:lastColumn="0" w:noHBand="0" w:noVBand="1"/>
      </w:tblPr>
      <w:tblGrid>
        <w:gridCol w:w="1985"/>
        <w:gridCol w:w="1168"/>
      </w:tblGrid>
      <w:tr w:rsidR="00A60F09" w:rsidRPr="00A60F09" w14:paraId="4E891D43" w14:textId="77777777" w:rsidTr="00A60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D41" w14:textId="77777777" w:rsidR="008D69BF" w:rsidRPr="00D41BB4" w:rsidRDefault="008D69BF" w:rsidP="008D69BF">
            <w:pPr>
              <w:rPr>
                <w:color w:val="000000" w:themeColor="text1"/>
                <w:sz w:val="18"/>
                <w:lang w:val="en-US"/>
              </w:rPr>
            </w:pPr>
            <w:r w:rsidRPr="00D41BB4">
              <w:rPr>
                <w:color w:val="000000" w:themeColor="text1"/>
                <w:sz w:val="18"/>
                <w:lang w:val="en-US"/>
              </w:rPr>
              <w:t>Http Status Code</w:t>
            </w:r>
          </w:p>
        </w:tc>
        <w:tc>
          <w:tcPr>
            <w:tcW w:w="1168" w:type="dxa"/>
            <w:hideMark/>
          </w:tcPr>
          <w:p w14:paraId="4E891D42" w14:textId="77777777" w:rsidR="008D69BF" w:rsidRPr="00D41BB4" w:rsidRDefault="008D69BF" w:rsidP="008D69BF">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Content</w:t>
            </w:r>
          </w:p>
        </w:tc>
      </w:tr>
      <w:tr w:rsidR="00A60F09" w:rsidRPr="00A60F09" w14:paraId="4E891D46" w14:textId="77777777" w:rsidTr="00A60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E891D44" w14:textId="77777777" w:rsidR="008D69BF" w:rsidRPr="00D41BB4" w:rsidRDefault="008D69BF" w:rsidP="008D69BF">
            <w:pPr>
              <w:rPr>
                <w:b w:val="0"/>
                <w:color w:val="000000" w:themeColor="text1"/>
                <w:sz w:val="18"/>
                <w:lang w:val="en-US"/>
              </w:rPr>
            </w:pPr>
            <w:r w:rsidRPr="00D41BB4">
              <w:rPr>
                <w:b w:val="0"/>
                <w:color w:val="000000" w:themeColor="text1"/>
                <w:sz w:val="18"/>
                <w:lang w:val="en-US"/>
              </w:rPr>
              <w:t>200</w:t>
            </w:r>
          </w:p>
        </w:tc>
        <w:tc>
          <w:tcPr>
            <w:tcW w:w="1168" w:type="dxa"/>
            <w:hideMark/>
          </w:tcPr>
          <w:p w14:paraId="4E891D45" w14:textId="77777777" w:rsidR="008D69BF" w:rsidRPr="00D41BB4" w:rsidRDefault="008D69BF" w:rsidP="008D69B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ok</w:t>
            </w:r>
          </w:p>
        </w:tc>
      </w:tr>
    </w:tbl>
    <w:p w14:paraId="4E891D47" w14:textId="77777777" w:rsidR="008D69BF" w:rsidRPr="00D41BB4" w:rsidRDefault="008D69BF" w:rsidP="008D69BF">
      <w:pPr>
        <w:pStyle w:val="Overskrift3"/>
        <w:rPr>
          <w:lang w:val="en-US"/>
        </w:rPr>
      </w:pPr>
      <w:bookmarkStart w:id="309" w:name="_Toc483323299"/>
      <w:bookmarkStart w:id="310" w:name="_Toc499127735"/>
      <w:r w:rsidRPr="00D41BB4">
        <w:rPr>
          <w:rStyle w:val="Sterk"/>
          <w:b/>
          <w:lang w:val="en-US"/>
        </w:rPr>
        <w:t>Response Body</w:t>
      </w:r>
      <w:bookmarkEnd w:id="309"/>
      <w:bookmarkEnd w:id="310"/>
    </w:p>
    <w:tbl>
      <w:tblPr>
        <w:tblW w:w="0" w:type="auto"/>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57"/>
      </w:tblGrid>
      <w:tr w:rsidR="008D69BF" w14:paraId="4E891D52" w14:textId="77777777" w:rsidTr="008D69BF">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4E891D48" w14:textId="77777777" w:rsidR="008D69BF" w:rsidRPr="006213CB" w:rsidRDefault="008D69BF" w:rsidP="008D69BF">
            <w:pPr>
              <w:rPr>
                <w:rFonts w:ascii="Arial" w:hAnsi="Arial" w:cs="Arial"/>
                <w:color w:val="333333"/>
                <w:sz w:val="21"/>
                <w:szCs w:val="21"/>
                <w:lang w:val="en-US"/>
              </w:rPr>
            </w:pPr>
            <w:r w:rsidRPr="006213CB">
              <w:rPr>
                <w:rStyle w:val="HTML-kode"/>
                <w:color w:val="333333"/>
                <w:lang w:val="en-US"/>
              </w:rPr>
              <w:t>{</w:t>
            </w:r>
          </w:p>
          <w:p w14:paraId="4E891D49" w14:textId="77777777" w:rsidR="00B57907" w:rsidRPr="00DC3DB8" w:rsidRDefault="00B57907" w:rsidP="00B57907">
            <w:pPr>
              <w:rPr>
                <w:rFonts w:ascii="Arial" w:hAnsi="Arial" w:cs="Arial"/>
                <w:color w:val="333333"/>
                <w:sz w:val="21"/>
                <w:szCs w:val="21"/>
                <w:lang w:val="en-US"/>
              </w:rPr>
            </w:pPr>
            <w:r w:rsidRPr="00DC3DB8">
              <w:rPr>
                <w:rStyle w:val="HTML-kode"/>
                <w:color w:val="333333"/>
                <w:lang w:val="en-US"/>
              </w:rPr>
              <w:t>    "</w:t>
            </w:r>
            <w:proofErr w:type="spellStart"/>
            <w:r w:rsidRPr="00DC3DB8">
              <w:rPr>
                <w:rStyle w:val="HTML-kode"/>
                <w:color w:val="333333"/>
                <w:lang w:val="en-US"/>
              </w:rPr>
              <w:t>orderId</w:t>
            </w:r>
            <w:proofErr w:type="spellEnd"/>
            <w:r w:rsidRPr="00DC3DB8">
              <w:rPr>
                <w:rStyle w:val="HTML-kode"/>
                <w:color w:val="333333"/>
                <w:lang w:val="en-US"/>
              </w:rPr>
              <w:t>": "219930212",</w:t>
            </w:r>
          </w:p>
          <w:p w14:paraId="4E891D4A" w14:textId="77777777" w:rsidR="00B57907" w:rsidRPr="00DC3DB8" w:rsidRDefault="00B57907" w:rsidP="00B57907">
            <w:pPr>
              <w:rPr>
                <w:rFonts w:ascii="Arial" w:hAnsi="Arial" w:cs="Arial"/>
                <w:color w:val="333333"/>
                <w:sz w:val="21"/>
                <w:szCs w:val="21"/>
                <w:lang w:val="en-US"/>
              </w:rPr>
            </w:pPr>
            <w:r w:rsidRPr="00DC3DB8">
              <w:rPr>
                <w:rStyle w:val="HTML-kode"/>
                <w:color w:val="333333"/>
                <w:lang w:val="en-US"/>
              </w:rPr>
              <w:t>    "</w:t>
            </w:r>
            <w:proofErr w:type="spellStart"/>
            <w:r w:rsidRPr="00DC3DB8">
              <w:rPr>
                <w:rStyle w:val="HTML-kode"/>
                <w:color w:val="333333"/>
                <w:lang w:val="en-US"/>
              </w:rPr>
              <w:t>transactionInfo</w:t>
            </w:r>
            <w:proofErr w:type="spellEnd"/>
            <w:r w:rsidRPr="00DC3DB8">
              <w:rPr>
                <w:rStyle w:val="HTML-kode"/>
                <w:color w:val="333333"/>
                <w:lang w:val="en-US"/>
              </w:rPr>
              <w:t>": {</w:t>
            </w:r>
          </w:p>
          <w:p w14:paraId="6A20E493" w14:textId="77777777" w:rsidR="00163F45" w:rsidRPr="00DC3DB8" w:rsidRDefault="00163F45" w:rsidP="00163F45">
            <w:pPr>
              <w:rPr>
                <w:rFonts w:ascii="Arial" w:hAnsi="Arial" w:cs="Arial"/>
                <w:color w:val="333333"/>
                <w:sz w:val="21"/>
                <w:szCs w:val="21"/>
                <w:lang w:val="en-US"/>
              </w:rPr>
            </w:pPr>
            <w:r w:rsidRPr="00DC3DB8">
              <w:rPr>
                <w:rStyle w:val="HTML-kode"/>
                <w:color w:val="333333"/>
                <w:lang w:val="en-US"/>
              </w:rPr>
              <w:t>        "amount": 1200,</w:t>
            </w:r>
          </w:p>
          <w:p w14:paraId="5DD5CB9B" w14:textId="6DF0E1AE" w:rsidR="00163F45" w:rsidRPr="00DC3DB8" w:rsidRDefault="00163F45" w:rsidP="00163F45">
            <w:pPr>
              <w:rPr>
                <w:rFonts w:ascii="Arial" w:hAnsi="Arial" w:cs="Arial"/>
                <w:color w:val="333333"/>
                <w:sz w:val="21"/>
                <w:szCs w:val="21"/>
                <w:lang w:val="en-US"/>
              </w:rPr>
            </w:pPr>
            <w:r>
              <w:rPr>
                <w:rStyle w:val="HTML-kode"/>
                <w:color w:val="333333"/>
                <w:lang w:val="en-US"/>
              </w:rPr>
              <w:t>        "status": "FAILED",</w:t>
            </w:r>
          </w:p>
          <w:p w14:paraId="4C83A27F" w14:textId="77777777" w:rsidR="00163F45" w:rsidRPr="00DC3DB8" w:rsidRDefault="00163F45" w:rsidP="00163F45">
            <w:pPr>
              <w:rPr>
                <w:rFonts w:ascii="Arial" w:hAnsi="Arial" w:cs="Arial"/>
                <w:color w:val="333333"/>
                <w:sz w:val="21"/>
                <w:szCs w:val="21"/>
                <w:lang w:val="en-US"/>
              </w:rPr>
            </w:pPr>
            <w:r w:rsidRPr="00DC3DB8">
              <w:rPr>
                <w:rStyle w:val="HTML-kode"/>
                <w:color w:val="333333"/>
                <w:lang w:val="en-US"/>
              </w:rPr>
              <w:t>        "</w:t>
            </w:r>
            <w:proofErr w:type="spellStart"/>
            <w:r w:rsidRPr="00DC3DB8">
              <w:rPr>
                <w:rStyle w:val="HTML-kode"/>
                <w:color w:val="333333"/>
                <w:lang w:val="en-US"/>
              </w:rPr>
              <w:t>timeStamp</w:t>
            </w:r>
            <w:proofErr w:type="spellEnd"/>
            <w:r w:rsidRPr="00DC3DB8">
              <w:rPr>
                <w:rStyle w:val="HTML-kode"/>
                <w:color w:val="333333"/>
                <w:lang w:val="en-US"/>
              </w:rPr>
              <w:t>": "2014-06-24T08:34:25-07:00",</w:t>
            </w:r>
          </w:p>
          <w:p w14:paraId="4E891D4B" w14:textId="2901AE7F" w:rsidR="00B57907" w:rsidRPr="00B57907" w:rsidRDefault="00B57907" w:rsidP="00B57907">
            <w:pPr>
              <w:rPr>
                <w:rStyle w:val="HTML-kode"/>
                <w:rFonts w:ascii="Arial" w:hAnsi="Arial" w:cs="Arial"/>
                <w:color w:val="333333"/>
                <w:sz w:val="21"/>
                <w:szCs w:val="21"/>
                <w:lang w:val="en-US"/>
              </w:rPr>
            </w:pPr>
            <w:r w:rsidRPr="00DC3DB8">
              <w:rPr>
                <w:rStyle w:val="HTML-kode"/>
                <w:color w:val="333333"/>
                <w:lang w:val="en-US"/>
              </w:rPr>
              <w:t>        "</w:t>
            </w:r>
            <w:proofErr w:type="spellStart"/>
            <w:r w:rsidRPr="00DC3DB8">
              <w:rPr>
                <w:rStyle w:val="HTML-kode"/>
                <w:color w:val="333333"/>
                <w:lang w:val="en-US"/>
              </w:rPr>
              <w:t>transactionId</w:t>
            </w:r>
            <w:proofErr w:type="spellEnd"/>
            <w:r w:rsidRPr="00DC3DB8">
              <w:rPr>
                <w:rStyle w:val="HTML-kode"/>
                <w:color w:val="333333"/>
                <w:lang w:val="en-US"/>
              </w:rPr>
              <w:t>": "100023434"</w:t>
            </w:r>
          </w:p>
          <w:p w14:paraId="4E891D4F" w14:textId="77777777" w:rsidR="00B57907" w:rsidRPr="00DC3DB8" w:rsidRDefault="00B57907" w:rsidP="00B57907">
            <w:pPr>
              <w:rPr>
                <w:rFonts w:ascii="Arial" w:hAnsi="Arial" w:cs="Arial"/>
                <w:color w:val="333333"/>
                <w:sz w:val="21"/>
                <w:szCs w:val="21"/>
                <w:lang w:val="en-US"/>
              </w:rPr>
            </w:pPr>
            <w:r>
              <w:rPr>
                <w:rStyle w:val="HTML-kode"/>
                <w:color w:val="333333"/>
                <w:lang w:val="en-US"/>
              </w:rPr>
              <w:t>    }</w:t>
            </w:r>
          </w:p>
          <w:p w14:paraId="4E891D50" w14:textId="77777777" w:rsidR="00B57907" w:rsidRPr="00D24B70" w:rsidRDefault="00B57907" w:rsidP="008D69BF">
            <w:pPr>
              <w:rPr>
                <w:rStyle w:val="HTML-kode"/>
                <w:color w:val="333333"/>
                <w:lang w:val="en-US"/>
              </w:rPr>
            </w:pPr>
          </w:p>
          <w:p w14:paraId="4E891D51" w14:textId="77777777" w:rsidR="008D69BF" w:rsidRPr="00D41BB4" w:rsidRDefault="008D69BF" w:rsidP="008D69BF">
            <w:pPr>
              <w:rPr>
                <w:rFonts w:ascii="Arial" w:hAnsi="Arial"/>
                <w:color w:val="333333"/>
                <w:sz w:val="21"/>
                <w:lang w:val="en-US"/>
              </w:rPr>
            </w:pPr>
            <w:r w:rsidRPr="00D41BB4">
              <w:rPr>
                <w:rStyle w:val="HTML-kode"/>
                <w:color w:val="333333"/>
                <w:lang w:val="en-US"/>
              </w:rPr>
              <w:t>} </w:t>
            </w:r>
          </w:p>
        </w:tc>
      </w:tr>
    </w:tbl>
    <w:p w14:paraId="4E891D53" w14:textId="77777777" w:rsidR="0038230A" w:rsidRPr="006213CB" w:rsidRDefault="0038230A" w:rsidP="0038230A">
      <w:pPr>
        <w:spacing w:before="150"/>
        <w:rPr>
          <w:rFonts w:ascii="Arial" w:hAnsi="Arial" w:cs="Arial"/>
          <w:color w:val="333333"/>
          <w:sz w:val="21"/>
          <w:szCs w:val="21"/>
          <w:lang w:val="en-US"/>
        </w:rPr>
      </w:pPr>
    </w:p>
    <w:p w14:paraId="4E891D54" w14:textId="77777777" w:rsidR="008D69BF" w:rsidRPr="00D41BB4" w:rsidRDefault="008D69BF" w:rsidP="008D69BF">
      <w:pPr>
        <w:pStyle w:val="Overskrift3"/>
        <w:rPr>
          <w:lang w:val="en-US"/>
        </w:rPr>
      </w:pPr>
      <w:bookmarkStart w:id="311" w:name="_Toc483323300"/>
      <w:bookmarkStart w:id="312" w:name="_Toc499127736"/>
      <w:r w:rsidRPr="00D41BB4">
        <w:rPr>
          <w:rStyle w:val="Sterk"/>
          <w:b/>
          <w:lang w:val="en-US"/>
        </w:rPr>
        <w:t>Description</w:t>
      </w:r>
      <w:bookmarkEnd w:id="311"/>
      <w:bookmarkEnd w:id="312"/>
      <w:r w:rsidRPr="00D41BB4">
        <w:rPr>
          <w:rStyle w:val="Sterk"/>
          <w:b/>
          <w:lang w:val="en-US"/>
        </w:rPr>
        <w:t xml:space="preserve"> </w:t>
      </w:r>
    </w:p>
    <w:tbl>
      <w:tblPr>
        <w:tblStyle w:val="Lysskyggelegginguthevingsfarge1"/>
        <w:tblW w:w="0" w:type="auto"/>
        <w:tblLook w:val="04A0" w:firstRow="1" w:lastRow="0" w:firstColumn="1" w:lastColumn="0" w:noHBand="0" w:noVBand="1"/>
      </w:tblPr>
      <w:tblGrid>
        <w:gridCol w:w="3001"/>
        <w:gridCol w:w="881"/>
        <w:gridCol w:w="1072"/>
        <w:gridCol w:w="4119"/>
      </w:tblGrid>
      <w:tr w:rsidR="00C64581" w:rsidRPr="00C64581" w14:paraId="4E891D59" w14:textId="77777777" w:rsidTr="00A20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hideMark/>
          </w:tcPr>
          <w:p w14:paraId="4E891D55" w14:textId="77777777" w:rsidR="008D69BF" w:rsidRPr="00D41BB4" w:rsidRDefault="008D69BF" w:rsidP="008D69BF">
            <w:pPr>
              <w:rPr>
                <w:color w:val="000000" w:themeColor="text1"/>
                <w:sz w:val="18"/>
                <w:lang w:val="en-US"/>
              </w:rPr>
            </w:pPr>
            <w:r w:rsidRPr="00D41BB4">
              <w:rPr>
                <w:color w:val="000000" w:themeColor="text1"/>
                <w:sz w:val="18"/>
                <w:lang w:val="en-US"/>
              </w:rPr>
              <w:t>Id</w:t>
            </w:r>
          </w:p>
        </w:tc>
        <w:tc>
          <w:tcPr>
            <w:tcW w:w="0" w:type="auto"/>
            <w:hideMark/>
          </w:tcPr>
          <w:p w14:paraId="4E891D56" w14:textId="77777777" w:rsidR="008D69BF" w:rsidRPr="00D41BB4" w:rsidRDefault="008D69BF" w:rsidP="008D69BF">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Type</w:t>
            </w:r>
          </w:p>
        </w:tc>
        <w:tc>
          <w:tcPr>
            <w:tcW w:w="0" w:type="auto"/>
            <w:hideMark/>
          </w:tcPr>
          <w:p w14:paraId="4E891D57" w14:textId="77777777" w:rsidR="008D69BF" w:rsidRPr="00D41BB4" w:rsidRDefault="008D69BF" w:rsidP="008D69BF">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Optional</w:t>
            </w:r>
          </w:p>
        </w:tc>
        <w:tc>
          <w:tcPr>
            <w:tcW w:w="4184" w:type="dxa"/>
            <w:hideMark/>
          </w:tcPr>
          <w:p w14:paraId="4E891D58" w14:textId="77777777" w:rsidR="008D69BF" w:rsidRPr="00D41BB4" w:rsidRDefault="008D69BF" w:rsidP="008D69BF">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Description</w:t>
            </w:r>
          </w:p>
        </w:tc>
      </w:tr>
      <w:tr w:rsidR="00C64581" w:rsidRPr="00590B22" w14:paraId="4E891D5E" w14:textId="77777777" w:rsidTr="00A2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hideMark/>
          </w:tcPr>
          <w:p w14:paraId="4E891D5A" w14:textId="77777777" w:rsidR="008D69BF" w:rsidRPr="00D41BB4" w:rsidRDefault="008D69BF" w:rsidP="008D69BF">
            <w:pPr>
              <w:rPr>
                <w:b w:val="0"/>
                <w:color w:val="000000" w:themeColor="text1"/>
                <w:sz w:val="18"/>
                <w:lang w:val="en-US"/>
              </w:rPr>
            </w:pPr>
            <w:proofErr w:type="spellStart"/>
            <w:r w:rsidRPr="00D41BB4">
              <w:rPr>
                <w:b w:val="0"/>
                <w:color w:val="000000" w:themeColor="text1"/>
                <w:sz w:val="18"/>
                <w:lang w:val="en-US"/>
              </w:rPr>
              <w:t>orderId</w:t>
            </w:r>
            <w:proofErr w:type="spellEnd"/>
          </w:p>
        </w:tc>
        <w:tc>
          <w:tcPr>
            <w:tcW w:w="0" w:type="auto"/>
            <w:hideMark/>
          </w:tcPr>
          <w:p w14:paraId="4E891D5B" w14:textId="77777777" w:rsidR="008D69BF" w:rsidRPr="00D41BB4" w:rsidRDefault="008D69BF" w:rsidP="008D69B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4E891D5C" w14:textId="77777777" w:rsidR="008D69BF" w:rsidRPr="00D41BB4" w:rsidRDefault="008D69BF" w:rsidP="008D69B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84" w:type="dxa"/>
            <w:hideMark/>
          </w:tcPr>
          <w:p w14:paraId="4E891D5D" w14:textId="1ACA66BB" w:rsidR="008D69BF" w:rsidRPr="00C64581" w:rsidRDefault="00ED72C6" w:rsidP="00ED72C6">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Id which uniquely identifies a payment</w:t>
            </w:r>
            <w:r w:rsidR="00E71F37">
              <w:rPr>
                <w:color w:val="000000" w:themeColor="text1"/>
                <w:sz w:val="18"/>
                <w:szCs w:val="18"/>
                <w:lang w:val="en-US"/>
              </w:rPr>
              <w:t>. Maximum length is 30 alphanumeric characters</w:t>
            </w:r>
          </w:p>
        </w:tc>
      </w:tr>
      <w:tr w:rsidR="00C64581" w:rsidRPr="00C64581" w14:paraId="4E891D63" w14:textId="77777777" w:rsidTr="00A20F4B">
        <w:tc>
          <w:tcPr>
            <w:cnfStyle w:val="001000000000" w:firstRow="0" w:lastRow="0" w:firstColumn="1" w:lastColumn="0" w:oddVBand="0" w:evenVBand="0" w:oddHBand="0" w:evenHBand="0" w:firstRowFirstColumn="0" w:firstRowLastColumn="0" w:lastRowFirstColumn="0" w:lastRowLastColumn="0"/>
            <w:tcW w:w="3043" w:type="dxa"/>
            <w:hideMark/>
          </w:tcPr>
          <w:p w14:paraId="4E891D5F" w14:textId="22CD494C" w:rsidR="008D69BF" w:rsidRPr="00D41BB4" w:rsidRDefault="00497F88" w:rsidP="008D69BF">
            <w:pPr>
              <w:rPr>
                <w:b w:val="0"/>
                <w:color w:val="000000" w:themeColor="text1"/>
                <w:sz w:val="18"/>
                <w:lang w:val="en-US"/>
              </w:rPr>
            </w:pPr>
            <w:r w:rsidRPr="00D41BB4">
              <w:rPr>
                <w:b w:val="0"/>
                <w:color w:val="000000" w:themeColor="text1"/>
                <w:sz w:val="18"/>
                <w:lang w:val="en-US"/>
              </w:rPr>
              <w:t>A</w:t>
            </w:r>
            <w:r w:rsidR="008D69BF" w:rsidRPr="00D41BB4">
              <w:rPr>
                <w:b w:val="0"/>
                <w:color w:val="000000" w:themeColor="text1"/>
                <w:sz w:val="18"/>
                <w:lang w:val="en-US"/>
              </w:rPr>
              <w:t>mount</w:t>
            </w:r>
          </w:p>
        </w:tc>
        <w:tc>
          <w:tcPr>
            <w:tcW w:w="0" w:type="auto"/>
            <w:hideMark/>
          </w:tcPr>
          <w:p w14:paraId="4E891D60" w14:textId="77777777" w:rsidR="008D69BF" w:rsidRPr="00D41BB4" w:rsidRDefault="008D69BF" w:rsidP="008D69BF">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Integer</w:t>
            </w:r>
          </w:p>
        </w:tc>
        <w:tc>
          <w:tcPr>
            <w:tcW w:w="0" w:type="auto"/>
            <w:hideMark/>
          </w:tcPr>
          <w:p w14:paraId="4E891D61" w14:textId="77777777" w:rsidR="008D69BF" w:rsidRPr="00D41BB4" w:rsidRDefault="008D69BF" w:rsidP="008D69BF">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84" w:type="dxa"/>
            <w:hideMark/>
          </w:tcPr>
          <w:p w14:paraId="4E891D62" w14:textId="77777777" w:rsidR="008D69BF" w:rsidRPr="00D41BB4" w:rsidRDefault="00D24B70" w:rsidP="00D24B70">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 xml:space="preserve">Payment </w:t>
            </w:r>
            <w:r w:rsidR="008D69BF" w:rsidRPr="00D41BB4">
              <w:rPr>
                <w:color w:val="000000" w:themeColor="text1"/>
                <w:sz w:val="18"/>
                <w:lang w:val="en-US"/>
              </w:rPr>
              <w:t>amount</w:t>
            </w:r>
          </w:p>
        </w:tc>
      </w:tr>
      <w:tr w:rsidR="00C64581" w:rsidRPr="00590B22" w14:paraId="4E891D68" w14:textId="77777777" w:rsidTr="00A2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hideMark/>
          </w:tcPr>
          <w:p w14:paraId="4E891D64" w14:textId="77777777" w:rsidR="008D69BF" w:rsidRPr="00D41BB4" w:rsidRDefault="00D24B70" w:rsidP="008D69BF">
            <w:pPr>
              <w:rPr>
                <w:b w:val="0"/>
                <w:color w:val="000000" w:themeColor="text1"/>
                <w:sz w:val="18"/>
                <w:lang w:val="en-US"/>
              </w:rPr>
            </w:pPr>
            <w:proofErr w:type="spellStart"/>
            <w:r w:rsidRPr="00D41BB4">
              <w:rPr>
                <w:b w:val="0"/>
                <w:color w:val="000000" w:themeColor="text1"/>
                <w:sz w:val="18"/>
                <w:lang w:val="en-US"/>
              </w:rPr>
              <w:t>transactionId</w:t>
            </w:r>
            <w:proofErr w:type="spellEnd"/>
          </w:p>
        </w:tc>
        <w:tc>
          <w:tcPr>
            <w:tcW w:w="0" w:type="auto"/>
            <w:hideMark/>
          </w:tcPr>
          <w:p w14:paraId="4E891D65" w14:textId="77777777" w:rsidR="008D69BF" w:rsidRPr="00D41BB4" w:rsidRDefault="00D24B70" w:rsidP="008D69B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4E891D66" w14:textId="77777777" w:rsidR="008D69BF" w:rsidRPr="00D41BB4" w:rsidRDefault="008D69BF" w:rsidP="008D69BF">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84" w:type="dxa"/>
            <w:hideMark/>
          </w:tcPr>
          <w:p w14:paraId="4E891D67" w14:textId="2794AFF7" w:rsidR="008D69BF" w:rsidRPr="00C64581" w:rsidRDefault="009C10E1" w:rsidP="00D24B70">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Vipps</w:t>
            </w:r>
            <w:r w:rsidR="00D24B70" w:rsidRPr="00C64581">
              <w:rPr>
                <w:color w:val="000000" w:themeColor="text1"/>
                <w:sz w:val="18"/>
                <w:szCs w:val="18"/>
                <w:lang w:val="en-US"/>
              </w:rPr>
              <w:t xml:space="preserve"> Transaction Id for the payment</w:t>
            </w:r>
          </w:p>
        </w:tc>
      </w:tr>
      <w:tr w:rsidR="00B57907" w:rsidRPr="00590B22" w14:paraId="4E891D6D" w14:textId="77777777" w:rsidTr="00A20F4B">
        <w:tc>
          <w:tcPr>
            <w:cnfStyle w:val="001000000000" w:firstRow="0" w:lastRow="0" w:firstColumn="1" w:lastColumn="0" w:oddVBand="0" w:evenVBand="0" w:oddHBand="0" w:evenHBand="0" w:firstRowFirstColumn="0" w:firstRowLastColumn="0" w:lastRowFirstColumn="0" w:lastRowLastColumn="0"/>
            <w:tcW w:w="3043" w:type="dxa"/>
          </w:tcPr>
          <w:p w14:paraId="4E891D69" w14:textId="7853A8B1" w:rsidR="00B57907" w:rsidRPr="00D43D00" w:rsidRDefault="00497F88" w:rsidP="008D69BF">
            <w:pPr>
              <w:rPr>
                <w:b w:val="0"/>
                <w:color w:val="000000" w:themeColor="text1"/>
                <w:sz w:val="18"/>
                <w:szCs w:val="18"/>
                <w:lang w:val="en-US"/>
              </w:rPr>
            </w:pPr>
            <w:r>
              <w:rPr>
                <w:b w:val="0"/>
                <w:color w:val="000000" w:themeColor="text1"/>
                <w:sz w:val="18"/>
                <w:szCs w:val="18"/>
                <w:lang w:val="en-US"/>
              </w:rPr>
              <w:t>timestamp</w:t>
            </w:r>
          </w:p>
        </w:tc>
        <w:tc>
          <w:tcPr>
            <w:tcW w:w="0" w:type="auto"/>
          </w:tcPr>
          <w:p w14:paraId="4E891D6A" w14:textId="77777777" w:rsidR="00B57907" w:rsidRPr="00D43D00" w:rsidRDefault="00B57907" w:rsidP="008D69BF">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D43D00">
              <w:rPr>
                <w:color w:val="000000" w:themeColor="text1"/>
                <w:sz w:val="18"/>
                <w:szCs w:val="18"/>
                <w:lang w:val="en-US"/>
              </w:rPr>
              <w:t> String</w:t>
            </w:r>
          </w:p>
        </w:tc>
        <w:tc>
          <w:tcPr>
            <w:tcW w:w="0" w:type="auto"/>
          </w:tcPr>
          <w:p w14:paraId="4E891D6B" w14:textId="77777777" w:rsidR="00B57907" w:rsidRPr="00D43D00" w:rsidRDefault="00B57907" w:rsidP="008D69BF">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D43D00">
              <w:rPr>
                <w:color w:val="000000" w:themeColor="text1"/>
                <w:sz w:val="18"/>
                <w:szCs w:val="18"/>
                <w:lang w:val="en-US"/>
              </w:rPr>
              <w:t> No</w:t>
            </w:r>
          </w:p>
        </w:tc>
        <w:tc>
          <w:tcPr>
            <w:tcW w:w="4184" w:type="dxa"/>
          </w:tcPr>
          <w:p w14:paraId="4E891D6C" w14:textId="77777777" w:rsidR="00B57907" w:rsidRPr="00C64581" w:rsidRDefault="00B57907" w:rsidP="008D69BF">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D625F4">
              <w:rPr>
                <w:color w:val="000000" w:themeColor="text1"/>
                <w:sz w:val="18"/>
                <w:szCs w:val="18"/>
                <w:lang w:val="en-US"/>
              </w:rPr>
              <w:t xml:space="preserve"> Timestamp in ISO-8601 representing when </w:t>
            </w:r>
            <w:proofErr w:type="spellStart"/>
            <w:r w:rsidRPr="00D625F4">
              <w:rPr>
                <w:color w:val="000000" w:themeColor="text1"/>
                <w:sz w:val="18"/>
                <w:szCs w:val="18"/>
                <w:lang w:val="en-US"/>
              </w:rPr>
              <w:t>vipps</w:t>
            </w:r>
            <w:proofErr w:type="spellEnd"/>
            <w:r w:rsidRPr="00D625F4">
              <w:rPr>
                <w:color w:val="000000" w:themeColor="text1"/>
                <w:sz w:val="18"/>
                <w:szCs w:val="18"/>
                <w:lang w:val="en-US"/>
              </w:rPr>
              <w:t xml:space="preserve"> did the requested operation</w:t>
            </w:r>
          </w:p>
        </w:tc>
      </w:tr>
      <w:tr w:rsidR="00D4542D" w:rsidRPr="00D43D00" w14:paraId="4E891D72" w14:textId="77777777" w:rsidTr="00A20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4E891D6E" w14:textId="77777777" w:rsidR="00D4542D" w:rsidRPr="00D4542D" w:rsidRDefault="00CA3F2E" w:rsidP="008D69BF">
            <w:pPr>
              <w:rPr>
                <w:b w:val="0"/>
                <w:color w:val="000000" w:themeColor="text1"/>
                <w:sz w:val="18"/>
                <w:szCs w:val="18"/>
                <w:lang w:val="en-US"/>
              </w:rPr>
            </w:pPr>
            <w:r>
              <w:rPr>
                <w:b w:val="0"/>
                <w:color w:val="000000" w:themeColor="text1"/>
                <w:sz w:val="18"/>
                <w:szCs w:val="18"/>
                <w:lang w:val="en-US"/>
              </w:rPr>
              <w:t xml:space="preserve">status </w:t>
            </w:r>
          </w:p>
        </w:tc>
        <w:tc>
          <w:tcPr>
            <w:tcW w:w="0" w:type="auto"/>
          </w:tcPr>
          <w:p w14:paraId="4E891D6F" w14:textId="77777777" w:rsidR="00D4542D" w:rsidRPr="00D4542D" w:rsidRDefault="00CA3F2E" w:rsidP="008D69BF">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proofErr w:type="spellStart"/>
            <w:r>
              <w:rPr>
                <w:color w:val="000000" w:themeColor="text1"/>
                <w:sz w:val="18"/>
                <w:szCs w:val="18"/>
                <w:lang w:val="en-US"/>
              </w:rPr>
              <w:t>Enum</w:t>
            </w:r>
            <w:proofErr w:type="spellEnd"/>
          </w:p>
        </w:tc>
        <w:tc>
          <w:tcPr>
            <w:tcW w:w="0" w:type="auto"/>
          </w:tcPr>
          <w:p w14:paraId="4E891D70" w14:textId="77777777" w:rsidR="00D4542D" w:rsidRPr="00D4542D" w:rsidRDefault="00CA3F2E" w:rsidP="008D69BF">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No</w:t>
            </w:r>
          </w:p>
        </w:tc>
        <w:tc>
          <w:tcPr>
            <w:tcW w:w="4184" w:type="dxa"/>
          </w:tcPr>
          <w:p w14:paraId="4E891D71" w14:textId="77777777" w:rsidR="00D4542D" w:rsidRPr="00D625F4" w:rsidRDefault="00267BEA" w:rsidP="008D69BF">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State of the parent transactions. Child transaction state like Capture\Refund will not be captured here.</w:t>
            </w:r>
            <w:r w:rsidR="00D43D00">
              <w:rPr>
                <w:color w:val="000000" w:themeColor="text1"/>
                <w:sz w:val="18"/>
                <w:szCs w:val="18"/>
                <w:lang w:val="en-US"/>
              </w:rPr>
              <w:t xml:space="preserve"> Potential statuses are described in section 5.7 </w:t>
            </w:r>
          </w:p>
        </w:tc>
      </w:tr>
    </w:tbl>
    <w:p w14:paraId="4E891D73" w14:textId="77777777" w:rsidR="008D69BF" w:rsidRPr="00F941D1" w:rsidRDefault="008D69BF" w:rsidP="00F941D1">
      <w:pPr>
        <w:rPr>
          <w:lang w:val="en-US"/>
        </w:rPr>
      </w:pPr>
    </w:p>
    <w:p w14:paraId="7F851136" w14:textId="7166B827" w:rsidR="006F4B21" w:rsidRPr="007D355B" w:rsidRDefault="00384A00" w:rsidP="006F4B21">
      <w:pPr>
        <w:pStyle w:val="Overskrift2"/>
        <w:rPr>
          <w:lang w:val="en-US"/>
        </w:rPr>
      </w:pPr>
      <w:bookmarkStart w:id="313" w:name="_Toc483323301"/>
      <w:bookmarkStart w:id="314" w:name="_Toc499127737"/>
      <w:bookmarkStart w:id="315" w:name="_Toc506283651"/>
      <w:r>
        <w:rPr>
          <w:lang w:val="en-US"/>
        </w:rPr>
        <w:lastRenderedPageBreak/>
        <w:t>Fetch</w:t>
      </w:r>
      <w:r w:rsidR="006F4B21" w:rsidRPr="007D355B">
        <w:rPr>
          <w:lang w:val="en-US"/>
        </w:rPr>
        <w:t xml:space="preserve"> Shipping Cost &amp; Method</w:t>
      </w:r>
      <w:r w:rsidR="007D355B" w:rsidRPr="007D355B">
        <w:rPr>
          <w:lang w:val="en-US"/>
        </w:rPr>
        <w:t xml:space="preserve"> (</w:t>
      </w:r>
      <w:r w:rsidR="007D355B">
        <w:rPr>
          <w:rFonts w:ascii="Arial" w:hAnsi="Arial" w:cs="Arial"/>
          <w:color w:val="333333"/>
          <w:sz w:val="21"/>
          <w:szCs w:val="21"/>
          <w:lang w:val="en-US"/>
        </w:rPr>
        <w:t>Hosted by Merchant</w:t>
      </w:r>
      <w:r w:rsidR="00EA50DC">
        <w:rPr>
          <w:rFonts w:ascii="Arial" w:hAnsi="Arial" w:cs="Arial"/>
          <w:color w:val="333333"/>
          <w:sz w:val="21"/>
          <w:szCs w:val="21"/>
          <w:lang w:val="en-US"/>
        </w:rPr>
        <w:t xml:space="preserve"> for express checkout</w:t>
      </w:r>
      <w:r w:rsidR="007D355B" w:rsidRPr="007D355B">
        <w:rPr>
          <w:lang w:val="en-US"/>
        </w:rPr>
        <w:t>)</w:t>
      </w:r>
      <w:bookmarkEnd w:id="313"/>
      <w:bookmarkEnd w:id="314"/>
      <w:bookmarkEnd w:id="315"/>
    </w:p>
    <w:p w14:paraId="408C0F0A" w14:textId="7321297A" w:rsidR="006F4B21" w:rsidRPr="00D41BB4" w:rsidRDefault="00441605" w:rsidP="006F4B21">
      <w:pPr>
        <w:pStyle w:val="Overskrift3"/>
        <w:rPr>
          <w:lang w:val="en-US"/>
        </w:rPr>
      </w:pPr>
      <w:bookmarkStart w:id="316" w:name="_Toc483323302"/>
      <w:r>
        <w:rPr>
          <w:lang w:val="en-US"/>
        </w:rPr>
        <w:t xml:space="preserve"> </w:t>
      </w:r>
      <w:bookmarkStart w:id="317" w:name="_Toc499127738"/>
      <w:r w:rsidR="006F4B21" w:rsidRPr="00D41BB4">
        <w:rPr>
          <w:lang w:val="en-US"/>
        </w:rPr>
        <w:t>Overview</w:t>
      </w:r>
      <w:bookmarkEnd w:id="316"/>
      <w:bookmarkEnd w:id="317"/>
    </w:p>
    <w:p w14:paraId="4D475AB8" w14:textId="779DDF57" w:rsidR="006F4B21" w:rsidRPr="00441605" w:rsidRDefault="00B45BCB" w:rsidP="006F4B21">
      <w:pPr>
        <w:rPr>
          <w:rFonts w:cs="Arial"/>
          <w:color w:val="333333"/>
          <w:sz w:val="21"/>
          <w:szCs w:val="21"/>
          <w:lang w:val="en-US"/>
        </w:rPr>
      </w:pPr>
      <w:r w:rsidRPr="00441605">
        <w:rPr>
          <w:rFonts w:cs="Arial"/>
          <w:color w:val="333333"/>
          <w:sz w:val="21"/>
          <w:szCs w:val="21"/>
          <w:lang w:val="en-US"/>
        </w:rPr>
        <w:t>This</w:t>
      </w:r>
      <w:r w:rsidR="006F4B21" w:rsidRPr="00441605">
        <w:rPr>
          <w:rFonts w:cs="Arial"/>
          <w:color w:val="333333"/>
          <w:sz w:val="21"/>
          <w:szCs w:val="21"/>
          <w:lang w:val="en-US"/>
        </w:rPr>
        <w:t xml:space="preserve"> API</w:t>
      </w:r>
      <w:r w:rsidR="00E44CF2" w:rsidRPr="00441605">
        <w:rPr>
          <w:rFonts w:cs="Arial"/>
          <w:color w:val="333333"/>
          <w:sz w:val="21"/>
          <w:szCs w:val="21"/>
          <w:lang w:val="en-US"/>
        </w:rPr>
        <w:t xml:space="preserve"> call</w:t>
      </w:r>
      <w:r w:rsidR="006F4B21" w:rsidRPr="00441605">
        <w:rPr>
          <w:rFonts w:cs="Arial"/>
          <w:color w:val="333333"/>
          <w:sz w:val="21"/>
          <w:szCs w:val="21"/>
          <w:lang w:val="en-US"/>
        </w:rPr>
        <w:t xml:space="preserve"> allows Vipps to get the shipping cost and method based on the provided address and product details. Primarily use of this service is meant for </w:t>
      </w:r>
      <w:proofErr w:type="spellStart"/>
      <w:r w:rsidR="006F4B21" w:rsidRPr="00441605">
        <w:rPr>
          <w:rFonts w:cs="Arial"/>
          <w:color w:val="333333"/>
          <w:sz w:val="21"/>
          <w:szCs w:val="21"/>
          <w:lang w:val="en-US"/>
        </w:rPr>
        <w:t>ecomm</w:t>
      </w:r>
      <w:proofErr w:type="spellEnd"/>
      <w:r w:rsidR="006F4B21" w:rsidRPr="00441605">
        <w:rPr>
          <w:rFonts w:cs="Arial"/>
          <w:color w:val="333333"/>
          <w:sz w:val="21"/>
          <w:szCs w:val="21"/>
          <w:lang w:val="en-US"/>
        </w:rPr>
        <w:t xml:space="preserve"> express checkout where Vipps needs to present shipping cost and method  to the </w:t>
      </w:r>
      <w:proofErr w:type="spellStart"/>
      <w:r w:rsidR="006F4B21" w:rsidRPr="00441605">
        <w:rPr>
          <w:rFonts w:cs="Arial"/>
          <w:color w:val="333333"/>
          <w:sz w:val="21"/>
          <w:szCs w:val="21"/>
          <w:lang w:val="en-US"/>
        </w:rPr>
        <w:t>vipps</w:t>
      </w:r>
      <w:proofErr w:type="spellEnd"/>
      <w:r w:rsidR="006F4B21" w:rsidRPr="00441605">
        <w:rPr>
          <w:rFonts w:cs="Arial"/>
          <w:color w:val="333333"/>
          <w:sz w:val="21"/>
          <w:szCs w:val="21"/>
          <w:lang w:val="en-US"/>
        </w:rPr>
        <w:t xml:space="preserve"> user.</w:t>
      </w:r>
      <w:r w:rsidR="0040259C" w:rsidRPr="00441605">
        <w:rPr>
          <w:rFonts w:cs="Arial"/>
          <w:color w:val="333333"/>
          <w:sz w:val="21"/>
          <w:szCs w:val="21"/>
          <w:lang w:val="en-US"/>
        </w:rPr>
        <w:t xml:space="preserve"> This service is</w:t>
      </w:r>
      <w:r w:rsidRPr="00441605">
        <w:rPr>
          <w:rFonts w:cs="Arial"/>
          <w:color w:val="333333"/>
          <w:sz w:val="21"/>
          <w:szCs w:val="21"/>
          <w:lang w:val="en-US"/>
        </w:rPr>
        <w:t xml:space="preserve"> to be implemented by merchants.</w:t>
      </w:r>
    </w:p>
    <w:p w14:paraId="11322A28" w14:textId="77777777" w:rsidR="00384A00" w:rsidRPr="00F20699" w:rsidRDefault="00384A00" w:rsidP="00384A00">
      <w:pPr>
        <w:pStyle w:val="Overskrift3"/>
        <w:numPr>
          <w:ilvl w:val="2"/>
          <w:numId w:val="18"/>
        </w:numPr>
        <w:rPr>
          <w:lang w:val="en-US"/>
        </w:rPr>
      </w:pPr>
      <w:bookmarkStart w:id="318" w:name="_Toc499127739"/>
      <w:bookmarkStart w:id="319" w:name="_Toc483323303"/>
      <w:r w:rsidRPr="00F20699">
        <w:rPr>
          <w:lang w:val="en-US"/>
        </w:rPr>
        <w:t>Request Header</w:t>
      </w:r>
      <w:bookmarkEnd w:id="318"/>
    </w:p>
    <w:tbl>
      <w:tblPr>
        <w:tblStyle w:val="Lysskyggelegginguthevingsfarge1"/>
        <w:tblW w:w="0" w:type="auto"/>
        <w:tblLayout w:type="fixed"/>
        <w:tblLook w:val="04A0" w:firstRow="1" w:lastRow="0" w:firstColumn="1" w:lastColumn="0" w:noHBand="0" w:noVBand="1"/>
      </w:tblPr>
      <w:tblGrid>
        <w:gridCol w:w="1749"/>
        <w:gridCol w:w="2937"/>
        <w:gridCol w:w="1169"/>
        <w:gridCol w:w="3367"/>
      </w:tblGrid>
      <w:tr w:rsidR="00384A00" w:rsidRPr="00403791" w14:paraId="7A4CE825" w14:textId="77777777" w:rsidTr="00980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hideMark/>
          </w:tcPr>
          <w:p w14:paraId="4C87E9D1" w14:textId="77777777" w:rsidR="00384A00" w:rsidRPr="00403791" w:rsidRDefault="00384A00" w:rsidP="00980B5E">
            <w:pPr>
              <w:rPr>
                <w:color w:val="000000" w:themeColor="text1"/>
                <w:sz w:val="18"/>
                <w:szCs w:val="18"/>
                <w:lang w:val="en-US" w:eastAsia="en-US"/>
              </w:rPr>
            </w:pPr>
            <w:r w:rsidRPr="00403791">
              <w:rPr>
                <w:color w:val="000000" w:themeColor="text1"/>
                <w:sz w:val="18"/>
                <w:szCs w:val="18"/>
                <w:lang w:val="en-US" w:eastAsia="en-US"/>
              </w:rPr>
              <w:t>Header Name</w:t>
            </w:r>
          </w:p>
        </w:tc>
        <w:tc>
          <w:tcPr>
            <w:tcW w:w="2937" w:type="dxa"/>
            <w:hideMark/>
          </w:tcPr>
          <w:p w14:paraId="1521D3FD" w14:textId="77777777" w:rsidR="00384A00" w:rsidRPr="00403791" w:rsidRDefault="00384A00" w:rsidP="00980B5E">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Type</w:t>
            </w:r>
          </w:p>
        </w:tc>
        <w:tc>
          <w:tcPr>
            <w:tcW w:w="1169" w:type="dxa"/>
            <w:hideMark/>
          </w:tcPr>
          <w:p w14:paraId="4DCE5B50" w14:textId="77777777" w:rsidR="00384A00" w:rsidRPr="00403791" w:rsidRDefault="00384A00" w:rsidP="00980B5E">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Optional</w:t>
            </w:r>
          </w:p>
        </w:tc>
        <w:tc>
          <w:tcPr>
            <w:tcW w:w="3367" w:type="dxa"/>
            <w:hideMark/>
          </w:tcPr>
          <w:p w14:paraId="0091F411" w14:textId="77777777" w:rsidR="00384A00" w:rsidRPr="00403791" w:rsidRDefault="00384A00" w:rsidP="00980B5E">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Description</w:t>
            </w:r>
          </w:p>
        </w:tc>
      </w:tr>
      <w:tr w:rsidR="00384A00" w:rsidRPr="00590B22" w14:paraId="48FADBD9" w14:textId="77777777" w:rsidTr="00980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hideMark/>
          </w:tcPr>
          <w:p w14:paraId="7372C794" w14:textId="189255F0" w:rsidR="00384A00" w:rsidRPr="00403791" w:rsidRDefault="00683E0B" w:rsidP="00980B5E">
            <w:pPr>
              <w:rPr>
                <w:b w:val="0"/>
                <w:color w:val="000000" w:themeColor="text1"/>
                <w:sz w:val="18"/>
                <w:szCs w:val="18"/>
                <w:lang w:val="en-US" w:eastAsia="en-US"/>
              </w:rPr>
            </w:pPr>
            <w:r w:rsidRPr="00574ECB">
              <w:rPr>
                <w:color w:val="000000" w:themeColor="text1"/>
                <w:sz w:val="18"/>
                <w:szCs w:val="18"/>
                <w:lang w:val="en-US" w:eastAsia="en-US"/>
              </w:rPr>
              <w:t>Authorization</w:t>
            </w:r>
          </w:p>
        </w:tc>
        <w:tc>
          <w:tcPr>
            <w:tcW w:w="2937" w:type="dxa"/>
            <w:hideMark/>
          </w:tcPr>
          <w:p w14:paraId="155F72FA" w14:textId="77777777" w:rsidR="00384A00" w:rsidRPr="00403791" w:rsidRDefault="00384A00" w:rsidP="00980B5E">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String</w:t>
            </w:r>
          </w:p>
        </w:tc>
        <w:tc>
          <w:tcPr>
            <w:tcW w:w="1169" w:type="dxa"/>
            <w:hideMark/>
          </w:tcPr>
          <w:p w14:paraId="09CA9E31" w14:textId="77777777" w:rsidR="00384A00" w:rsidRPr="00403791" w:rsidRDefault="00384A00" w:rsidP="00980B5E">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Yes</w:t>
            </w:r>
          </w:p>
        </w:tc>
        <w:tc>
          <w:tcPr>
            <w:tcW w:w="3367" w:type="dxa"/>
            <w:hideMark/>
          </w:tcPr>
          <w:p w14:paraId="3D236836" w14:textId="77777777" w:rsidR="00384A00" w:rsidRPr="00403791" w:rsidRDefault="00384A00" w:rsidP="00980B5E">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 xml:space="preserve">type: </w:t>
            </w:r>
            <w:r>
              <w:rPr>
                <w:color w:val="000000" w:themeColor="text1"/>
                <w:sz w:val="18"/>
                <w:szCs w:val="18"/>
                <w:lang w:val="en-US" w:eastAsia="en-US"/>
              </w:rPr>
              <w:t>Authorization token</w:t>
            </w:r>
          </w:p>
          <w:p w14:paraId="1261B21E" w14:textId="77777777" w:rsidR="00384A00" w:rsidRPr="00403791" w:rsidRDefault="00384A00" w:rsidP="00980B5E">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 xml:space="preserve">value: </w:t>
            </w:r>
            <w:r>
              <w:rPr>
                <w:color w:val="000000" w:themeColor="text1"/>
                <w:sz w:val="18"/>
                <w:szCs w:val="18"/>
                <w:lang w:val="en-US" w:eastAsia="en-US"/>
              </w:rPr>
              <w:t>merchant’s authorization token for secure callbacks</w:t>
            </w:r>
          </w:p>
        </w:tc>
      </w:tr>
    </w:tbl>
    <w:p w14:paraId="340B75E6" w14:textId="5BC2A8E5" w:rsidR="006F4B21" w:rsidRPr="007D355B" w:rsidRDefault="006F4B21" w:rsidP="006F4B21">
      <w:pPr>
        <w:pStyle w:val="Overskrift3"/>
        <w:rPr>
          <w:lang w:val="en-US"/>
        </w:rPr>
      </w:pPr>
      <w:bookmarkStart w:id="320" w:name="_Toc499127740"/>
      <w:r w:rsidRPr="007D355B">
        <w:rPr>
          <w:lang w:val="en-US"/>
        </w:rPr>
        <w:t>URL</w:t>
      </w:r>
      <w:bookmarkEnd w:id="319"/>
      <w:bookmarkEnd w:id="320"/>
    </w:p>
    <w:p w14:paraId="3B75BB25" w14:textId="788CB150" w:rsidR="006F4B21" w:rsidRPr="003E2CD2" w:rsidRDefault="00384A00" w:rsidP="00B45BCB">
      <w:pPr>
        <w:ind w:left="567"/>
        <w:rPr>
          <w:lang w:val="en-US"/>
        </w:rPr>
      </w:pPr>
      <w:r w:rsidRPr="001D70C0">
        <w:rPr>
          <w:rStyle w:val="HTML-kode"/>
          <w:color w:val="333333"/>
          <w:lang w:val="en-US"/>
        </w:rPr>
        <w:t>[</w:t>
      </w:r>
      <w:proofErr w:type="spellStart"/>
      <w:r w:rsidR="0072570B">
        <w:rPr>
          <w:rStyle w:val="HTML-kode"/>
          <w:color w:val="333333"/>
          <w:lang w:val="en-US"/>
        </w:rPr>
        <w:t>sh</w:t>
      </w:r>
      <w:r w:rsidR="00AC01E0">
        <w:rPr>
          <w:rStyle w:val="HTML-kode"/>
          <w:color w:val="333333"/>
          <w:lang w:val="en-US"/>
        </w:rPr>
        <w:t>i</w:t>
      </w:r>
      <w:r w:rsidR="0072570B">
        <w:rPr>
          <w:rStyle w:val="HTML-kode"/>
          <w:color w:val="333333"/>
          <w:lang w:val="en-US"/>
        </w:rPr>
        <w:t>ppingDetailsPrefix</w:t>
      </w:r>
      <w:proofErr w:type="spellEnd"/>
      <w:r w:rsidRPr="001D70C0">
        <w:rPr>
          <w:rStyle w:val="HTML-kode"/>
          <w:color w:val="333333"/>
          <w:lang w:val="en-US"/>
        </w:rPr>
        <w:t>]/</w:t>
      </w:r>
      <w:r w:rsidR="00E268B5">
        <w:rPr>
          <w:rStyle w:val="HTML-kode"/>
          <w:color w:val="333333"/>
          <w:lang w:val="en-US"/>
        </w:rPr>
        <w:t>v2</w:t>
      </w:r>
      <w:r w:rsidR="003E2CD2">
        <w:rPr>
          <w:rStyle w:val="HTML-kode"/>
          <w:color w:val="333333"/>
          <w:lang w:val="en-US"/>
        </w:rPr>
        <w:t>/payments/{</w:t>
      </w:r>
      <w:proofErr w:type="spellStart"/>
      <w:r w:rsidR="003E2CD2">
        <w:rPr>
          <w:rStyle w:val="HTML-kode"/>
          <w:color w:val="333333"/>
          <w:lang w:val="en-US"/>
        </w:rPr>
        <w:t>orderId</w:t>
      </w:r>
      <w:proofErr w:type="spellEnd"/>
      <w:r w:rsidR="003E2CD2">
        <w:rPr>
          <w:rStyle w:val="HTML-kode"/>
          <w:color w:val="333333"/>
          <w:lang w:val="en-US"/>
        </w:rPr>
        <w:t>}</w:t>
      </w:r>
      <w:r w:rsidR="00E268B5">
        <w:rPr>
          <w:rStyle w:val="HTML-kode"/>
          <w:color w:val="333333"/>
          <w:lang w:val="en-US"/>
        </w:rPr>
        <w:t>/</w:t>
      </w:r>
      <w:proofErr w:type="spellStart"/>
      <w:r w:rsidR="00E268B5">
        <w:rPr>
          <w:rStyle w:val="HTML-kode"/>
          <w:color w:val="333333"/>
          <w:lang w:val="en-US"/>
        </w:rPr>
        <w:t>shippingDetails</w:t>
      </w:r>
      <w:proofErr w:type="spellEnd"/>
    </w:p>
    <w:p w14:paraId="7FB58A2B" w14:textId="21658316" w:rsidR="006F4B21" w:rsidRPr="007D355B" w:rsidRDefault="00441605" w:rsidP="006F4B21">
      <w:pPr>
        <w:pStyle w:val="Overskrift3"/>
        <w:rPr>
          <w:lang w:val="en-US"/>
        </w:rPr>
      </w:pPr>
      <w:bookmarkStart w:id="321" w:name="_Toc483323304"/>
      <w:r>
        <w:rPr>
          <w:lang w:val="en-US"/>
        </w:rPr>
        <w:t xml:space="preserve"> </w:t>
      </w:r>
      <w:bookmarkStart w:id="322" w:name="_Toc499127741"/>
      <w:r w:rsidR="006F4B21" w:rsidRPr="007D355B">
        <w:rPr>
          <w:lang w:val="en-US"/>
        </w:rPr>
        <w:t>Method</w:t>
      </w:r>
      <w:bookmarkEnd w:id="321"/>
      <w:bookmarkEnd w:id="322"/>
    </w:p>
    <w:p w14:paraId="78B61CDB" w14:textId="418B5AD2" w:rsidR="006F4B21" w:rsidRPr="007D355B" w:rsidRDefault="006F4B21" w:rsidP="006F4B21">
      <w:pPr>
        <w:ind w:left="567"/>
        <w:rPr>
          <w:lang w:val="en-US"/>
        </w:rPr>
      </w:pPr>
      <w:r w:rsidRPr="007D355B">
        <w:rPr>
          <w:lang w:val="en-US"/>
        </w:rPr>
        <w:t>POST</w:t>
      </w:r>
    </w:p>
    <w:p w14:paraId="0436D580" w14:textId="0246445C" w:rsidR="006F4B21" w:rsidRPr="007D355B" w:rsidRDefault="00441605" w:rsidP="006F4B21">
      <w:pPr>
        <w:pStyle w:val="Overskrift3"/>
        <w:rPr>
          <w:lang w:val="en-US"/>
        </w:rPr>
      </w:pPr>
      <w:bookmarkStart w:id="323" w:name="_Toc483323305"/>
      <w:r>
        <w:rPr>
          <w:lang w:val="en-US"/>
        </w:rPr>
        <w:t xml:space="preserve"> </w:t>
      </w:r>
      <w:bookmarkStart w:id="324" w:name="_Toc499127742"/>
      <w:proofErr w:type="spellStart"/>
      <w:r w:rsidR="006F4B21" w:rsidRPr="007D355B">
        <w:rPr>
          <w:lang w:val="en-US"/>
        </w:rPr>
        <w:t>URLParams</w:t>
      </w:r>
      <w:bookmarkEnd w:id="323"/>
      <w:bookmarkEnd w:id="324"/>
      <w:proofErr w:type="spellEnd"/>
    </w:p>
    <w:p w14:paraId="2F48031F" w14:textId="4757B489" w:rsidR="006F4B21" w:rsidRPr="007D355B" w:rsidRDefault="00A80895" w:rsidP="006F4B21">
      <w:pPr>
        <w:ind w:left="567"/>
        <w:rPr>
          <w:lang w:val="en-US"/>
        </w:rPr>
      </w:pPr>
      <w:proofErr w:type="spellStart"/>
      <w:r w:rsidRPr="00720ACF">
        <w:rPr>
          <w:rStyle w:val="HTML-kode"/>
          <w:color w:val="333333"/>
          <w:lang w:val="en-US"/>
        </w:rPr>
        <w:t>orderId</w:t>
      </w:r>
      <w:proofErr w:type="spellEnd"/>
      <w:r w:rsidRPr="00720ACF">
        <w:rPr>
          <w:rStyle w:val="HTML-kode"/>
          <w:color w:val="333333"/>
          <w:lang w:val="en-US"/>
        </w:rPr>
        <w:t xml:space="preserve"> =[String]</w:t>
      </w:r>
      <w:r w:rsidRPr="00720ACF">
        <w:rPr>
          <w:rStyle w:val="HTML-kode"/>
          <w:color w:val="333333"/>
          <w:lang w:val="en-US"/>
        </w:rPr>
        <w:tab/>
      </w:r>
      <w:r w:rsidRPr="00720ACF">
        <w:rPr>
          <w:rStyle w:val="HTML-kode"/>
          <w:color w:val="FF0000"/>
          <w:lang w:val="en-US"/>
        </w:rPr>
        <w:t>REQUIRED</w:t>
      </w:r>
    </w:p>
    <w:p w14:paraId="2974E410" w14:textId="2F2A7037" w:rsidR="006F4B21" w:rsidRPr="007D355B" w:rsidRDefault="00441605" w:rsidP="006F4B21">
      <w:pPr>
        <w:pStyle w:val="Overskrift3"/>
        <w:rPr>
          <w:lang w:val="en-US"/>
        </w:rPr>
      </w:pPr>
      <w:bookmarkStart w:id="325" w:name="_Toc483323306"/>
      <w:r>
        <w:rPr>
          <w:lang w:val="en-US"/>
        </w:rPr>
        <w:t xml:space="preserve"> </w:t>
      </w:r>
      <w:bookmarkStart w:id="326" w:name="_Toc499127743"/>
      <w:r w:rsidR="006F4B21" w:rsidRPr="007D355B">
        <w:rPr>
          <w:lang w:val="en-US"/>
        </w:rPr>
        <w:t>Success Response</w:t>
      </w:r>
      <w:bookmarkEnd w:id="325"/>
      <w:bookmarkEnd w:id="326"/>
    </w:p>
    <w:tbl>
      <w:tblPr>
        <w:tblStyle w:val="Lysskyggelegginguthevingsfarge1"/>
        <w:tblW w:w="0" w:type="auto"/>
        <w:tblInd w:w="813" w:type="dxa"/>
        <w:tblLook w:val="04A0" w:firstRow="1" w:lastRow="0" w:firstColumn="1" w:lastColumn="0" w:noHBand="0" w:noVBand="1"/>
      </w:tblPr>
      <w:tblGrid>
        <w:gridCol w:w="1985"/>
        <w:gridCol w:w="1168"/>
      </w:tblGrid>
      <w:tr w:rsidR="00A80895" w:rsidRPr="00B45BCB" w14:paraId="49BBC65A" w14:textId="77777777" w:rsidTr="00A808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710DE388" w14:textId="77777777" w:rsidR="00A80895" w:rsidRPr="00B45BCB" w:rsidRDefault="00A80895" w:rsidP="00661211">
            <w:pPr>
              <w:rPr>
                <w:color w:val="000000" w:themeColor="text1"/>
                <w:sz w:val="18"/>
                <w:szCs w:val="18"/>
                <w:lang w:val="en-US"/>
              </w:rPr>
            </w:pPr>
            <w:r w:rsidRPr="007D355B">
              <w:rPr>
                <w:color w:val="000000" w:themeColor="text1"/>
                <w:sz w:val="18"/>
                <w:szCs w:val="18"/>
                <w:lang w:val="en-US"/>
              </w:rPr>
              <w:t>H</w:t>
            </w:r>
            <w:r w:rsidRPr="00B45BCB">
              <w:rPr>
                <w:color w:val="000000" w:themeColor="text1"/>
                <w:sz w:val="18"/>
                <w:szCs w:val="18"/>
                <w:lang w:val="en-US"/>
              </w:rPr>
              <w:t>ttp Status Code</w:t>
            </w:r>
          </w:p>
        </w:tc>
        <w:tc>
          <w:tcPr>
            <w:tcW w:w="1168" w:type="dxa"/>
            <w:hideMark/>
          </w:tcPr>
          <w:p w14:paraId="3CDEC86D" w14:textId="77777777" w:rsidR="00A80895" w:rsidRPr="00B45BCB" w:rsidRDefault="00A80895" w:rsidP="00661211">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rPr>
            </w:pPr>
            <w:r w:rsidRPr="00B45BCB">
              <w:rPr>
                <w:color w:val="000000" w:themeColor="text1"/>
                <w:sz w:val="18"/>
                <w:szCs w:val="18"/>
                <w:lang w:val="en-US"/>
              </w:rPr>
              <w:t>Content</w:t>
            </w:r>
          </w:p>
        </w:tc>
      </w:tr>
      <w:tr w:rsidR="00A80895" w:rsidRPr="00B45BCB" w14:paraId="6880828E" w14:textId="77777777" w:rsidTr="00A80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3B552D9" w14:textId="77777777" w:rsidR="00A80895" w:rsidRPr="00B45BCB" w:rsidRDefault="00A80895" w:rsidP="00661211">
            <w:pPr>
              <w:rPr>
                <w:b w:val="0"/>
                <w:color w:val="000000" w:themeColor="text1"/>
                <w:sz w:val="18"/>
                <w:szCs w:val="18"/>
                <w:lang w:val="en-US"/>
              </w:rPr>
            </w:pPr>
            <w:r w:rsidRPr="00B45BCB">
              <w:rPr>
                <w:b w:val="0"/>
                <w:color w:val="000000" w:themeColor="text1"/>
                <w:sz w:val="18"/>
                <w:szCs w:val="18"/>
                <w:lang w:val="en-US"/>
              </w:rPr>
              <w:t>200</w:t>
            </w:r>
          </w:p>
        </w:tc>
        <w:tc>
          <w:tcPr>
            <w:tcW w:w="1168" w:type="dxa"/>
            <w:hideMark/>
          </w:tcPr>
          <w:p w14:paraId="1E3814BE" w14:textId="1E8B9D3B" w:rsidR="00A80895" w:rsidRPr="00B45BCB" w:rsidRDefault="00497F88"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B45BCB">
              <w:rPr>
                <w:color w:val="000000" w:themeColor="text1"/>
                <w:sz w:val="18"/>
                <w:szCs w:val="18"/>
                <w:lang w:val="en-US"/>
              </w:rPr>
              <w:t>O</w:t>
            </w:r>
            <w:r w:rsidR="00A80895" w:rsidRPr="00B45BCB">
              <w:rPr>
                <w:color w:val="000000" w:themeColor="text1"/>
                <w:sz w:val="18"/>
                <w:szCs w:val="18"/>
                <w:lang w:val="en-US"/>
              </w:rPr>
              <w:t>k</w:t>
            </w:r>
          </w:p>
        </w:tc>
      </w:tr>
    </w:tbl>
    <w:p w14:paraId="2C922ECD" w14:textId="77777777" w:rsidR="00A80895" w:rsidRPr="00B45BCB" w:rsidRDefault="00A80895" w:rsidP="00A80895">
      <w:pPr>
        <w:rPr>
          <w:lang w:val="en-US"/>
        </w:rPr>
      </w:pPr>
    </w:p>
    <w:p w14:paraId="57AC6146" w14:textId="11DDD628" w:rsidR="00A80895" w:rsidRPr="00B45BCB" w:rsidRDefault="00441605">
      <w:pPr>
        <w:pStyle w:val="Overskrift3"/>
        <w:rPr>
          <w:lang w:val="en-US"/>
        </w:rPr>
      </w:pPr>
      <w:bookmarkStart w:id="327" w:name="_Toc483323307"/>
      <w:r>
        <w:rPr>
          <w:lang w:val="en-US"/>
        </w:rPr>
        <w:t xml:space="preserve"> </w:t>
      </w:r>
      <w:bookmarkStart w:id="328" w:name="_Toc499127744"/>
      <w:r w:rsidR="0000623E" w:rsidRPr="00B45BCB">
        <w:rPr>
          <w:lang w:val="en-US"/>
        </w:rPr>
        <w:t>Request</w:t>
      </w:r>
      <w:r w:rsidR="00A80895" w:rsidRPr="00B45BCB">
        <w:rPr>
          <w:lang w:val="en-US"/>
        </w:rPr>
        <w:t xml:space="preserve"> Body</w:t>
      </w:r>
      <w:bookmarkEnd w:id="327"/>
      <w:bookmarkEnd w:id="328"/>
    </w:p>
    <w:tbl>
      <w:tblPr>
        <w:tblW w:w="0" w:type="auto"/>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57"/>
      </w:tblGrid>
      <w:tr w:rsidR="00A80895" w:rsidRPr="00A80895" w14:paraId="0C7BD9A7" w14:textId="77777777" w:rsidTr="00661211">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370DA1B8" w14:textId="77777777" w:rsidR="00A80895" w:rsidRPr="006213CB" w:rsidRDefault="00A80895" w:rsidP="00661211">
            <w:pPr>
              <w:rPr>
                <w:rFonts w:ascii="Arial" w:hAnsi="Arial" w:cs="Arial"/>
                <w:color w:val="333333"/>
                <w:sz w:val="21"/>
                <w:szCs w:val="21"/>
                <w:lang w:val="en-US"/>
              </w:rPr>
            </w:pPr>
            <w:r w:rsidRPr="006213CB">
              <w:rPr>
                <w:rStyle w:val="HTML-kode"/>
                <w:color w:val="333333"/>
                <w:lang w:val="en-US"/>
              </w:rPr>
              <w:t>{</w:t>
            </w:r>
          </w:p>
          <w:p w14:paraId="39FC38A0" w14:textId="1C151EA1" w:rsidR="0071384C" w:rsidRPr="00B57907" w:rsidRDefault="0071384C" w:rsidP="0071384C">
            <w:pPr>
              <w:rPr>
                <w:rStyle w:val="HTML-kode"/>
                <w:rFonts w:ascii="Arial" w:hAnsi="Arial" w:cs="Arial"/>
                <w:color w:val="333333"/>
                <w:sz w:val="21"/>
                <w:szCs w:val="21"/>
                <w:lang w:val="en-US"/>
              </w:rPr>
            </w:pPr>
            <w:r>
              <w:rPr>
                <w:rStyle w:val="HTML-kode"/>
                <w:rFonts w:ascii="Arial" w:hAnsi="Arial" w:cs="Arial"/>
                <w:color w:val="333333"/>
                <w:sz w:val="21"/>
                <w:szCs w:val="21"/>
                <w:lang w:val="en-US"/>
              </w:rPr>
              <w:t xml:space="preserve">        </w:t>
            </w:r>
            <w:r w:rsidRPr="00DC3DB8">
              <w:rPr>
                <w:rStyle w:val="HTML-kode"/>
                <w:color w:val="333333"/>
                <w:lang w:val="en-US"/>
              </w:rPr>
              <w:t>"</w:t>
            </w:r>
            <w:proofErr w:type="spellStart"/>
            <w:r>
              <w:rPr>
                <w:rStyle w:val="HTML-kode"/>
                <w:color w:val="333333"/>
                <w:lang w:val="en-US"/>
              </w:rPr>
              <w:t>addressId</w:t>
            </w:r>
            <w:proofErr w:type="spellEnd"/>
            <w:r>
              <w:rPr>
                <w:rStyle w:val="HTML-kode"/>
                <w:color w:val="333333"/>
                <w:lang w:val="en-US"/>
              </w:rPr>
              <w:t>": 178687,</w:t>
            </w:r>
            <w:r>
              <w:rPr>
                <w:rFonts w:ascii="Arial" w:hAnsi="Arial" w:cs="Arial"/>
                <w:color w:val="333333"/>
                <w:sz w:val="21"/>
                <w:szCs w:val="21"/>
                <w:lang w:val="en-US"/>
              </w:rPr>
              <w:t xml:space="preserve"> </w:t>
            </w:r>
            <w:r w:rsidRPr="00720ACF">
              <w:rPr>
                <w:rStyle w:val="HTML-kode"/>
                <w:color w:val="333333"/>
                <w:lang w:val="en-US"/>
              </w:rPr>
              <w:t>[</w:t>
            </w:r>
            <w:r>
              <w:rPr>
                <w:rStyle w:val="HTML-kode"/>
                <w:color w:val="333333"/>
                <w:lang w:val="en-US"/>
              </w:rPr>
              <w:t>Integer</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p>
          <w:p w14:paraId="43BAD51F" w14:textId="45BF9537" w:rsidR="00A80895" w:rsidRPr="00A80895" w:rsidRDefault="00A80895" w:rsidP="00A80895">
            <w:pPr>
              <w:rPr>
                <w:rFonts w:ascii="Arial" w:hAnsi="Arial" w:cs="Arial"/>
                <w:color w:val="333333"/>
                <w:sz w:val="21"/>
                <w:szCs w:val="21"/>
                <w:lang w:val="en-US"/>
              </w:rPr>
            </w:pPr>
            <w:r w:rsidRPr="00A80895">
              <w:rPr>
                <w:rStyle w:val="HTML-kode"/>
                <w:color w:val="333333"/>
                <w:lang w:val="en-US"/>
              </w:rPr>
              <w:t xml:space="preserve">    "addressLine1": "Fernanda </w:t>
            </w:r>
            <w:proofErr w:type="spellStart"/>
            <w:r w:rsidRPr="00A80895">
              <w:rPr>
                <w:rStyle w:val="HTML-kode"/>
                <w:color w:val="333333"/>
                <w:lang w:val="en-US"/>
              </w:rPr>
              <w:t>nissens</w:t>
            </w:r>
            <w:proofErr w:type="spellEnd"/>
            <w:r w:rsidRPr="00A80895">
              <w:rPr>
                <w:rStyle w:val="HTML-kode"/>
                <w:color w:val="333333"/>
                <w:lang w:val="en-US"/>
              </w:rPr>
              <w:t xml:space="preserve"> Gate 10B"</w:t>
            </w:r>
            <w:r w:rsidRPr="00A80895">
              <w:rPr>
                <w:rFonts w:ascii="Arial" w:hAnsi="Arial" w:cs="Arial"/>
                <w:color w:val="333333"/>
                <w:sz w:val="21"/>
                <w:szCs w:val="21"/>
                <w:lang w:val="en-US"/>
              </w:rPr>
              <w:t>,</w:t>
            </w:r>
            <w:r w:rsidRPr="00720ACF">
              <w:rPr>
                <w:rStyle w:val="HTML-kode"/>
                <w:color w:val="333333"/>
                <w:lang w:val="en-US"/>
              </w:rPr>
              <w:t>[String]</w:t>
            </w:r>
            <w:r w:rsidRPr="00720ACF">
              <w:rPr>
                <w:rStyle w:val="HTML-kode"/>
                <w:color w:val="333333"/>
                <w:lang w:val="en-US"/>
              </w:rPr>
              <w:tab/>
            </w:r>
            <w:r w:rsidRPr="00720ACF">
              <w:rPr>
                <w:rStyle w:val="HTML-kode"/>
                <w:color w:val="FF0000"/>
                <w:lang w:val="en-US"/>
              </w:rPr>
              <w:t>REQUIRED</w:t>
            </w:r>
          </w:p>
          <w:p w14:paraId="2D5B6DDF" w14:textId="4BAA34B5" w:rsidR="00A80895" w:rsidRDefault="00A80895" w:rsidP="00A80895">
            <w:pPr>
              <w:rPr>
                <w:rFonts w:ascii="Arial" w:hAnsi="Arial" w:cs="Arial"/>
                <w:color w:val="333333"/>
                <w:sz w:val="21"/>
                <w:szCs w:val="21"/>
                <w:lang w:val="en-US"/>
              </w:rPr>
            </w:pPr>
            <w:r w:rsidRPr="00A80895">
              <w:rPr>
                <w:rStyle w:val="HTML-kode"/>
                <w:rFonts w:ascii="Arial" w:hAnsi="Arial" w:cs="Arial"/>
                <w:color w:val="333333"/>
                <w:sz w:val="21"/>
                <w:szCs w:val="21"/>
                <w:lang w:val="en-US"/>
              </w:rPr>
              <w:t xml:space="preserve">        </w:t>
            </w:r>
            <w:r w:rsidRPr="00DC3DB8">
              <w:rPr>
                <w:rStyle w:val="HTML-kode"/>
                <w:color w:val="333333"/>
                <w:lang w:val="en-US"/>
              </w:rPr>
              <w:t>"</w:t>
            </w:r>
            <w:r>
              <w:rPr>
                <w:rStyle w:val="HTML-kode"/>
                <w:color w:val="333333"/>
                <w:lang w:val="en-US"/>
              </w:rPr>
              <w:t>addressLine2</w:t>
            </w:r>
            <w:r w:rsidRPr="00DC3DB8">
              <w:rPr>
                <w:rStyle w:val="HTML-kode"/>
                <w:color w:val="333333"/>
                <w:lang w:val="en-US"/>
              </w:rPr>
              <w:t>": ""</w:t>
            </w:r>
            <w:r>
              <w:rPr>
                <w:rFonts w:ascii="Arial" w:hAnsi="Arial" w:cs="Arial"/>
                <w:color w:val="333333"/>
                <w:sz w:val="21"/>
                <w:szCs w:val="21"/>
                <w:lang w:val="en-US"/>
              </w:rPr>
              <w:t>,</w:t>
            </w:r>
            <w:r w:rsidRPr="00720ACF">
              <w:rPr>
                <w:rStyle w:val="HTML-kode"/>
                <w:color w:val="333333"/>
                <w:lang w:val="en-US"/>
              </w:rPr>
              <w:t>[String]</w:t>
            </w:r>
            <w:r w:rsidRPr="00720ACF">
              <w:rPr>
                <w:rStyle w:val="HTML-kode"/>
                <w:color w:val="333333"/>
                <w:lang w:val="en-US"/>
              </w:rPr>
              <w:tab/>
            </w:r>
            <w:r w:rsidRPr="00720ACF">
              <w:rPr>
                <w:rStyle w:val="HTML-kode"/>
                <w:color w:val="FF0000"/>
                <w:lang w:val="en-US"/>
              </w:rPr>
              <w:t>REQUIRED</w:t>
            </w:r>
          </w:p>
          <w:p w14:paraId="60C876F5" w14:textId="61B97D86" w:rsidR="00A80895" w:rsidRPr="00B57907" w:rsidRDefault="00A80895" w:rsidP="00A80895">
            <w:pPr>
              <w:rPr>
                <w:rStyle w:val="HTML-kode"/>
                <w:rFonts w:ascii="Arial" w:hAnsi="Arial" w:cs="Arial"/>
                <w:color w:val="333333"/>
                <w:sz w:val="21"/>
                <w:szCs w:val="21"/>
                <w:lang w:val="en-US"/>
              </w:rPr>
            </w:pPr>
            <w:r>
              <w:rPr>
                <w:rStyle w:val="HTML-kode"/>
                <w:rFonts w:ascii="Arial" w:hAnsi="Arial" w:cs="Arial"/>
                <w:color w:val="333333"/>
                <w:sz w:val="21"/>
                <w:szCs w:val="21"/>
                <w:lang w:val="en-US"/>
              </w:rPr>
              <w:t xml:space="preserve">        </w:t>
            </w:r>
            <w:r w:rsidRPr="00DC3DB8">
              <w:rPr>
                <w:rStyle w:val="HTML-kode"/>
                <w:color w:val="333333"/>
                <w:lang w:val="en-US"/>
              </w:rPr>
              <w:t>"</w:t>
            </w:r>
            <w:r>
              <w:rPr>
                <w:rStyle w:val="HTML-kode"/>
                <w:color w:val="333333"/>
                <w:lang w:val="en-US"/>
              </w:rPr>
              <w:t>city</w:t>
            </w:r>
            <w:r w:rsidRPr="00DC3DB8">
              <w:rPr>
                <w:rStyle w:val="HTML-kode"/>
                <w:color w:val="333333"/>
                <w:lang w:val="en-US"/>
              </w:rPr>
              <w:t>": "</w:t>
            </w:r>
            <w:r>
              <w:rPr>
                <w:rStyle w:val="HTML-kode"/>
                <w:color w:val="333333"/>
                <w:lang w:val="en-US"/>
              </w:rPr>
              <w:t>Oslo</w:t>
            </w:r>
            <w:r w:rsidRPr="00DC3DB8">
              <w:rPr>
                <w:rStyle w:val="HTML-kode"/>
                <w:color w:val="333333"/>
                <w:lang w:val="en-US"/>
              </w:rPr>
              <w:t>"</w:t>
            </w:r>
            <w:r>
              <w:rPr>
                <w:rFonts w:ascii="Arial" w:hAnsi="Arial" w:cs="Arial"/>
                <w:color w:val="333333"/>
                <w:sz w:val="21"/>
                <w:szCs w:val="21"/>
                <w:lang w:val="en-US"/>
              </w:rPr>
              <w:t>,</w:t>
            </w:r>
            <w:r w:rsidRPr="00720ACF">
              <w:rPr>
                <w:rStyle w:val="HTML-kode"/>
                <w:color w:val="333333"/>
                <w:lang w:val="en-US"/>
              </w:rPr>
              <w:t>[String]</w:t>
            </w:r>
            <w:r w:rsidRPr="00720ACF">
              <w:rPr>
                <w:rStyle w:val="HTML-kode"/>
                <w:color w:val="333333"/>
                <w:lang w:val="en-US"/>
              </w:rPr>
              <w:tab/>
            </w:r>
            <w:r w:rsidRPr="00720ACF">
              <w:rPr>
                <w:rStyle w:val="HTML-kode"/>
                <w:color w:val="FF0000"/>
                <w:lang w:val="en-US"/>
              </w:rPr>
              <w:t>REQUIRED</w:t>
            </w:r>
          </w:p>
          <w:p w14:paraId="773CCC44" w14:textId="77777777" w:rsidR="0071384C" w:rsidRPr="00B57907" w:rsidRDefault="0071384C" w:rsidP="0071384C">
            <w:pPr>
              <w:rPr>
                <w:rStyle w:val="HTML-kode"/>
                <w:rFonts w:ascii="Arial" w:hAnsi="Arial" w:cs="Arial"/>
                <w:color w:val="333333"/>
                <w:sz w:val="21"/>
                <w:szCs w:val="21"/>
                <w:lang w:val="en-US"/>
              </w:rPr>
            </w:pPr>
            <w:r>
              <w:rPr>
                <w:rStyle w:val="HTML-kode"/>
                <w:rFonts w:ascii="Arial" w:hAnsi="Arial" w:cs="Arial"/>
                <w:color w:val="333333"/>
                <w:sz w:val="21"/>
                <w:szCs w:val="21"/>
                <w:lang w:val="en-US"/>
              </w:rPr>
              <w:t xml:space="preserve">        </w:t>
            </w:r>
            <w:r w:rsidRPr="00DC3DB8">
              <w:rPr>
                <w:rStyle w:val="HTML-kode"/>
                <w:color w:val="333333"/>
                <w:lang w:val="en-US"/>
              </w:rPr>
              <w:t>"</w:t>
            </w:r>
            <w:r>
              <w:rPr>
                <w:rStyle w:val="HTML-kode"/>
                <w:color w:val="333333"/>
                <w:lang w:val="en-US"/>
              </w:rPr>
              <w:t>country</w:t>
            </w:r>
            <w:r w:rsidRPr="00DC3DB8">
              <w:rPr>
                <w:rStyle w:val="HTML-kode"/>
                <w:color w:val="333333"/>
                <w:lang w:val="en-US"/>
              </w:rPr>
              <w:t>": "</w:t>
            </w:r>
            <w:r>
              <w:rPr>
                <w:rStyle w:val="HTML-kode"/>
                <w:color w:val="333333"/>
                <w:lang w:val="en-US"/>
              </w:rPr>
              <w:t>NO</w:t>
            </w:r>
            <w:r w:rsidRPr="00DC3DB8">
              <w:rPr>
                <w:rStyle w:val="HTML-kode"/>
                <w:color w:val="333333"/>
                <w:lang w:val="en-US"/>
              </w:rPr>
              <w:t>"</w:t>
            </w:r>
            <w:r>
              <w:rPr>
                <w:rFonts w:ascii="Arial" w:hAnsi="Arial" w:cs="Arial"/>
                <w:color w:val="333333"/>
                <w:sz w:val="21"/>
                <w:szCs w:val="21"/>
                <w:lang w:val="en-US"/>
              </w:rPr>
              <w:t>,</w:t>
            </w:r>
            <w:r w:rsidRPr="00720ACF">
              <w:rPr>
                <w:rStyle w:val="HTML-kode"/>
                <w:color w:val="333333"/>
                <w:lang w:val="en-US"/>
              </w:rPr>
              <w:t>[String]</w:t>
            </w:r>
            <w:r w:rsidRPr="00720ACF">
              <w:rPr>
                <w:rStyle w:val="HTML-kode"/>
                <w:color w:val="333333"/>
                <w:lang w:val="en-US"/>
              </w:rPr>
              <w:tab/>
            </w:r>
            <w:r w:rsidRPr="00720ACF">
              <w:rPr>
                <w:rStyle w:val="HTML-kode"/>
                <w:color w:val="FF0000"/>
                <w:lang w:val="en-US"/>
              </w:rPr>
              <w:t>REQUIRED</w:t>
            </w:r>
            <w:r>
              <w:rPr>
                <w:rStyle w:val="HTML-kode"/>
                <w:color w:val="FF0000"/>
                <w:lang w:val="en-US"/>
              </w:rPr>
              <w:t xml:space="preserve"> only NO</w:t>
            </w:r>
          </w:p>
          <w:p w14:paraId="05887AD6" w14:textId="33F1D3CF" w:rsidR="00A80895" w:rsidRPr="00B57907" w:rsidRDefault="00A80895" w:rsidP="00A80895">
            <w:pPr>
              <w:rPr>
                <w:rStyle w:val="HTML-kode"/>
                <w:rFonts w:ascii="Arial" w:hAnsi="Arial" w:cs="Arial"/>
                <w:color w:val="333333"/>
                <w:sz w:val="21"/>
                <w:szCs w:val="21"/>
                <w:lang w:val="en-US"/>
              </w:rPr>
            </w:pPr>
            <w:r>
              <w:rPr>
                <w:rStyle w:val="HTML-kode"/>
                <w:rFonts w:ascii="Arial" w:hAnsi="Arial" w:cs="Arial"/>
                <w:color w:val="333333"/>
                <w:sz w:val="21"/>
                <w:szCs w:val="21"/>
                <w:lang w:val="en-US"/>
              </w:rPr>
              <w:t xml:space="preserve">        </w:t>
            </w:r>
            <w:r w:rsidRPr="00DC3DB8">
              <w:rPr>
                <w:rStyle w:val="HTML-kode"/>
                <w:color w:val="333333"/>
                <w:lang w:val="en-US"/>
              </w:rPr>
              <w:t>"</w:t>
            </w:r>
            <w:proofErr w:type="spellStart"/>
            <w:r>
              <w:rPr>
                <w:rStyle w:val="HTML-kode"/>
                <w:color w:val="333333"/>
                <w:lang w:val="en-US"/>
              </w:rPr>
              <w:t>postCode</w:t>
            </w:r>
            <w:proofErr w:type="spellEnd"/>
            <w:r>
              <w:rPr>
                <w:rStyle w:val="HTML-kode"/>
                <w:color w:val="333333"/>
                <w:lang w:val="en-US"/>
              </w:rPr>
              <w:t>": 0484</w:t>
            </w:r>
            <w:r w:rsidRPr="00720ACF">
              <w:rPr>
                <w:rStyle w:val="HTML-kode"/>
                <w:color w:val="333333"/>
                <w:lang w:val="en-US"/>
              </w:rPr>
              <w:t>[</w:t>
            </w:r>
            <w:r w:rsidR="00037485">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r>
              <w:rPr>
                <w:rStyle w:val="HTML-kode"/>
                <w:color w:val="FF0000"/>
                <w:lang w:val="en-US"/>
              </w:rPr>
              <w:t xml:space="preserve"> length=4</w:t>
            </w:r>
          </w:p>
          <w:p w14:paraId="308F8205" w14:textId="670539AA" w:rsidR="00A80895" w:rsidRPr="00A80895" w:rsidRDefault="00A80895" w:rsidP="00A80895">
            <w:pPr>
              <w:rPr>
                <w:rFonts w:ascii="Arial" w:hAnsi="Arial" w:cs="Arial"/>
                <w:color w:val="333333"/>
                <w:sz w:val="21"/>
                <w:szCs w:val="21"/>
                <w:lang w:val="en-US"/>
              </w:rPr>
            </w:pPr>
            <w:r w:rsidRPr="00A80895">
              <w:rPr>
                <w:rStyle w:val="HTML-kode"/>
                <w:color w:val="333333"/>
                <w:lang w:val="en-US"/>
              </w:rPr>
              <w:t>} </w:t>
            </w:r>
          </w:p>
        </w:tc>
      </w:tr>
    </w:tbl>
    <w:p w14:paraId="0A675461" w14:textId="63D80EFF" w:rsidR="00A80895" w:rsidRPr="00A80895" w:rsidRDefault="00A80895" w:rsidP="00A80895">
      <w:pPr>
        <w:rPr>
          <w:lang w:val="en-US"/>
        </w:rPr>
      </w:pPr>
    </w:p>
    <w:p w14:paraId="2D0EDFCC" w14:textId="442BF87F" w:rsidR="006F4B21" w:rsidRPr="00D41BB4" w:rsidRDefault="00441605" w:rsidP="006F4B21">
      <w:pPr>
        <w:pStyle w:val="Overskrift3"/>
        <w:rPr>
          <w:lang w:val="en-US"/>
        </w:rPr>
      </w:pPr>
      <w:bookmarkStart w:id="329" w:name="_Toc483323308"/>
      <w:r>
        <w:rPr>
          <w:lang w:val="en-US"/>
        </w:rPr>
        <w:t xml:space="preserve"> </w:t>
      </w:r>
      <w:bookmarkStart w:id="330" w:name="_Toc499127745"/>
      <w:r w:rsidR="006F4B21" w:rsidRPr="00D41BB4">
        <w:rPr>
          <w:lang w:val="en-US"/>
        </w:rPr>
        <w:t>Response Body</w:t>
      </w:r>
      <w:bookmarkEnd w:id="329"/>
      <w:bookmarkEnd w:id="330"/>
    </w:p>
    <w:tbl>
      <w:tblPr>
        <w:tblW w:w="0" w:type="auto"/>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57"/>
      </w:tblGrid>
      <w:tr w:rsidR="00A80895" w14:paraId="5FBAF022" w14:textId="77777777" w:rsidTr="00661211">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38D9796B" w14:textId="0B4BA788" w:rsidR="00A80895" w:rsidRPr="006213CB" w:rsidRDefault="00A80895" w:rsidP="00661211">
            <w:pPr>
              <w:rPr>
                <w:rFonts w:ascii="Arial" w:hAnsi="Arial" w:cs="Arial"/>
                <w:color w:val="333333"/>
                <w:sz w:val="21"/>
                <w:szCs w:val="21"/>
                <w:lang w:val="en-US"/>
              </w:rPr>
            </w:pPr>
            <w:r w:rsidRPr="006213CB">
              <w:rPr>
                <w:rStyle w:val="HTML-kode"/>
                <w:color w:val="333333"/>
                <w:lang w:val="en-US"/>
              </w:rPr>
              <w:t>{</w:t>
            </w:r>
          </w:p>
          <w:p w14:paraId="0A13BF10" w14:textId="26C7D86B" w:rsidR="00A80895" w:rsidRDefault="00A80895" w:rsidP="00661211">
            <w:pPr>
              <w:rPr>
                <w:rStyle w:val="HTML-kode"/>
                <w:color w:val="FF0000"/>
                <w:lang w:val="en-US"/>
              </w:rPr>
            </w:pPr>
            <w:r w:rsidRPr="00DC3DB8">
              <w:rPr>
                <w:rStyle w:val="HTML-kode"/>
                <w:color w:val="333333"/>
                <w:lang w:val="en-US"/>
              </w:rPr>
              <w:t>    </w:t>
            </w:r>
            <w:r w:rsidR="00FD2463" w:rsidRPr="00DC3DB8">
              <w:rPr>
                <w:rStyle w:val="HTML-kode"/>
                <w:color w:val="333333"/>
                <w:lang w:val="en-US"/>
              </w:rPr>
              <w:t>"</w:t>
            </w:r>
            <w:proofErr w:type="spellStart"/>
            <w:r w:rsidR="00FD2463">
              <w:rPr>
                <w:rStyle w:val="HTML-kode"/>
                <w:color w:val="333333"/>
                <w:lang w:val="en-US"/>
              </w:rPr>
              <w:t>addressId</w:t>
            </w:r>
            <w:proofErr w:type="spellEnd"/>
            <w:r w:rsidR="00FD2463">
              <w:rPr>
                <w:rStyle w:val="HTML-kode"/>
                <w:color w:val="333333"/>
                <w:lang w:val="en-US"/>
              </w:rPr>
              <w:t>": 178687</w:t>
            </w:r>
            <w:r w:rsidR="00FD2463">
              <w:rPr>
                <w:rFonts w:ascii="Arial" w:hAnsi="Arial" w:cs="Arial"/>
                <w:color w:val="333333"/>
                <w:sz w:val="21"/>
                <w:szCs w:val="21"/>
                <w:lang w:val="en-US"/>
              </w:rPr>
              <w:t xml:space="preserve"> </w:t>
            </w:r>
            <w:r w:rsidR="00FD2463" w:rsidRPr="00720ACF">
              <w:rPr>
                <w:rStyle w:val="HTML-kode"/>
                <w:color w:val="333333"/>
                <w:lang w:val="en-US"/>
              </w:rPr>
              <w:t>[</w:t>
            </w:r>
            <w:r w:rsidR="00FD2463">
              <w:rPr>
                <w:rStyle w:val="HTML-kode"/>
                <w:color w:val="333333"/>
                <w:lang w:val="en-US"/>
              </w:rPr>
              <w:t>Integer</w:t>
            </w:r>
            <w:r w:rsidR="00FD2463" w:rsidRPr="00720ACF">
              <w:rPr>
                <w:rStyle w:val="HTML-kode"/>
                <w:color w:val="333333"/>
                <w:lang w:val="en-US"/>
              </w:rPr>
              <w:t>]</w:t>
            </w:r>
            <w:r w:rsidR="00FD2463" w:rsidRPr="00720ACF">
              <w:rPr>
                <w:rStyle w:val="HTML-kode"/>
                <w:color w:val="333333"/>
                <w:lang w:val="en-US"/>
              </w:rPr>
              <w:tab/>
            </w:r>
            <w:r w:rsidR="00FD2463" w:rsidRPr="00720ACF">
              <w:rPr>
                <w:rStyle w:val="HTML-kode"/>
                <w:color w:val="FF0000"/>
                <w:lang w:val="en-US"/>
              </w:rPr>
              <w:t>REQUIRED</w:t>
            </w:r>
            <w:r w:rsidR="007D355B">
              <w:rPr>
                <w:rStyle w:val="HTML-kode"/>
                <w:color w:val="FF0000"/>
                <w:lang w:val="en-US"/>
              </w:rPr>
              <w:t>,</w:t>
            </w:r>
          </w:p>
          <w:p w14:paraId="03AC7D32" w14:textId="63089917" w:rsidR="007D355B" w:rsidRPr="00D41BB4" w:rsidRDefault="007D355B" w:rsidP="007D355B">
            <w:pPr>
              <w:rPr>
                <w:lang w:val="en-US"/>
              </w:rPr>
            </w:pPr>
            <w:r>
              <w:rPr>
                <w:rStyle w:val="HTML-kode"/>
                <w:color w:val="333333"/>
                <w:lang w:val="en-US"/>
              </w:rPr>
              <w:t xml:space="preserve">    </w:t>
            </w:r>
            <w:r w:rsidRPr="00DC3DB8">
              <w:rPr>
                <w:rStyle w:val="HTML-kode"/>
                <w:color w:val="333333"/>
                <w:lang w:val="en-US"/>
              </w:rPr>
              <w:t>"</w:t>
            </w:r>
            <w:proofErr w:type="spellStart"/>
            <w:r w:rsidRPr="00720ACF">
              <w:rPr>
                <w:rStyle w:val="HTML-kode"/>
                <w:color w:val="333333"/>
                <w:lang w:val="en-US"/>
              </w:rPr>
              <w:t>orderId</w:t>
            </w:r>
            <w:proofErr w:type="spellEnd"/>
            <w:r>
              <w:rPr>
                <w:rStyle w:val="HTML-kode"/>
                <w:color w:val="333333"/>
                <w:lang w:val="en-US"/>
              </w:rPr>
              <w:t>"</w:t>
            </w:r>
            <w:r w:rsidRPr="00720ACF">
              <w:rPr>
                <w:rStyle w:val="HTML-kode"/>
                <w:color w:val="333333"/>
                <w:lang w:val="en-US"/>
              </w:rPr>
              <w:t xml:space="preserve"> </w:t>
            </w:r>
            <w:r>
              <w:rPr>
                <w:rStyle w:val="HTML-kode"/>
                <w:color w:val="333333"/>
                <w:lang w:val="en-US"/>
              </w:rPr>
              <w:t xml:space="preserve">: “” </w:t>
            </w:r>
            <w:r w:rsidRPr="00720ACF">
              <w:rPr>
                <w:rStyle w:val="HTML-kode"/>
                <w:color w:val="333333"/>
                <w:lang w:val="en-US"/>
              </w:rPr>
              <w:t>[String]</w:t>
            </w:r>
            <w:r w:rsidRPr="00720ACF">
              <w:rPr>
                <w:rStyle w:val="HTML-kode"/>
                <w:color w:val="333333"/>
                <w:lang w:val="en-US"/>
              </w:rPr>
              <w:tab/>
            </w:r>
            <w:r w:rsidRPr="00720ACF">
              <w:rPr>
                <w:rStyle w:val="HTML-kode"/>
                <w:color w:val="FF0000"/>
                <w:lang w:val="en-US"/>
              </w:rPr>
              <w:t>REQUIRED</w:t>
            </w:r>
            <w:r>
              <w:rPr>
                <w:rStyle w:val="HTML-kode"/>
                <w:color w:val="FF0000"/>
                <w:lang w:val="en-US"/>
              </w:rPr>
              <w:t>,</w:t>
            </w:r>
          </w:p>
          <w:p w14:paraId="32957D57" w14:textId="116C6536" w:rsidR="00A80895" w:rsidRPr="00DC3DB8" w:rsidRDefault="00A80895" w:rsidP="00661211">
            <w:pPr>
              <w:rPr>
                <w:rFonts w:ascii="Arial" w:hAnsi="Arial" w:cs="Arial"/>
                <w:color w:val="333333"/>
                <w:sz w:val="21"/>
                <w:szCs w:val="21"/>
                <w:lang w:val="en-US"/>
              </w:rPr>
            </w:pPr>
            <w:r w:rsidRPr="00DC3DB8">
              <w:rPr>
                <w:rStyle w:val="HTML-kode"/>
                <w:color w:val="333333"/>
                <w:lang w:val="en-US"/>
              </w:rPr>
              <w:t>    "</w:t>
            </w:r>
            <w:proofErr w:type="spellStart"/>
            <w:r w:rsidR="00FD2463">
              <w:rPr>
                <w:rStyle w:val="HTML-kode"/>
                <w:color w:val="333333"/>
                <w:lang w:val="en-US"/>
              </w:rPr>
              <w:t>shippingDetails</w:t>
            </w:r>
            <w:proofErr w:type="spellEnd"/>
            <w:r w:rsidRPr="00DC3DB8">
              <w:rPr>
                <w:rStyle w:val="HTML-kode"/>
                <w:color w:val="333333"/>
                <w:lang w:val="en-US"/>
              </w:rPr>
              <w:t xml:space="preserve">": </w:t>
            </w:r>
            <w:r w:rsidR="00FD2463">
              <w:rPr>
                <w:rStyle w:val="HTML-kode"/>
                <w:color w:val="333333"/>
                <w:lang w:val="en-US"/>
              </w:rPr>
              <w:t>[</w:t>
            </w:r>
            <w:r w:rsidRPr="00DC3DB8">
              <w:rPr>
                <w:rStyle w:val="HTML-kode"/>
                <w:color w:val="333333"/>
                <w:lang w:val="en-US"/>
              </w:rPr>
              <w:t>{</w:t>
            </w:r>
          </w:p>
          <w:p w14:paraId="4F252303" w14:textId="77777777" w:rsidR="008B19B0" w:rsidRPr="00DC3DB8" w:rsidRDefault="008B19B0" w:rsidP="008B19B0">
            <w:pPr>
              <w:rPr>
                <w:rFonts w:ascii="Arial" w:hAnsi="Arial" w:cs="Arial"/>
                <w:color w:val="333333"/>
                <w:sz w:val="21"/>
                <w:szCs w:val="21"/>
                <w:lang w:val="en-US"/>
              </w:rPr>
            </w:pPr>
            <w:r w:rsidRPr="00DC3DB8">
              <w:rPr>
                <w:rStyle w:val="HTML-kode"/>
                <w:color w:val="333333"/>
                <w:lang w:val="en-US"/>
              </w:rPr>
              <w:t>        "</w:t>
            </w:r>
            <w:proofErr w:type="spellStart"/>
            <w:r>
              <w:rPr>
                <w:rStyle w:val="HTML-kode"/>
                <w:color w:val="333333"/>
                <w:lang w:val="en-US"/>
              </w:rPr>
              <w:t>isDefault</w:t>
            </w:r>
            <w:proofErr w:type="spellEnd"/>
            <w:r w:rsidRPr="00DC3DB8">
              <w:rPr>
                <w:rStyle w:val="HTML-kode"/>
                <w:color w:val="333333"/>
                <w:lang w:val="en-US"/>
              </w:rPr>
              <w:t>": "</w:t>
            </w:r>
            <w:r>
              <w:rPr>
                <w:rStyle w:val="HTML-kode"/>
                <w:color w:val="333333"/>
                <w:lang w:val="en-US"/>
              </w:rPr>
              <w:t>Y</w:t>
            </w:r>
            <w:r w:rsidRPr="00DC3DB8">
              <w:rPr>
                <w:rStyle w:val="HTML-kode"/>
                <w:color w:val="333333"/>
                <w:lang w:val="en-US"/>
              </w:rPr>
              <w:t>"</w:t>
            </w:r>
            <w:r>
              <w:rPr>
                <w:rFonts w:ascii="Arial" w:hAnsi="Arial" w:cs="Arial"/>
                <w:color w:val="333333"/>
                <w:sz w:val="21"/>
                <w:szCs w:val="21"/>
                <w:lang w:val="en-US"/>
              </w:rPr>
              <w:t xml:space="preserve"> , </w:t>
            </w:r>
            <w:r w:rsidRPr="00720ACF">
              <w:rPr>
                <w:rStyle w:val="HTML-kode"/>
                <w:color w:val="333333"/>
                <w:lang w:val="en-US"/>
              </w:rPr>
              <w:t>[</w:t>
            </w:r>
            <w:r>
              <w:rPr>
                <w:rStyle w:val="HTML-kode"/>
                <w:color w:val="333333"/>
                <w:lang w:val="en-US"/>
              </w:rPr>
              <w:t>String</w:t>
            </w:r>
            <w:r w:rsidRPr="00720ACF">
              <w:rPr>
                <w:rStyle w:val="HTML-kode"/>
                <w:color w:val="333333"/>
                <w:lang w:val="en-US"/>
              </w:rPr>
              <w:t>]</w:t>
            </w:r>
            <w:r>
              <w:rPr>
                <w:rStyle w:val="HTML-kode"/>
                <w:color w:val="333333"/>
                <w:lang w:val="en-US"/>
              </w:rPr>
              <w:t xml:space="preserve"> </w:t>
            </w:r>
            <w:r w:rsidRPr="00720ACF">
              <w:rPr>
                <w:rStyle w:val="HTML-kode"/>
                <w:color w:val="FF0000"/>
                <w:lang w:val="en-US"/>
              </w:rPr>
              <w:t>REQUIRED</w:t>
            </w:r>
            <w:r>
              <w:rPr>
                <w:rStyle w:val="HTML-kode"/>
                <w:color w:val="FF0000"/>
                <w:lang w:val="en-US"/>
              </w:rPr>
              <w:t xml:space="preserve"> Only Y/N</w:t>
            </w:r>
          </w:p>
          <w:p w14:paraId="12BD051D" w14:textId="7879D9F0" w:rsidR="008B19B0" w:rsidRPr="00DC3DB8" w:rsidRDefault="008B19B0" w:rsidP="008B19B0">
            <w:pPr>
              <w:rPr>
                <w:rFonts w:ascii="Arial" w:hAnsi="Arial" w:cs="Arial"/>
                <w:color w:val="333333"/>
                <w:sz w:val="21"/>
                <w:szCs w:val="21"/>
                <w:lang w:val="en-US"/>
              </w:rPr>
            </w:pPr>
            <w:r>
              <w:rPr>
                <w:rStyle w:val="HTML-kode"/>
                <w:color w:val="333333"/>
                <w:lang w:val="en-US"/>
              </w:rPr>
              <w:t xml:space="preserve">        "priority": 1, </w:t>
            </w:r>
            <w:r w:rsidRPr="00720ACF">
              <w:rPr>
                <w:rStyle w:val="HTML-kode"/>
                <w:color w:val="333333"/>
                <w:lang w:val="en-US"/>
              </w:rPr>
              <w:t>[</w:t>
            </w:r>
            <w:r>
              <w:rPr>
                <w:rStyle w:val="HTML-kode"/>
                <w:color w:val="333333"/>
                <w:lang w:val="en-US"/>
              </w:rPr>
              <w:t xml:space="preserve">Integer] </w:t>
            </w:r>
            <w:r>
              <w:rPr>
                <w:rStyle w:val="HTML-kode"/>
                <w:color w:val="FF0000"/>
                <w:lang w:val="en-US"/>
              </w:rPr>
              <w:t>OPTIONAL</w:t>
            </w:r>
          </w:p>
          <w:p w14:paraId="2BF632BF" w14:textId="63CE38B0" w:rsidR="00A80895" w:rsidRPr="00B57907" w:rsidRDefault="00A80895" w:rsidP="00661211">
            <w:pPr>
              <w:rPr>
                <w:rStyle w:val="HTML-kode"/>
                <w:rFonts w:ascii="Arial" w:hAnsi="Arial" w:cs="Arial"/>
                <w:color w:val="333333"/>
                <w:sz w:val="21"/>
                <w:szCs w:val="21"/>
                <w:lang w:val="en-US"/>
              </w:rPr>
            </w:pPr>
            <w:r w:rsidRPr="00DC3DB8">
              <w:rPr>
                <w:rStyle w:val="HTML-kode"/>
                <w:color w:val="333333"/>
                <w:lang w:val="en-US"/>
              </w:rPr>
              <w:t>        "</w:t>
            </w:r>
            <w:proofErr w:type="spellStart"/>
            <w:r w:rsidR="00FD2463">
              <w:rPr>
                <w:rStyle w:val="HTML-kode"/>
                <w:color w:val="333333"/>
                <w:lang w:val="en-US"/>
              </w:rPr>
              <w:t>shippingCost</w:t>
            </w:r>
            <w:proofErr w:type="spellEnd"/>
            <w:r w:rsidRPr="00DC3DB8">
              <w:rPr>
                <w:rStyle w:val="HTML-kode"/>
                <w:color w:val="333333"/>
                <w:lang w:val="en-US"/>
              </w:rPr>
              <w:t>": "</w:t>
            </w:r>
            <w:r w:rsidR="00FD2463">
              <w:rPr>
                <w:rStyle w:val="HTML-kode"/>
                <w:color w:val="333333"/>
                <w:lang w:val="en-US"/>
              </w:rPr>
              <w:t>40.89</w:t>
            </w:r>
            <w:r w:rsidRPr="00DC3DB8">
              <w:rPr>
                <w:rStyle w:val="HTML-kode"/>
                <w:color w:val="333333"/>
                <w:lang w:val="en-US"/>
              </w:rPr>
              <w:t>"</w:t>
            </w:r>
            <w:r>
              <w:rPr>
                <w:rFonts w:ascii="Arial" w:hAnsi="Arial" w:cs="Arial"/>
                <w:color w:val="333333"/>
                <w:sz w:val="21"/>
                <w:szCs w:val="21"/>
                <w:lang w:val="en-US"/>
              </w:rPr>
              <w:t>,</w:t>
            </w:r>
            <w:r w:rsidR="00FD2463" w:rsidRPr="00720ACF">
              <w:rPr>
                <w:rStyle w:val="HTML-kode"/>
                <w:color w:val="333333"/>
                <w:lang w:val="en-US"/>
              </w:rPr>
              <w:t>[</w:t>
            </w:r>
            <w:proofErr w:type="spellStart"/>
            <w:r w:rsidR="00FD2463">
              <w:rPr>
                <w:rStyle w:val="HTML-kode"/>
                <w:color w:val="333333"/>
                <w:lang w:val="en-US"/>
              </w:rPr>
              <w:t>BigDecimal</w:t>
            </w:r>
            <w:proofErr w:type="spellEnd"/>
            <w:r w:rsidR="00FD2463" w:rsidRPr="00720ACF">
              <w:rPr>
                <w:rStyle w:val="HTML-kode"/>
                <w:color w:val="333333"/>
                <w:lang w:val="en-US"/>
              </w:rPr>
              <w:t>]</w:t>
            </w:r>
            <w:r w:rsidR="00FD2463">
              <w:rPr>
                <w:rStyle w:val="HTML-kode"/>
                <w:color w:val="333333"/>
                <w:lang w:val="en-US"/>
              </w:rPr>
              <w:t xml:space="preserve"> </w:t>
            </w:r>
            <w:r w:rsidR="00FD2463" w:rsidRPr="00720ACF">
              <w:rPr>
                <w:rStyle w:val="HTML-kode"/>
                <w:color w:val="FF0000"/>
                <w:lang w:val="en-US"/>
              </w:rPr>
              <w:t>REQUIRED</w:t>
            </w:r>
            <w:r w:rsidR="00FD2463">
              <w:rPr>
                <w:rStyle w:val="HTML-kode"/>
                <w:color w:val="FF0000"/>
                <w:lang w:val="en-US"/>
              </w:rPr>
              <w:t xml:space="preserve"> Scale 2</w:t>
            </w:r>
          </w:p>
          <w:p w14:paraId="4F7FDC9C" w14:textId="77777777" w:rsidR="007E3050" w:rsidRDefault="00A80895" w:rsidP="007E3050">
            <w:pPr>
              <w:rPr>
                <w:rStyle w:val="HTML-kode"/>
                <w:color w:val="FF0000"/>
                <w:lang w:val="en-US"/>
              </w:rPr>
            </w:pPr>
            <w:r w:rsidRPr="00DC3DB8">
              <w:rPr>
                <w:rStyle w:val="HTML-kode"/>
                <w:color w:val="333333"/>
                <w:lang w:val="en-US"/>
              </w:rPr>
              <w:t>        </w:t>
            </w:r>
            <w:r w:rsidR="007E3050" w:rsidRPr="00DC3DB8">
              <w:rPr>
                <w:rStyle w:val="HTML-kode"/>
                <w:color w:val="333333"/>
                <w:lang w:val="en-US"/>
              </w:rPr>
              <w:t>"</w:t>
            </w:r>
            <w:proofErr w:type="spellStart"/>
            <w:r w:rsidR="007E3050">
              <w:rPr>
                <w:rStyle w:val="HTML-kode"/>
                <w:color w:val="333333"/>
                <w:lang w:val="en-US"/>
              </w:rPr>
              <w:t>shippingMethod</w:t>
            </w:r>
            <w:proofErr w:type="spellEnd"/>
            <w:r w:rsidR="007E3050" w:rsidRPr="00DC3DB8">
              <w:rPr>
                <w:rStyle w:val="HTML-kode"/>
                <w:color w:val="333333"/>
                <w:lang w:val="en-US"/>
              </w:rPr>
              <w:t>": ""</w:t>
            </w:r>
            <w:r w:rsidR="007E3050" w:rsidRPr="00720ACF">
              <w:rPr>
                <w:rStyle w:val="HTML-kode"/>
                <w:color w:val="333333"/>
                <w:lang w:val="en-US"/>
              </w:rPr>
              <w:t>[</w:t>
            </w:r>
            <w:r w:rsidR="007E3050">
              <w:rPr>
                <w:rStyle w:val="HTML-kode"/>
                <w:color w:val="333333"/>
                <w:lang w:val="en-US"/>
              </w:rPr>
              <w:t>String</w:t>
            </w:r>
            <w:r w:rsidR="007E3050" w:rsidRPr="00720ACF">
              <w:rPr>
                <w:rStyle w:val="HTML-kode"/>
                <w:color w:val="333333"/>
                <w:lang w:val="en-US"/>
              </w:rPr>
              <w:t>]</w:t>
            </w:r>
            <w:r w:rsidR="007E3050">
              <w:rPr>
                <w:rStyle w:val="HTML-kode"/>
                <w:color w:val="333333"/>
                <w:lang w:val="en-US"/>
              </w:rPr>
              <w:t xml:space="preserve"> </w:t>
            </w:r>
            <w:r w:rsidR="007E3050" w:rsidRPr="00720ACF">
              <w:rPr>
                <w:rStyle w:val="HTML-kode"/>
                <w:color w:val="FF0000"/>
                <w:lang w:val="en-US"/>
              </w:rPr>
              <w:t>REQUIRED</w:t>
            </w:r>
          </w:p>
          <w:p w14:paraId="35556D93" w14:textId="22BE172C" w:rsidR="007E3050" w:rsidRPr="007E3050" w:rsidRDefault="007E3050" w:rsidP="00661211">
            <w:pPr>
              <w:rPr>
                <w:rFonts w:ascii="Courier New" w:hAnsi="Courier New" w:cs="Courier New"/>
                <w:color w:val="FF0000"/>
                <w:lang w:val="en-US"/>
              </w:rPr>
            </w:pPr>
            <w:r w:rsidRPr="00DC3DB8">
              <w:rPr>
                <w:rStyle w:val="HTML-kode"/>
                <w:color w:val="333333"/>
                <w:lang w:val="en-US"/>
              </w:rPr>
              <w:t>        </w:t>
            </w:r>
            <w:r w:rsidRPr="00606B53">
              <w:rPr>
                <w:rStyle w:val="HTML-kode"/>
                <w:color w:val="333333"/>
                <w:lang w:val="en-US"/>
              </w:rPr>
              <w:t>"</w:t>
            </w:r>
            <w:proofErr w:type="spellStart"/>
            <w:r w:rsidRPr="00606B53">
              <w:rPr>
                <w:rStyle w:val="HTML-kode"/>
                <w:color w:val="333333"/>
                <w:lang w:val="en-US"/>
              </w:rPr>
              <w:t>shippingMethodId</w:t>
            </w:r>
            <w:proofErr w:type="spellEnd"/>
            <w:r w:rsidRPr="00606B53">
              <w:rPr>
                <w:rStyle w:val="HTML-kode"/>
                <w:color w:val="333333"/>
                <w:lang w:val="en-US"/>
              </w:rPr>
              <w:t xml:space="preserve">": ""[String] </w:t>
            </w:r>
            <w:r w:rsidRPr="00606B53">
              <w:rPr>
                <w:rStyle w:val="HTML-kode"/>
                <w:color w:val="FF0000"/>
                <w:lang w:val="en-US"/>
              </w:rPr>
              <w:t>REQUIRED</w:t>
            </w:r>
          </w:p>
          <w:p w14:paraId="32EA0634" w14:textId="06738217" w:rsidR="00A80895" w:rsidRPr="00DC3DB8" w:rsidRDefault="00A80895" w:rsidP="00661211">
            <w:pPr>
              <w:rPr>
                <w:rFonts w:ascii="Arial" w:hAnsi="Arial" w:cs="Arial"/>
                <w:color w:val="333333"/>
                <w:sz w:val="21"/>
                <w:szCs w:val="21"/>
                <w:lang w:val="en-US"/>
              </w:rPr>
            </w:pPr>
            <w:r>
              <w:rPr>
                <w:rStyle w:val="HTML-kode"/>
                <w:color w:val="333333"/>
                <w:lang w:val="en-US"/>
              </w:rPr>
              <w:t>    }</w:t>
            </w:r>
            <w:r w:rsidR="00FD2463">
              <w:rPr>
                <w:rStyle w:val="HTML-kode"/>
                <w:color w:val="333333"/>
                <w:lang w:val="en-US"/>
              </w:rPr>
              <w:t>]</w:t>
            </w:r>
          </w:p>
          <w:p w14:paraId="56FCCDA2" w14:textId="77777777" w:rsidR="00A80895" w:rsidRPr="00D24B70" w:rsidRDefault="00A80895" w:rsidP="00661211">
            <w:pPr>
              <w:rPr>
                <w:rStyle w:val="HTML-kode"/>
                <w:color w:val="333333"/>
                <w:lang w:val="en-US"/>
              </w:rPr>
            </w:pPr>
          </w:p>
          <w:p w14:paraId="3B69AA66" w14:textId="77777777" w:rsidR="00A80895" w:rsidRPr="00D41BB4" w:rsidRDefault="00A80895" w:rsidP="00661211">
            <w:pPr>
              <w:rPr>
                <w:rFonts w:ascii="Arial" w:hAnsi="Arial"/>
                <w:color w:val="333333"/>
                <w:sz w:val="21"/>
                <w:lang w:val="en-US"/>
              </w:rPr>
            </w:pPr>
            <w:r w:rsidRPr="00D41BB4">
              <w:rPr>
                <w:rStyle w:val="HTML-kode"/>
                <w:color w:val="333333"/>
                <w:lang w:val="en-US"/>
              </w:rPr>
              <w:t>} </w:t>
            </w:r>
          </w:p>
        </w:tc>
      </w:tr>
    </w:tbl>
    <w:p w14:paraId="7B1553DB" w14:textId="5B89E547" w:rsidR="00A80895" w:rsidRPr="00D41BB4" w:rsidRDefault="00A80895" w:rsidP="00A80895">
      <w:pPr>
        <w:rPr>
          <w:lang w:val="en-US"/>
        </w:rPr>
      </w:pPr>
    </w:p>
    <w:p w14:paraId="00FC8BBE" w14:textId="37E17DC2" w:rsidR="007D355B" w:rsidRPr="00D41BB4" w:rsidRDefault="00441605">
      <w:pPr>
        <w:pStyle w:val="Overskrift3"/>
        <w:rPr>
          <w:lang w:val="en-US"/>
        </w:rPr>
      </w:pPr>
      <w:bookmarkStart w:id="331" w:name="_Toc483323309"/>
      <w:r>
        <w:rPr>
          <w:lang w:val="en-US"/>
        </w:rPr>
        <w:t xml:space="preserve"> </w:t>
      </w:r>
      <w:bookmarkStart w:id="332" w:name="_Toc499127746"/>
      <w:r w:rsidR="007D355B" w:rsidRPr="00D41BB4">
        <w:rPr>
          <w:lang w:val="en-US"/>
        </w:rPr>
        <w:t>Request Description</w:t>
      </w:r>
      <w:bookmarkEnd w:id="331"/>
      <w:bookmarkEnd w:id="332"/>
      <w:r w:rsidR="007D355B" w:rsidRPr="00D41BB4">
        <w:rPr>
          <w:lang w:val="en-US"/>
        </w:rPr>
        <w:t xml:space="preserve"> </w:t>
      </w:r>
    </w:p>
    <w:tbl>
      <w:tblPr>
        <w:tblStyle w:val="Lysskyggelegginguthevingsfarge1"/>
        <w:tblW w:w="0" w:type="auto"/>
        <w:tblLook w:val="04A0" w:firstRow="1" w:lastRow="0" w:firstColumn="1" w:lastColumn="0" w:noHBand="0" w:noVBand="1"/>
      </w:tblPr>
      <w:tblGrid>
        <w:gridCol w:w="3003"/>
        <w:gridCol w:w="881"/>
        <w:gridCol w:w="1072"/>
        <w:gridCol w:w="4117"/>
      </w:tblGrid>
      <w:tr w:rsidR="007D355B" w:rsidRPr="00C64581" w14:paraId="51187C45" w14:textId="77777777" w:rsidTr="00661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hideMark/>
          </w:tcPr>
          <w:p w14:paraId="512D8CE8" w14:textId="77777777" w:rsidR="007D355B" w:rsidRPr="00D41BB4" w:rsidRDefault="007D355B" w:rsidP="00661211">
            <w:pPr>
              <w:rPr>
                <w:color w:val="000000" w:themeColor="text1"/>
                <w:sz w:val="18"/>
                <w:lang w:val="en-US"/>
              </w:rPr>
            </w:pPr>
            <w:r w:rsidRPr="00D41BB4">
              <w:rPr>
                <w:color w:val="000000" w:themeColor="text1"/>
                <w:sz w:val="18"/>
                <w:lang w:val="en-US"/>
              </w:rPr>
              <w:t>Id</w:t>
            </w:r>
          </w:p>
        </w:tc>
        <w:tc>
          <w:tcPr>
            <w:tcW w:w="0" w:type="auto"/>
            <w:hideMark/>
          </w:tcPr>
          <w:p w14:paraId="5B837673" w14:textId="77777777" w:rsidR="007D355B" w:rsidRPr="00D41BB4" w:rsidRDefault="007D355B" w:rsidP="00661211">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Type</w:t>
            </w:r>
          </w:p>
        </w:tc>
        <w:tc>
          <w:tcPr>
            <w:tcW w:w="0" w:type="auto"/>
            <w:hideMark/>
          </w:tcPr>
          <w:p w14:paraId="5D63EF45" w14:textId="77777777" w:rsidR="007D355B" w:rsidRPr="00D41BB4" w:rsidRDefault="007D355B" w:rsidP="00661211">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Optional</w:t>
            </w:r>
          </w:p>
        </w:tc>
        <w:tc>
          <w:tcPr>
            <w:tcW w:w="4184" w:type="dxa"/>
            <w:hideMark/>
          </w:tcPr>
          <w:p w14:paraId="5DDF0D92" w14:textId="77777777" w:rsidR="007D355B" w:rsidRPr="00D41BB4" w:rsidRDefault="007D355B" w:rsidP="00661211">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Description</w:t>
            </w:r>
          </w:p>
        </w:tc>
      </w:tr>
      <w:tr w:rsidR="007D355B" w:rsidRPr="00590B22" w14:paraId="76C3BDD3" w14:textId="77777777" w:rsidTr="0066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hideMark/>
          </w:tcPr>
          <w:p w14:paraId="336441ED" w14:textId="77777777" w:rsidR="007D355B" w:rsidRPr="00D41BB4" w:rsidRDefault="007D355B" w:rsidP="00661211">
            <w:pPr>
              <w:rPr>
                <w:b w:val="0"/>
                <w:color w:val="000000" w:themeColor="text1"/>
                <w:sz w:val="18"/>
                <w:lang w:val="en-US"/>
              </w:rPr>
            </w:pPr>
            <w:proofErr w:type="spellStart"/>
            <w:r w:rsidRPr="00D41BB4">
              <w:rPr>
                <w:b w:val="0"/>
                <w:color w:val="000000" w:themeColor="text1"/>
                <w:sz w:val="18"/>
                <w:lang w:val="en-US"/>
              </w:rPr>
              <w:t>orderId</w:t>
            </w:r>
            <w:proofErr w:type="spellEnd"/>
          </w:p>
        </w:tc>
        <w:tc>
          <w:tcPr>
            <w:tcW w:w="0" w:type="auto"/>
            <w:hideMark/>
          </w:tcPr>
          <w:p w14:paraId="2841F94A" w14:textId="77777777" w:rsidR="007D355B" w:rsidRPr="00D41BB4"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06055DB5" w14:textId="77777777" w:rsidR="007D355B" w:rsidRPr="00D41BB4"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84" w:type="dxa"/>
            <w:hideMark/>
          </w:tcPr>
          <w:p w14:paraId="16E8A9B8" w14:textId="77777777" w:rsidR="007D355B" w:rsidRPr="00C64581"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Id which uniquely identifies a payment. Maximum length is 30 alphanumeric characters</w:t>
            </w:r>
          </w:p>
        </w:tc>
      </w:tr>
      <w:tr w:rsidR="007D355B" w:rsidRPr="00FD2463" w14:paraId="2404A604" w14:textId="77777777" w:rsidTr="007D355B">
        <w:trPr>
          <w:trHeight w:val="60"/>
        </w:trPr>
        <w:tc>
          <w:tcPr>
            <w:cnfStyle w:val="001000000000" w:firstRow="0" w:lastRow="0" w:firstColumn="1" w:lastColumn="0" w:oddVBand="0" w:evenVBand="0" w:oddHBand="0" w:evenHBand="0" w:firstRowFirstColumn="0" w:firstRowLastColumn="0" w:lastRowFirstColumn="0" w:lastRowLastColumn="0"/>
            <w:tcW w:w="3043" w:type="dxa"/>
            <w:hideMark/>
          </w:tcPr>
          <w:p w14:paraId="4E563A84" w14:textId="75210BB1" w:rsidR="007D355B" w:rsidRPr="00D41BB4" w:rsidRDefault="007D355B" w:rsidP="00661211">
            <w:pPr>
              <w:rPr>
                <w:b w:val="0"/>
                <w:color w:val="000000" w:themeColor="text1"/>
                <w:sz w:val="18"/>
                <w:lang w:val="en-US"/>
              </w:rPr>
            </w:pPr>
            <w:r w:rsidRPr="00D41BB4">
              <w:rPr>
                <w:b w:val="0"/>
                <w:color w:val="000000" w:themeColor="text1"/>
                <w:sz w:val="18"/>
                <w:lang w:val="en-US"/>
              </w:rPr>
              <w:t>addressLine1</w:t>
            </w:r>
          </w:p>
        </w:tc>
        <w:tc>
          <w:tcPr>
            <w:tcW w:w="0" w:type="auto"/>
            <w:hideMark/>
          </w:tcPr>
          <w:p w14:paraId="5D0FC553" w14:textId="33F215B5" w:rsidR="007D355B" w:rsidRPr="00D41BB4" w:rsidRDefault="007D355B" w:rsidP="00661211">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4111E628" w14:textId="77777777" w:rsidR="007D355B" w:rsidRPr="00D41BB4" w:rsidRDefault="007D355B" w:rsidP="00661211">
            <w:pPr>
              <w:cnfStyle w:val="000000000000" w:firstRow="0"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84" w:type="dxa"/>
            <w:hideMark/>
          </w:tcPr>
          <w:p w14:paraId="66B760AC" w14:textId="12CB6692" w:rsidR="007D355B" w:rsidRPr="00FD2463" w:rsidRDefault="007D355B"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Free Text</w:t>
            </w:r>
          </w:p>
        </w:tc>
      </w:tr>
      <w:tr w:rsidR="007D355B" w:rsidRPr="009047C9" w14:paraId="101E0BA8" w14:textId="77777777" w:rsidTr="0066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hideMark/>
          </w:tcPr>
          <w:p w14:paraId="6161A0C6" w14:textId="3A78A3D4" w:rsidR="007D355B" w:rsidRPr="00FD2463" w:rsidRDefault="007D355B" w:rsidP="00661211">
            <w:pPr>
              <w:rPr>
                <w:b w:val="0"/>
                <w:color w:val="000000" w:themeColor="text1"/>
                <w:sz w:val="18"/>
                <w:szCs w:val="18"/>
                <w:lang w:val="en-US"/>
              </w:rPr>
            </w:pPr>
            <w:r>
              <w:rPr>
                <w:b w:val="0"/>
                <w:color w:val="000000" w:themeColor="text1"/>
                <w:sz w:val="18"/>
                <w:szCs w:val="18"/>
                <w:lang w:val="en-US"/>
              </w:rPr>
              <w:t>addressLine2</w:t>
            </w:r>
          </w:p>
        </w:tc>
        <w:tc>
          <w:tcPr>
            <w:tcW w:w="0" w:type="auto"/>
            <w:hideMark/>
          </w:tcPr>
          <w:p w14:paraId="7961A40B" w14:textId="091A3656" w:rsidR="007D355B" w:rsidRPr="00FD2463"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String</w:t>
            </w:r>
          </w:p>
        </w:tc>
        <w:tc>
          <w:tcPr>
            <w:tcW w:w="0" w:type="auto"/>
            <w:hideMark/>
          </w:tcPr>
          <w:p w14:paraId="31DF2B37" w14:textId="798393DD" w:rsidR="007D355B" w:rsidRPr="00FD2463"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Yes</w:t>
            </w:r>
          </w:p>
        </w:tc>
        <w:tc>
          <w:tcPr>
            <w:tcW w:w="4184" w:type="dxa"/>
            <w:hideMark/>
          </w:tcPr>
          <w:p w14:paraId="5989A223" w14:textId="0A5B130F" w:rsidR="007D355B" w:rsidRPr="00C64581"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Free Text</w:t>
            </w:r>
          </w:p>
        </w:tc>
      </w:tr>
      <w:tr w:rsidR="007D355B" w:rsidRPr="009047C9" w14:paraId="6F8B5845" w14:textId="77777777" w:rsidTr="00661211">
        <w:tc>
          <w:tcPr>
            <w:cnfStyle w:val="001000000000" w:firstRow="0" w:lastRow="0" w:firstColumn="1" w:lastColumn="0" w:oddVBand="0" w:evenVBand="0" w:oddHBand="0" w:evenHBand="0" w:firstRowFirstColumn="0" w:firstRowLastColumn="0" w:lastRowFirstColumn="0" w:lastRowLastColumn="0"/>
            <w:tcW w:w="3043" w:type="dxa"/>
          </w:tcPr>
          <w:p w14:paraId="6BB1F7EE" w14:textId="59B54CA5" w:rsidR="007D355B" w:rsidRPr="00D43D00" w:rsidRDefault="00497F88" w:rsidP="00661211">
            <w:pPr>
              <w:rPr>
                <w:b w:val="0"/>
                <w:color w:val="000000" w:themeColor="text1"/>
                <w:sz w:val="18"/>
                <w:szCs w:val="18"/>
                <w:lang w:val="en-US"/>
              </w:rPr>
            </w:pPr>
            <w:r>
              <w:rPr>
                <w:b w:val="0"/>
                <w:color w:val="000000" w:themeColor="text1"/>
                <w:sz w:val="18"/>
                <w:szCs w:val="18"/>
                <w:lang w:val="en-US"/>
              </w:rPr>
              <w:t>C</w:t>
            </w:r>
            <w:r w:rsidR="007D355B">
              <w:rPr>
                <w:b w:val="0"/>
                <w:color w:val="000000" w:themeColor="text1"/>
                <w:sz w:val="18"/>
                <w:szCs w:val="18"/>
                <w:lang w:val="en-US"/>
              </w:rPr>
              <w:t>ity</w:t>
            </w:r>
          </w:p>
        </w:tc>
        <w:tc>
          <w:tcPr>
            <w:tcW w:w="0" w:type="auto"/>
          </w:tcPr>
          <w:p w14:paraId="258165BD" w14:textId="7EDDCDA2" w:rsidR="007D355B" w:rsidRPr="00D43D00" w:rsidRDefault="007D355B"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String</w:t>
            </w:r>
          </w:p>
        </w:tc>
        <w:tc>
          <w:tcPr>
            <w:tcW w:w="0" w:type="auto"/>
          </w:tcPr>
          <w:p w14:paraId="7028DC4C" w14:textId="34C2E448" w:rsidR="007D355B" w:rsidRPr="00D43D00" w:rsidRDefault="007D355B" w:rsidP="007D355B">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No</w:t>
            </w:r>
          </w:p>
        </w:tc>
        <w:tc>
          <w:tcPr>
            <w:tcW w:w="4184" w:type="dxa"/>
          </w:tcPr>
          <w:p w14:paraId="6A984B3D" w14:textId="6E8FD73C" w:rsidR="007D355B" w:rsidRPr="00C64581" w:rsidRDefault="007D355B"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Free Text</w:t>
            </w:r>
          </w:p>
        </w:tc>
      </w:tr>
      <w:tr w:rsidR="007D355B" w:rsidRPr="007D355B" w14:paraId="5F54604B" w14:textId="77777777" w:rsidTr="0066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4FC64B99" w14:textId="42F77956" w:rsidR="007D355B" w:rsidRPr="00D4542D" w:rsidRDefault="007D355B" w:rsidP="00661211">
            <w:pPr>
              <w:rPr>
                <w:b w:val="0"/>
                <w:color w:val="000000" w:themeColor="text1"/>
                <w:sz w:val="18"/>
                <w:szCs w:val="18"/>
                <w:lang w:val="en-US"/>
              </w:rPr>
            </w:pPr>
            <w:proofErr w:type="spellStart"/>
            <w:r>
              <w:rPr>
                <w:b w:val="0"/>
                <w:color w:val="000000" w:themeColor="text1"/>
                <w:sz w:val="18"/>
                <w:szCs w:val="18"/>
                <w:lang w:val="en-US"/>
              </w:rPr>
              <w:t>postCode</w:t>
            </w:r>
            <w:proofErr w:type="spellEnd"/>
            <w:r>
              <w:rPr>
                <w:b w:val="0"/>
                <w:color w:val="000000" w:themeColor="text1"/>
                <w:sz w:val="18"/>
                <w:szCs w:val="18"/>
                <w:lang w:val="en-US"/>
              </w:rPr>
              <w:t xml:space="preserve"> </w:t>
            </w:r>
          </w:p>
        </w:tc>
        <w:tc>
          <w:tcPr>
            <w:tcW w:w="0" w:type="auto"/>
          </w:tcPr>
          <w:p w14:paraId="054F023B" w14:textId="034C71CB" w:rsidR="007D355B" w:rsidRPr="00D4542D"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Integer</w:t>
            </w:r>
          </w:p>
        </w:tc>
        <w:tc>
          <w:tcPr>
            <w:tcW w:w="0" w:type="auto"/>
          </w:tcPr>
          <w:p w14:paraId="43153626" w14:textId="77777777" w:rsidR="007D355B" w:rsidRPr="00D4542D"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No</w:t>
            </w:r>
          </w:p>
        </w:tc>
        <w:tc>
          <w:tcPr>
            <w:tcW w:w="4184" w:type="dxa"/>
          </w:tcPr>
          <w:p w14:paraId="4345943A" w14:textId="73FEE4A1" w:rsidR="007D355B" w:rsidRPr="00D625F4"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4 Digit</w:t>
            </w:r>
          </w:p>
        </w:tc>
      </w:tr>
      <w:tr w:rsidR="007D355B" w:rsidRPr="00590B22" w14:paraId="0442B07D" w14:textId="77777777" w:rsidTr="00661211">
        <w:tc>
          <w:tcPr>
            <w:cnfStyle w:val="001000000000" w:firstRow="0" w:lastRow="0" w:firstColumn="1" w:lastColumn="0" w:oddVBand="0" w:evenVBand="0" w:oddHBand="0" w:evenHBand="0" w:firstRowFirstColumn="0" w:firstRowLastColumn="0" w:lastRowFirstColumn="0" w:lastRowLastColumn="0"/>
            <w:tcW w:w="3043" w:type="dxa"/>
          </w:tcPr>
          <w:p w14:paraId="4B212095" w14:textId="56D9C94C" w:rsidR="007D355B" w:rsidRDefault="007D355B" w:rsidP="00661211">
            <w:pPr>
              <w:rPr>
                <w:b w:val="0"/>
                <w:color w:val="000000" w:themeColor="text1"/>
                <w:sz w:val="18"/>
                <w:szCs w:val="18"/>
                <w:lang w:val="en-US"/>
              </w:rPr>
            </w:pPr>
            <w:r>
              <w:rPr>
                <w:b w:val="0"/>
                <w:color w:val="000000" w:themeColor="text1"/>
                <w:sz w:val="18"/>
                <w:szCs w:val="18"/>
                <w:lang w:val="en-US"/>
              </w:rPr>
              <w:t>Country</w:t>
            </w:r>
          </w:p>
        </w:tc>
        <w:tc>
          <w:tcPr>
            <w:tcW w:w="0" w:type="auto"/>
          </w:tcPr>
          <w:p w14:paraId="50EBDF5A" w14:textId="7C0C50E8" w:rsidR="007D355B" w:rsidRDefault="007D355B"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String</w:t>
            </w:r>
          </w:p>
        </w:tc>
        <w:tc>
          <w:tcPr>
            <w:tcW w:w="0" w:type="auto"/>
          </w:tcPr>
          <w:p w14:paraId="03E456C4" w14:textId="7F88CE7C" w:rsidR="007D355B" w:rsidRDefault="007D355B"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No</w:t>
            </w:r>
          </w:p>
        </w:tc>
        <w:tc>
          <w:tcPr>
            <w:tcW w:w="4184" w:type="dxa"/>
          </w:tcPr>
          <w:p w14:paraId="69E15339" w14:textId="0BF4E7CD" w:rsidR="007D355B" w:rsidRDefault="007D355B"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“NO” Only country supported is Norway</w:t>
            </w:r>
          </w:p>
        </w:tc>
      </w:tr>
      <w:tr w:rsidR="007D355B" w:rsidRPr="00590B22" w14:paraId="4192A82A" w14:textId="77777777" w:rsidTr="0066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3A8FAB5F" w14:textId="324A2F59" w:rsidR="007D355B" w:rsidRDefault="007D355B" w:rsidP="00661211">
            <w:pPr>
              <w:rPr>
                <w:b w:val="0"/>
                <w:color w:val="000000" w:themeColor="text1"/>
                <w:sz w:val="18"/>
                <w:szCs w:val="18"/>
                <w:lang w:val="en-US"/>
              </w:rPr>
            </w:pPr>
            <w:proofErr w:type="spellStart"/>
            <w:r>
              <w:rPr>
                <w:b w:val="0"/>
                <w:color w:val="000000" w:themeColor="text1"/>
                <w:sz w:val="18"/>
                <w:szCs w:val="18"/>
                <w:lang w:val="en-US"/>
              </w:rPr>
              <w:t>addressId</w:t>
            </w:r>
            <w:proofErr w:type="spellEnd"/>
          </w:p>
        </w:tc>
        <w:tc>
          <w:tcPr>
            <w:tcW w:w="0" w:type="auto"/>
          </w:tcPr>
          <w:p w14:paraId="34AE301B" w14:textId="630725DF" w:rsidR="007D355B"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Integer</w:t>
            </w:r>
          </w:p>
        </w:tc>
        <w:tc>
          <w:tcPr>
            <w:tcW w:w="0" w:type="auto"/>
          </w:tcPr>
          <w:p w14:paraId="1978586C" w14:textId="2444D33A" w:rsidR="007D355B"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No</w:t>
            </w:r>
          </w:p>
        </w:tc>
        <w:tc>
          <w:tcPr>
            <w:tcW w:w="4184" w:type="dxa"/>
          </w:tcPr>
          <w:p w14:paraId="38E4EE31" w14:textId="55816C2D" w:rsidR="007D355B"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Vipps Provided address Id. To be returned in response in the same field</w:t>
            </w:r>
          </w:p>
        </w:tc>
      </w:tr>
    </w:tbl>
    <w:p w14:paraId="2A278EB6" w14:textId="77777777" w:rsidR="007D355B" w:rsidRPr="007D355B" w:rsidRDefault="007D355B" w:rsidP="007D355B">
      <w:pPr>
        <w:rPr>
          <w:lang w:val="en-US"/>
        </w:rPr>
      </w:pPr>
    </w:p>
    <w:p w14:paraId="1E81142C" w14:textId="6854B964" w:rsidR="006F4B21" w:rsidRPr="007D355B" w:rsidRDefault="00441605" w:rsidP="006F4B21">
      <w:pPr>
        <w:pStyle w:val="Overskrift3"/>
        <w:rPr>
          <w:lang w:val="en-US"/>
        </w:rPr>
      </w:pPr>
      <w:bookmarkStart w:id="333" w:name="_Toc483323310"/>
      <w:r>
        <w:rPr>
          <w:lang w:val="en-US"/>
        </w:rPr>
        <w:t xml:space="preserve"> </w:t>
      </w:r>
      <w:bookmarkStart w:id="334" w:name="_Toc499127747"/>
      <w:r w:rsidR="007D355B" w:rsidRPr="007D355B">
        <w:rPr>
          <w:lang w:val="en-US"/>
        </w:rPr>
        <w:t xml:space="preserve">Response </w:t>
      </w:r>
      <w:r w:rsidR="006F4B21" w:rsidRPr="007D355B">
        <w:rPr>
          <w:lang w:val="en-US"/>
        </w:rPr>
        <w:t>Description</w:t>
      </w:r>
      <w:bookmarkEnd w:id="333"/>
      <w:bookmarkEnd w:id="334"/>
    </w:p>
    <w:tbl>
      <w:tblPr>
        <w:tblStyle w:val="Lysskyggelegginguthevingsfarge1"/>
        <w:tblW w:w="0" w:type="auto"/>
        <w:tblLook w:val="04A0" w:firstRow="1" w:lastRow="0" w:firstColumn="1" w:lastColumn="0" w:noHBand="0" w:noVBand="1"/>
      </w:tblPr>
      <w:tblGrid>
        <w:gridCol w:w="2889"/>
        <w:gridCol w:w="1223"/>
        <w:gridCol w:w="1072"/>
        <w:gridCol w:w="3889"/>
      </w:tblGrid>
      <w:tr w:rsidR="00FD2463" w:rsidRPr="007D355B" w14:paraId="6323048C" w14:textId="77777777" w:rsidTr="007D3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dxa"/>
            <w:hideMark/>
          </w:tcPr>
          <w:p w14:paraId="32D22D1C" w14:textId="77777777" w:rsidR="00FD2463" w:rsidRPr="007D355B" w:rsidRDefault="00FD2463" w:rsidP="00661211">
            <w:pPr>
              <w:rPr>
                <w:color w:val="000000" w:themeColor="text1"/>
                <w:sz w:val="18"/>
                <w:szCs w:val="18"/>
                <w:lang w:val="en-US"/>
              </w:rPr>
            </w:pPr>
            <w:r w:rsidRPr="007D355B">
              <w:rPr>
                <w:color w:val="000000" w:themeColor="text1"/>
                <w:sz w:val="18"/>
                <w:szCs w:val="18"/>
                <w:lang w:val="en-US"/>
              </w:rPr>
              <w:t>Id</w:t>
            </w:r>
          </w:p>
        </w:tc>
        <w:tc>
          <w:tcPr>
            <w:tcW w:w="0" w:type="auto"/>
            <w:hideMark/>
          </w:tcPr>
          <w:p w14:paraId="44196204" w14:textId="77777777" w:rsidR="00FD2463" w:rsidRPr="007D355B" w:rsidRDefault="00FD2463" w:rsidP="00661211">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rPr>
            </w:pPr>
            <w:r w:rsidRPr="007D355B">
              <w:rPr>
                <w:color w:val="000000" w:themeColor="text1"/>
                <w:sz w:val="18"/>
                <w:szCs w:val="18"/>
                <w:lang w:val="en-US"/>
              </w:rPr>
              <w:t>Type</w:t>
            </w:r>
          </w:p>
        </w:tc>
        <w:tc>
          <w:tcPr>
            <w:tcW w:w="0" w:type="auto"/>
            <w:hideMark/>
          </w:tcPr>
          <w:p w14:paraId="1CD1FAF0" w14:textId="77777777" w:rsidR="00FD2463" w:rsidRPr="007D355B" w:rsidRDefault="00FD2463" w:rsidP="00661211">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rPr>
            </w:pPr>
            <w:r w:rsidRPr="007D355B">
              <w:rPr>
                <w:color w:val="000000" w:themeColor="text1"/>
                <w:sz w:val="18"/>
                <w:szCs w:val="18"/>
                <w:lang w:val="en-US"/>
              </w:rPr>
              <w:t>Optional</w:t>
            </w:r>
          </w:p>
        </w:tc>
        <w:tc>
          <w:tcPr>
            <w:tcW w:w="4031" w:type="dxa"/>
            <w:hideMark/>
          </w:tcPr>
          <w:p w14:paraId="3E94879A" w14:textId="77777777" w:rsidR="00FD2463" w:rsidRPr="007D355B" w:rsidRDefault="00FD2463" w:rsidP="00661211">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rPr>
            </w:pPr>
            <w:r w:rsidRPr="007D355B">
              <w:rPr>
                <w:color w:val="000000" w:themeColor="text1"/>
                <w:sz w:val="18"/>
                <w:szCs w:val="18"/>
                <w:lang w:val="en-US"/>
              </w:rPr>
              <w:t>Description</w:t>
            </w:r>
          </w:p>
        </w:tc>
      </w:tr>
      <w:tr w:rsidR="00FD2463" w:rsidRPr="00590B22" w14:paraId="5BC4EB66" w14:textId="77777777" w:rsidTr="007D3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dxa"/>
            <w:hideMark/>
          </w:tcPr>
          <w:p w14:paraId="51725463" w14:textId="77777777" w:rsidR="00FD2463" w:rsidRPr="007D355B" w:rsidRDefault="00FD2463" w:rsidP="00661211">
            <w:pPr>
              <w:rPr>
                <w:b w:val="0"/>
                <w:color w:val="000000" w:themeColor="text1"/>
                <w:sz w:val="18"/>
                <w:szCs w:val="18"/>
                <w:lang w:val="en-US"/>
              </w:rPr>
            </w:pPr>
            <w:proofErr w:type="spellStart"/>
            <w:r w:rsidRPr="007D355B">
              <w:rPr>
                <w:b w:val="0"/>
                <w:color w:val="000000" w:themeColor="text1"/>
                <w:sz w:val="18"/>
                <w:szCs w:val="18"/>
                <w:lang w:val="en-US"/>
              </w:rPr>
              <w:t>orderId</w:t>
            </w:r>
            <w:proofErr w:type="spellEnd"/>
          </w:p>
        </w:tc>
        <w:tc>
          <w:tcPr>
            <w:tcW w:w="0" w:type="auto"/>
            <w:hideMark/>
          </w:tcPr>
          <w:p w14:paraId="2A1C3887" w14:textId="77777777" w:rsidR="00FD2463" w:rsidRPr="007D355B" w:rsidRDefault="00FD2463"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7D355B">
              <w:rPr>
                <w:color w:val="000000" w:themeColor="text1"/>
                <w:sz w:val="18"/>
                <w:szCs w:val="18"/>
                <w:lang w:val="en-US"/>
              </w:rPr>
              <w:t>String</w:t>
            </w:r>
          </w:p>
        </w:tc>
        <w:tc>
          <w:tcPr>
            <w:tcW w:w="0" w:type="auto"/>
            <w:hideMark/>
          </w:tcPr>
          <w:p w14:paraId="17B14F5D" w14:textId="77777777" w:rsidR="00FD2463" w:rsidRPr="007D355B" w:rsidRDefault="00FD2463"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7D355B">
              <w:rPr>
                <w:color w:val="000000" w:themeColor="text1"/>
                <w:sz w:val="18"/>
                <w:szCs w:val="18"/>
                <w:lang w:val="en-US"/>
              </w:rPr>
              <w:t>No</w:t>
            </w:r>
          </w:p>
        </w:tc>
        <w:tc>
          <w:tcPr>
            <w:tcW w:w="4031" w:type="dxa"/>
            <w:hideMark/>
          </w:tcPr>
          <w:p w14:paraId="083E5EBB" w14:textId="77777777" w:rsidR="00FD2463" w:rsidRPr="00C64581" w:rsidRDefault="00FD2463"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Id which uniquely identifies a payment. Maximum length is 30 alphanumeric characters</w:t>
            </w:r>
          </w:p>
        </w:tc>
      </w:tr>
      <w:tr w:rsidR="007D355B" w:rsidRPr="009047C9" w14:paraId="24C4F3E6" w14:textId="77777777" w:rsidTr="007D355B">
        <w:tc>
          <w:tcPr>
            <w:cnfStyle w:val="001000000000" w:firstRow="0" w:lastRow="0" w:firstColumn="1" w:lastColumn="0" w:oddVBand="0" w:evenVBand="0" w:oddHBand="0" w:evenHBand="0" w:firstRowFirstColumn="0" w:firstRowLastColumn="0" w:lastRowFirstColumn="0" w:lastRowLastColumn="0"/>
            <w:tcW w:w="2963" w:type="dxa"/>
          </w:tcPr>
          <w:p w14:paraId="5552FF83" w14:textId="65318CD5" w:rsidR="007D355B" w:rsidRPr="007D355B" w:rsidRDefault="007D355B" w:rsidP="00661211">
            <w:pPr>
              <w:rPr>
                <w:b w:val="0"/>
                <w:color w:val="000000" w:themeColor="text1"/>
                <w:sz w:val="18"/>
                <w:szCs w:val="18"/>
                <w:lang w:val="en-US"/>
              </w:rPr>
            </w:pPr>
            <w:proofErr w:type="spellStart"/>
            <w:r>
              <w:rPr>
                <w:b w:val="0"/>
                <w:color w:val="000000" w:themeColor="text1"/>
                <w:sz w:val="18"/>
                <w:szCs w:val="18"/>
                <w:lang w:val="en-US"/>
              </w:rPr>
              <w:t>addressId</w:t>
            </w:r>
            <w:proofErr w:type="spellEnd"/>
          </w:p>
        </w:tc>
        <w:tc>
          <w:tcPr>
            <w:tcW w:w="0" w:type="auto"/>
          </w:tcPr>
          <w:p w14:paraId="6C21362E" w14:textId="38F4BF31" w:rsidR="007D355B" w:rsidRPr="007D355B" w:rsidRDefault="007D355B"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Integer</w:t>
            </w:r>
          </w:p>
        </w:tc>
        <w:tc>
          <w:tcPr>
            <w:tcW w:w="0" w:type="auto"/>
          </w:tcPr>
          <w:p w14:paraId="51286AA3" w14:textId="20577F4A" w:rsidR="007D355B" w:rsidRPr="007D355B" w:rsidRDefault="007D355B"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No</w:t>
            </w:r>
          </w:p>
        </w:tc>
        <w:tc>
          <w:tcPr>
            <w:tcW w:w="4031" w:type="dxa"/>
          </w:tcPr>
          <w:p w14:paraId="168FC6A9" w14:textId="60459FFB" w:rsidR="007D355B" w:rsidRDefault="007D355B" w:rsidP="007D355B">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Vipps Provided address Id</w:t>
            </w:r>
          </w:p>
        </w:tc>
      </w:tr>
      <w:tr w:rsidR="007D355B" w:rsidRPr="00590B22" w14:paraId="28F7B63E" w14:textId="77777777" w:rsidTr="007D3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dxa"/>
            <w:hideMark/>
          </w:tcPr>
          <w:p w14:paraId="2C877C20" w14:textId="40FB3ECE" w:rsidR="007D355B" w:rsidRPr="00D41BB4" w:rsidRDefault="007D355B" w:rsidP="00661211">
            <w:pPr>
              <w:rPr>
                <w:b w:val="0"/>
                <w:color w:val="000000" w:themeColor="text1"/>
                <w:sz w:val="18"/>
                <w:lang w:val="en-US"/>
              </w:rPr>
            </w:pPr>
            <w:proofErr w:type="spellStart"/>
            <w:r w:rsidRPr="00D41BB4">
              <w:rPr>
                <w:b w:val="0"/>
                <w:color w:val="000000" w:themeColor="text1"/>
                <w:sz w:val="18"/>
                <w:lang w:val="en-US"/>
              </w:rPr>
              <w:t>shippingCost</w:t>
            </w:r>
            <w:proofErr w:type="spellEnd"/>
          </w:p>
        </w:tc>
        <w:tc>
          <w:tcPr>
            <w:tcW w:w="0" w:type="auto"/>
            <w:hideMark/>
          </w:tcPr>
          <w:p w14:paraId="64B1A9D2" w14:textId="7AA8D1E8" w:rsidR="007D355B" w:rsidRPr="00D41BB4"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proofErr w:type="spellStart"/>
            <w:r w:rsidRPr="00D41BB4">
              <w:rPr>
                <w:color w:val="000000" w:themeColor="text1"/>
                <w:sz w:val="18"/>
                <w:lang w:val="en-US"/>
              </w:rPr>
              <w:t>BigDecimal</w:t>
            </w:r>
            <w:proofErr w:type="spellEnd"/>
          </w:p>
        </w:tc>
        <w:tc>
          <w:tcPr>
            <w:tcW w:w="0" w:type="auto"/>
            <w:hideMark/>
          </w:tcPr>
          <w:p w14:paraId="0ECCC119" w14:textId="77777777" w:rsidR="007D355B" w:rsidRPr="00D41BB4"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031" w:type="dxa"/>
            <w:hideMark/>
          </w:tcPr>
          <w:p w14:paraId="60188D75" w14:textId="26F76FB7" w:rsidR="007D355B" w:rsidRPr="00FD2463" w:rsidRDefault="007D355B" w:rsidP="007D355B">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FD2463">
              <w:rPr>
                <w:color w:val="000000" w:themeColor="text1"/>
                <w:sz w:val="18"/>
                <w:szCs w:val="18"/>
                <w:lang w:val="en-US"/>
              </w:rPr>
              <w:t xml:space="preserve">Payment amount with scale 2 and </w:t>
            </w:r>
            <w:r>
              <w:rPr>
                <w:color w:val="000000" w:themeColor="text1"/>
                <w:sz w:val="18"/>
                <w:szCs w:val="18"/>
                <w:lang w:val="en-US"/>
              </w:rPr>
              <w:t>“</w:t>
            </w:r>
            <w:r w:rsidRPr="00FD2463">
              <w:rPr>
                <w:color w:val="000000" w:themeColor="text1"/>
                <w:sz w:val="18"/>
                <w:szCs w:val="18"/>
                <w:lang w:val="en-US"/>
              </w:rPr>
              <w:t>.</w:t>
            </w:r>
            <w:r>
              <w:rPr>
                <w:color w:val="000000" w:themeColor="text1"/>
                <w:sz w:val="18"/>
                <w:szCs w:val="18"/>
                <w:lang w:val="en-US"/>
              </w:rPr>
              <w:t>”</w:t>
            </w:r>
            <w:r w:rsidRPr="00FD2463">
              <w:rPr>
                <w:color w:val="000000" w:themeColor="text1"/>
                <w:sz w:val="18"/>
                <w:szCs w:val="18"/>
                <w:lang w:val="en-US"/>
              </w:rPr>
              <w:t xml:space="preserve"> </w:t>
            </w:r>
            <w:r>
              <w:rPr>
                <w:color w:val="000000" w:themeColor="text1"/>
                <w:sz w:val="18"/>
                <w:szCs w:val="18"/>
                <w:lang w:val="en-US"/>
              </w:rPr>
              <w:t>as decimal separator. This field should be corresponding to order id, address and shipping method.</w:t>
            </w:r>
          </w:p>
        </w:tc>
      </w:tr>
      <w:tr w:rsidR="007D355B" w:rsidRPr="00590B22" w14:paraId="15E338E3" w14:textId="77777777" w:rsidTr="007D355B">
        <w:tc>
          <w:tcPr>
            <w:cnfStyle w:val="001000000000" w:firstRow="0" w:lastRow="0" w:firstColumn="1" w:lastColumn="0" w:oddVBand="0" w:evenVBand="0" w:oddHBand="0" w:evenHBand="0" w:firstRowFirstColumn="0" w:firstRowLastColumn="0" w:lastRowFirstColumn="0" w:lastRowLastColumn="0"/>
            <w:tcW w:w="2963" w:type="dxa"/>
            <w:hideMark/>
          </w:tcPr>
          <w:p w14:paraId="42174236" w14:textId="72E71D6A" w:rsidR="007D355B" w:rsidRPr="00FD2463" w:rsidRDefault="007D355B" w:rsidP="00661211">
            <w:pPr>
              <w:rPr>
                <w:b w:val="0"/>
                <w:color w:val="000000" w:themeColor="text1"/>
                <w:sz w:val="18"/>
                <w:szCs w:val="18"/>
                <w:lang w:val="en-US"/>
              </w:rPr>
            </w:pPr>
            <w:proofErr w:type="spellStart"/>
            <w:r>
              <w:rPr>
                <w:b w:val="0"/>
                <w:color w:val="000000" w:themeColor="text1"/>
                <w:sz w:val="18"/>
                <w:szCs w:val="18"/>
                <w:lang w:val="en-US"/>
              </w:rPr>
              <w:t>isDefault</w:t>
            </w:r>
            <w:proofErr w:type="spellEnd"/>
          </w:p>
        </w:tc>
        <w:tc>
          <w:tcPr>
            <w:tcW w:w="0" w:type="auto"/>
            <w:hideMark/>
          </w:tcPr>
          <w:p w14:paraId="1153FBB8" w14:textId="1B21934F" w:rsidR="007D355B" w:rsidRPr="00FD2463" w:rsidRDefault="007D355B"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Char</w:t>
            </w:r>
          </w:p>
        </w:tc>
        <w:tc>
          <w:tcPr>
            <w:tcW w:w="0" w:type="auto"/>
            <w:hideMark/>
          </w:tcPr>
          <w:p w14:paraId="5DEC7D1C" w14:textId="77777777" w:rsidR="007D355B" w:rsidRPr="00FD2463" w:rsidRDefault="007D355B"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sidRPr="00FD2463">
              <w:rPr>
                <w:color w:val="000000" w:themeColor="text1"/>
                <w:sz w:val="18"/>
                <w:szCs w:val="18"/>
                <w:lang w:val="en-US"/>
              </w:rPr>
              <w:t>No</w:t>
            </w:r>
          </w:p>
        </w:tc>
        <w:tc>
          <w:tcPr>
            <w:tcW w:w="4031" w:type="dxa"/>
            <w:hideMark/>
          </w:tcPr>
          <w:p w14:paraId="54888F03" w14:textId="16E4F086" w:rsidR="007D355B" w:rsidRPr="00C64581" w:rsidRDefault="007D355B"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Only one shipping method should be default. Possible values Y or N</w:t>
            </w:r>
          </w:p>
        </w:tc>
      </w:tr>
      <w:tr w:rsidR="007D355B" w:rsidRPr="00590B22" w14:paraId="4FE85B36" w14:textId="77777777" w:rsidTr="007D3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dxa"/>
          </w:tcPr>
          <w:p w14:paraId="490A2B4A" w14:textId="713D9311" w:rsidR="007D355B" w:rsidRPr="00D43D00" w:rsidRDefault="00497F88" w:rsidP="00661211">
            <w:pPr>
              <w:rPr>
                <w:b w:val="0"/>
                <w:color w:val="000000" w:themeColor="text1"/>
                <w:sz w:val="18"/>
                <w:szCs w:val="18"/>
                <w:lang w:val="en-US"/>
              </w:rPr>
            </w:pPr>
            <w:r>
              <w:rPr>
                <w:b w:val="0"/>
                <w:color w:val="000000" w:themeColor="text1"/>
                <w:sz w:val="18"/>
                <w:szCs w:val="18"/>
                <w:lang w:val="en-US"/>
              </w:rPr>
              <w:t>P</w:t>
            </w:r>
            <w:r w:rsidR="007D355B">
              <w:rPr>
                <w:b w:val="0"/>
                <w:color w:val="000000" w:themeColor="text1"/>
                <w:sz w:val="18"/>
                <w:szCs w:val="18"/>
                <w:lang w:val="en-US"/>
              </w:rPr>
              <w:t>riority</w:t>
            </w:r>
          </w:p>
        </w:tc>
        <w:tc>
          <w:tcPr>
            <w:tcW w:w="0" w:type="auto"/>
          </w:tcPr>
          <w:p w14:paraId="262B9305" w14:textId="4B7FBA5B" w:rsidR="007D355B" w:rsidRPr="00D43D00"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Integer</w:t>
            </w:r>
          </w:p>
        </w:tc>
        <w:tc>
          <w:tcPr>
            <w:tcW w:w="0" w:type="auto"/>
          </w:tcPr>
          <w:p w14:paraId="70B3F830" w14:textId="4BD53CEB" w:rsidR="007D355B" w:rsidRPr="00D43D00" w:rsidRDefault="007D355B" w:rsidP="00FD2463">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Yes</w:t>
            </w:r>
          </w:p>
        </w:tc>
        <w:tc>
          <w:tcPr>
            <w:tcW w:w="4031" w:type="dxa"/>
          </w:tcPr>
          <w:p w14:paraId="43452D51" w14:textId="54D2EDE9" w:rsidR="007D355B" w:rsidRPr="00C64581" w:rsidRDefault="007D355B"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 xml:space="preserve">Sequence in which </w:t>
            </w:r>
            <w:r w:rsidR="0000623E">
              <w:rPr>
                <w:color w:val="000000" w:themeColor="text1"/>
                <w:sz w:val="18"/>
                <w:szCs w:val="18"/>
                <w:lang w:val="en-US"/>
              </w:rPr>
              <w:t>shipping</w:t>
            </w:r>
            <w:r>
              <w:rPr>
                <w:color w:val="000000" w:themeColor="text1"/>
                <w:sz w:val="18"/>
                <w:szCs w:val="18"/>
                <w:lang w:val="en-US"/>
              </w:rPr>
              <w:t xml:space="preserve"> method to be displayed to the Vipps user during express checkout.</w:t>
            </w:r>
          </w:p>
        </w:tc>
      </w:tr>
      <w:tr w:rsidR="007D355B" w:rsidRPr="00590B22" w14:paraId="076301C9" w14:textId="77777777" w:rsidTr="007D355B">
        <w:tc>
          <w:tcPr>
            <w:cnfStyle w:val="001000000000" w:firstRow="0" w:lastRow="0" w:firstColumn="1" w:lastColumn="0" w:oddVBand="0" w:evenVBand="0" w:oddHBand="0" w:evenHBand="0" w:firstRowFirstColumn="0" w:firstRowLastColumn="0" w:lastRowFirstColumn="0" w:lastRowLastColumn="0"/>
            <w:tcW w:w="2963" w:type="dxa"/>
          </w:tcPr>
          <w:p w14:paraId="1FFFF7D7" w14:textId="544B7BB6" w:rsidR="007D355B" w:rsidRPr="00D4542D" w:rsidRDefault="007D355B" w:rsidP="00661211">
            <w:pPr>
              <w:rPr>
                <w:b w:val="0"/>
                <w:color w:val="000000" w:themeColor="text1"/>
                <w:sz w:val="18"/>
                <w:szCs w:val="18"/>
                <w:lang w:val="en-US"/>
              </w:rPr>
            </w:pPr>
            <w:proofErr w:type="spellStart"/>
            <w:r>
              <w:rPr>
                <w:b w:val="0"/>
                <w:color w:val="000000" w:themeColor="text1"/>
                <w:sz w:val="18"/>
                <w:szCs w:val="18"/>
                <w:lang w:val="en-US"/>
              </w:rPr>
              <w:t>shippingMethod</w:t>
            </w:r>
            <w:proofErr w:type="spellEnd"/>
            <w:r>
              <w:rPr>
                <w:b w:val="0"/>
                <w:color w:val="000000" w:themeColor="text1"/>
                <w:sz w:val="18"/>
                <w:szCs w:val="18"/>
                <w:lang w:val="en-US"/>
              </w:rPr>
              <w:t xml:space="preserve"> </w:t>
            </w:r>
          </w:p>
        </w:tc>
        <w:tc>
          <w:tcPr>
            <w:tcW w:w="0" w:type="auto"/>
          </w:tcPr>
          <w:p w14:paraId="39D3C90D" w14:textId="23122E6D" w:rsidR="007D355B" w:rsidRPr="00D4542D" w:rsidRDefault="007D355B"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String</w:t>
            </w:r>
          </w:p>
        </w:tc>
        <w:tc>
          <w:tcPr>
            <w:tcW w:w="0" w:type="auto"/>
          </w:tcPr>
          <w:p w14:paraId="0CD4B850" w14:textId="77777777" w:rsidR="007D355B" w:rsidRPr="00D4542D" w:rsidRDefault="007D355B"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No</w:t>
            </w:r>
          </w:p>
        </w:tc>
        <w:tc>
          <w:tcPr>
            <w:tcW w:w="4031" w:type="dxa"/>
          </w:tcPr>
          <w:p w14:paraId="1D689232" w14:textId="473F1ED3" w:rsidR="007D355B" w:rsidRDefault="007D355B" w:rsidP="007D355B">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 xml:space="preserve">Free text. Example :  </w:t>
            </w:r>
          </w:p>
          <w:p w14:paraId="29D3D22F" w14:textId="6D5E717D" w:rsidR="007D355B" w:rsidRDefault="007D355B" w:rsidP="007D355B">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 xml:space="preserve">PICKUP AT POSTEN </w:t>
            </w:r>
          </w:p>
          <w:p w14:paraId="1596AD44" w14:textId="13431DE3" w:rsidR="007D355B" w:rsidRDefault="007D355B" w:rsidP="007D355B">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 xml:space="preserve">DELIVERY IN 5-7 DAYS </w:t>
            </w:r>
          </w:p>
          <w:p w14:paraId="57AF9E91" w14:textId="12E92755" w:rsidR="007D355B" w:rsidRPr="00D625F4" w:rsidRDefault="007D355B" w:rsidP="007D355B">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EXPRESS DELIVERY IN 1 DAY</w:t>
            </w:r>
          </w:p>
        </w:tc>
      </w:tr>
    </w:tbl>
    <w:p w14:paraId="6D8608C9" w14:textId="5081C4D2" w:rsidR="00FD2463" w:rsidRPr="007D355B" w:rsidRDefault="00FD2463" w:rsidP="00FD2463">
      <w:pPr>
        <w:rPr>
          <w:lang w:val="en-US"/>
        </w:rPr>
      </w:pPr>
    </w:p>
    <w:p w14:paraId="50713B25" w14:textId="5619C70A" w:rsidR="00E16210" w:rsidRPr="00990F09" w:rsidRDefault="00990F09" w:rsidP="00E16210">
      <w:pPr>
        <w:pStyle w:val="Overskrift2"/>
        <w:rPr>
          <w:lang w:val="en-US"/>
        </w:rPr>
      </w:pPr>
      <w:bookmarkStart w:id="335" w:name="_Toc483323311"/>
      <w:bookmarkStart w:id="336" w:name="_Toc499127748"/>
      <w:bookmarkStart w:id="337" w:name="_Toc506283652"/>
      <w:r w:rsidRPr="00990F09">
        <w:rPr>
          <w:lang w:val="en-US"/>
        </w:rPr>
        <w:t>Callback : Transaction Update</w:t>
      </w:r>
      <w:bookmarkEnd w:id="335"/>
      <w:bookmarkEnd w:id="336"/>
      <w:bookmarkEnd w:id="337"/>
    </w:p>
    <w:p w14:paraId="5A026CDE" w14:textId="5E60AA34" w:rsidR="00990F09" w:rsidRPr="00D41BB4" w:rsidRDefault="00441605" w:rsidP="00990F09">
      <w:pPr>
        <w:pStyle w:val="Overskrift3"/>
        <w:rPr>
          <w:lang w:val="en-US"/>
        </w:rPr>
      </w:pPr>
      <w:bookmarkStart w:id="338" w:name="_Toc483323312"/>
      <w:r>
        <w:rPr>
          <w:lang w:val="en-US"/>
        </w:rPr>
        <w:t xml:space="preserve"> </w:t>
      </w:r>
      <w:bookmarkStart w:id="339" w:name="_Toc499127749"/>
      <w:r w:rsidR="00990F09" w:rsidRPr="00D41BB4">
        <w:rPr>
          <w:lang w:val="en-US"/>
        </w:rPr>
        <w:t>Overview</w:t>
      </w:r>
      <w:bookmarkEnd w:id="338"/>
      <w:bookmarkEnd w:id="339"/>
    </w:p>
    <w:p w14:paraId="65F7681E" w14:textId="77777777" w:rsidR="00397A54" w:rsidRDefault="00990F09" w:rsidP="00990F09">
      <w:pPr>
        <w:rPr>
          <w:rFonts w:cs="Arial"/>
          <w:color w:val="333333"/>
          <w:sz w:val="21"/>
          <w:szCs w:val="21"/>
          <w:lang w:val="en-US"/>
        </w:rPr>
      </w:pPr>
      <w:r w:rsidRPr="00441605">
        <w:rPr>
          <w:rFonts w:cs="Arial"/>
          <w:color w:val="333333"/>
          <w:sz w:val="21"/>
          <w:szCs w:val="21"/>
          <w:lang w:val="en-US"/>
        </w:rPr>
        <w:t>This API allows Vipps to send the transaction details.</w:t>
      </w:r>
    </w:p>
    <w:p w14:paraId="162D5A79" w14:textId="65450E27" w:rsidR="00397A54" w:rsidRDefault="00397A54" w:rsidP="00990F09">
      <w:pPr>
        <w:rPr>
          <w:rFonts w:cs="Arial"/>
          <w:color w:val="333333"/>
          <w:sz w:val="21"/>
          <w:szCs w:val="21"/>
          <w:lang w:val="en-US"/>
        </w:rPr>
      </w:pPr>
      <w:r>
        <w:rPr>
          <w:rFonts w:cs="Arial"/>
          <w:color w:val="333333"/>
          <w:sz w:val="21"/>
          <w:szCs w:val="21"/>
          <w:lang w:val="en-US"/>
        </w:rPr>
        <w:t xml:space="preserve">During regular </w:t>
      </w:r>
      <w:proofErr w:type="spellStart"/>
      <w:r>
        <w:rPr>
          <w:rFonts w:cs="Arial"/>
          <w:color w:val="333333"/>
          <w:sz w:val="21"/>
          <w:szCs w:val="21"/>
          <w:lang w:val="en-US"/>
        </w:rPr>
        <w:t>ecomm</w:t>
      </w:r>
      <w:proofErr w:type="spellEnd"/>
      <w:r>
        <w:rPr>
          <w:rFonts w:cs="Arial"/>
          <w:color w:val="333333"/>
          <w:sz w:val="21"/>
          <w:szCs w:val="21"/>
          <w:lang w:val="en-US"/>
        </w:rPr>
        <w:t xml:space="preserve"> payment order and transaction details will be shared.</w:t>
      </w:r>
    </w:p>
    <w:p w14:paraId="2A176FD8" w14:textId="20ABFD5D" w:rsidR="00990F09" w:rsidRPr="00441605" w:rsidRDefault="00397A54" w:rsidP="00990F09">
      <w:pPr>
        <w:rPr>
          <w:rFonts w:cs="Arial"/>
          <w:color w:val="333333"/>
          <w:sz w:val="21"/>
          <w:szCs w:val="21"/>
          <w:lang w:val="en-US"/>
        </w:rPr>
      </w:pPr>
      <w:r>
        <w:rPr>
          <w:rFonts w:cs="Arial"/>
          <w:color w:val="333333"/>
          <w:sz w:val="21"/>
          <w:szCs w:val="21"/>
          <w:lang w:val="en-US"/>
        </w:rPr>
        <w:t>During express checkout payment it will provide user details and shipping details addition to the order and transaction details</w:t>
      </w:r>
      <w:r w:rsidR="00EA50DC" w:rsidRPr="00441605">
        <w:rPr>
          <w:rFonts w:cs="Arial"/>
          <w:color w:val="333333"/>
          <w:sz w:val="21"/>
          <w:szCs w:val="21"/>
          <w:lang w:val="en-US"/>
        </w:rPr>
        <w:t>.</w:t>
      </w:r>
      <w:r>
        <w:rPr>
          <w:rFonts w:cs="Arial"/>
          <w:color w:val="333333"/>
          <w:sz w:val="21"/>
          <w:szCs w:val="21"/>
          <w:lang w:val="en-US"/>
        </w:rPr>
        <w:t xml:space="preserve"> </w:t>
      </w:r>
    </w:p>
    <w:p w14:paraId="1F522708" w14:textId="77777777" w:rsidR="00F20699" w:rsidRPr="00F20699" w:rsidRDefault="00F20699" w:rsidP="00F20699">
      <w:pPr>
        <w:pStyle w:val="Overskrift3"/>
        <w:numPr>
          <w:ilvl w:val="2"/>
          <w:numId w:val="18"/>
        </w:numPr>
        <w:rPr>
          <w:lang w:val="en-US"/>
        </w:rPr>
      </w:pPr>
      <w:bookmarkStart w:id="340" w:name="_Toc499127750"/>
      <w:bookmarkStart w:id="341" w:name="_Toc483323313"/>
      <w:r w:rsidRPr="00F20699">
        <w:rPr>
          <w:lang w:val="en-US"/>
        </w:rPr>
        <w:t>Request Header</w:t>
      </w:r>
      <w:bookmarkEnd w:id="340"/>
    </w:p>
    <w:tbl>
      <w:tblPr>
        <w:tblStyle w:val="Lysskyggelegginguthevingsfarge1"/>
        <w:tblW w:w="0" w:type="auto"/>
        <w:tblLayout w:type="fixed"/>
        <w:tblLook w:val="04A0" w:firstRow="1" w:lastRow="0" w:firstColumn="1" w:lastColumn="0" w:noHBand="0" w:noVBand="1"/>
      </w:tblPr>
      <w:tblGrid>
        <w:gridCol w:w="1749"/>
        <w:gridCol w:w="2937"/>
        <w:gridCol w:w="1169"/>
        <w:gridCol w:w="3367"/>
      </w:tblGrid>
      <w:tr w:rsidR="00F20699" w:rsidRPr="00403791" w14:paraId="2F6F1714" w14:textId="77777777" w:rsidTr="00980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hideMark/>
          </w:tcPr>
          <w:p w14:paraId="2DB01F78" w14:textId="77777777" w:rsidR="00F20699" w:rsidRPr="00403791" w:rsidRDefault="00F20699" w:rsidP="00980B5E">
            <w:pPr>
              <w:rPr>
                <w:color w:val="000000" w:themeColor="text1"/>
                <w:sz w:val="18"/>
                <w:szCs w:val="18"/>
                <w:lang w:val="en-US" w:eastAsia="en-US"/>
              </w:rPr>
            </w:pPr>
            <w:r w:rsidRPr="00403791">
              <w:rPr>
                <w:color w:val="000000" w:themeColor="text1"/>
                <w:sz w:val="18"/>
                <w:szCs w:val="18"/>
                <w:lang w:val="en-US" w:eastAsia="en-US"/>
              </w:rPr>
              <w:t>Header Name</w:t>
            </w:r>
          </w:p>
        </w:tc>
        <w:tc>
          <w:tcPr>
            <w:tcW w:w="2937" w:type="dxa"/>
            <w:hideMark/>
          </w:tcPr>
          <w:p w14:paraId="58B415F5" w14:textId="77777777" w:rsidR="00F20699" w:rsidRPr="00403791" w:rsidRDefault="00F20699" w:rsidP="00980B5E">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Type</w:t>
            </w:r>
          </w:p>
        </w:tc>
        <w:tc>
          <w:tcPr>
            <w:tcW w:w="1169" w:type="dxa"/>
            <w:hideMark/>
          </w:tcPr>
          <w:p w14:paraId="0FBB5044" w14:textId="77777777" w:rsidR="00F20699" w:rsidRPr="00403791" w:rsidRDefault="00F20699" w:rsidP="00980B5E">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Optional</w:t>
            </w:r>
          </w:p>
        </w:tc>
        <w:tc>
          <w:tcPr>
            <w:tcW w:w="3367" w:type="dxa"/>
            <w:hideMark/>
          </w:tcPr>
          <w:p w14:paraId="200308A3" w14:textId="77777777" w:rsidR="00F20699" w:rsidRPr="00403791" w:rsidRDefault="00F20699" w:rsidP="00980B5E">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Description</w:t>
            </w:r>
          </w:p>
        </w:tc>
      </w:tr>
      <w:tr w:rsidR="00F20699" w:rsidRPr="00590B22" w14:paraId="6442AF0E" w14:textId="77777777" w:rsidTr="00980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hideMark/>
          </w:tcPr>
          <w:p w14:paraId="53D52724" w14:textId="6DAA038F" w:rsidR="00F20699" w:rsidRPr="00403791" w:rsidRDefault="00683E0B" w:rsidP="00980B5E">
            <w:pPr>
              <w:rPr>
                <w:b w:val="0"/>
                <w:color w:val="000000" w:themeColor="text1"/>
                <w:sz w:val="18"/>
                <w:szCs w:val="18"/>
                <w:lang w:val="en-US" w:eastAsia="en-US"/>
              </w:rPr>
            </w:pPr>
            <w:r w:rsidRPr="00574ECB">
              <w:rPr>
                <w:color w:val="000000" w:themeColor="text1"/>
                <w:sz w:val="18"/>
                <w:szCs w:val="18"/>
                <w:lang w:val="en-US" w:eastAsia="en-US"/>
              </w:rPr>
              <w:t>Authorization</w:t>
            </w:r>
          </w:p>
        </w:tc>
        <w:tc>
          <w:tcPr>
            <w:tcW w:w="2937" w:type="dxa"/>
            <w:hideMark/>
          </w:tcPr>
          <w:p w14:paraId="334B77DB" w14:textId="77777777" w:rsidR="00F20699" w:rsidRPr="00403791" w:rsidRDefault="00F20699" w:rsidP="00980B5E">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String</w:t>
            </w:r>
          </w:p>
        </w:tc>
        <w:tc>
          <w:tcPr>
            <w:tcW w:w="1169" w:type="dxa"/>
            <w:hideMark/>
          </w:tcPr>
          <w:p w14:paraId="7141D5FC" w14:textId="77777777" w:rsidR="00F20699" w:rsidRPr="00403791" w:rsidRDefault="00F20699" w:rsidP="00980B5E">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Pr>
                <w:color w:val="000000" w:themeColor="text1"/>
                <w:sz w:val="18"/>
                <w:szCs w:val="18"/>
                <w:lang w:val="en-US" w:eastAsia="en-US"/>
              </w:rPr>
              <w:t>Yes</w:t>
            </w:r>
          </w:p>
        </w:tc>
        <w:tc>
          <w:tcPr>
            <w:tcW w:w="3367" w:type="dxa"/>
            <w:hideMark/>
          </w:tcPr>
          <w:p w14:paraId="05BB250E" w14:textId="77777777" w:rsidR="00F20699" w:rsidRPr="00403791" w:rsidRDefault="00F20699" w:rsidP="00980B5E">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 xml:space="preserve">type: </w:t>
            </w:r>
            <w:r>
              <w:rPr>
                <w:color w:val="000000" w:themeColor="text1"/>
                <w:sz w:val="18"/>
                <w:szCs w:val="18"/>
                <w:lang w:val="en-US" w:eastAsia="en-US"/>
              </w:rPr>
              <w:t>Authorization token</w:t>
            </w:r>
          </w:p>
          <w:p w14:paraId="77892AFA" w14:textId="77777777" w:rsidR="00F20699" w:rsidRPr="00403791" w:rsidRDefault="00F20699" w:rsidP="00980B5E">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eastAsia="en-US"/>
              </w:rPr>
            </w:pPr>
            <w:r w:rsidRPr="00403791">
              <w:rPr>
                <w:color w:val="000000" w:themeColor="text1"/>
                <w:sz w:val="18"/>
                <w:szCs w:val="18"/>
                <w:lang w:val="en-US" w:eastAsia="en-US"/>
              </w:rPr>
              <w:t xml:space="preserve">value: </w:t>
            </w:r>
            <w:r>
              <w:rPr>
                <w:color w:val="000000" w:themeColor="text1"/>
                <w:sz w:val="18"/>
                <w:szCs w:val="18"/>
                <w:lang w:val="en-US" w:eastAsia="en-US"/>
              </w:rPr>
              <w:t>merchant’s authorization token for secure callbacks</w:t>
            </w:r>
          </w:p>
        </w:tc>
      </w:tr>
    </w:tbl>
    <w:p w14:paraId="602A7A39" w14:textId="3B2C47FC" w:rsidR="00990F09" w:rsidRPr="007D355B" w:rsidRDefault="00990F09" w:rsidP="00990F09">
      <w:pPr>
        <w:pStyle w:val="Overskrift3"/>
        <w:rPr>
          <w:lang w:val="en-US"/>
        </w:rPr>
      </w:pPr>
      <w:bookmarkStart w:id="342" w:name="_Toc499127751"/>
      <w:r w:rsidRPr="007D355B">
        <w:rPr>
          <w:lang w:val="en-US"/>
        </w:rPr>
        <w:t>URL</w:t>
      </w:r>
      <w:bookmarkEnd w:id="341"/>
      <w:bookmarkEnd w:id="342"/>
    </w:p>
    <w:p w14:paraId="6EF74D95" w14:textId="6571EAEC" w:rsidR="003920EF" w:rsidRPr="003E2CD2" w:rsidRDefault="00DC122F" w:rsidP="003E2CD2">
      <w:pPr>
        <w:ind w:left="567"/>
        <w:rPr>
          <w:rFonts w:ascii="Courier New" w:hAnsi="Courier New" w:cs="Courier New"/>
          <w:color w:val="333333"/>
          <w:lang w:val="en-US"/>
        </w:rPr>
      </w:pPr>
      <w:r w:rsidRPr="001D70C0">
        <w:rPr>
          <w:rStyle w:val="HTML-kode"/>
          <w:color w:val="333333"/>
          <w:lang w:val="en-US"/>
        </w:rPr>
        <w:t>[</w:t>
      </w:r>
      <w:proofErr w:type="spellStart"/>
      <w:r w:rsidR="001D24FD">
        <w:rPr>
          <w:rStyle w:val="HTML-kode"/>
          <w:color w:val="333333"/>
          <w:lang w:val="en-US"/>
        </w:rPr>
        <w:t>callbackPrefix</w:t>
      </w:r>
      <w:proofErr w:type="spellEnd"/>
      <w:r w:rsidRPr="001D70C0">
        <w:rPr>
          <w:rStyle w:val="HTML-kode"/>
          <w:color w:val="333333"/>
          <w:lang w:val="en-US"/>
        </w:rPr>
        <w:t>]/</w:t>
      </w:r>
      <w:r w:rsidR="003E2CD2">
        <w:rPr>
          <w:rStyle w:val="HTML-kode"/>
          <w:color w:val="333333"/>
          <w:lang w:val="en-US"/>
        </w:rPr>
        <w:t>v</w:t>
      </w:r>
      <w:r w:rsidR="00384A00">
        <w:rPr>
          <w:rStyle w:val="HTML-kode"/>
          <w:color w:val="333333"/>
          <w:lang w:val="en-US"/>
        </w:rPr>
        <w:t>2</w:t>
      </w:r>
      <w:r w:rsidR="003E2CD2">
        <w:rPr>
          <w:rStyle w:val="HTML-kode"/>
          <w:color w:val="333333"/>
          <w:lang w:val="en-US"/>
        </w:rPr>
        <w:t>/payments/{</w:t>
      </w:r>
      <w:proofErr w:type="spellStart"/>
      <w:r w:rsidR="003E2CD2">
        <w:rPr>
          <w:rStyle w:val="HTML-kode"/>
          <w:color w:val="333333"/>
          <w:lang w:val="en-US"/>
        </w:rPr>
        <w:t>orderId</w:t>
      </w:r>
      <w:proofErr w:type="spellEnd"/>
      <w:r w:rsidR="003E2CD2">
        <w:rPr>
          <w:rStyle w:val="HTML-kode"/>
          <w:color w:val="333333"/>
          <w:lang w:val="en-US"/>
        </w:rPr>
        <w:t>}</w:t>
      </w:r>
    </w:p>
    <w:p w14:paraId="044FF1D5" w14:textId="23508FC8" w:rsidR="00990F09" w:rsidRPr="007D355B" w:rsidRDefault="00441605" w:rsidP="00990F09">
      <w:pPr>
        <w:pStyle w:val="Overskrift3"/>
        <w:rPr>
          <w:lang w:val="en-US"/>
        </w:rPr>
      </w:pPr>
      <w:bookmarkStart w:id="343" w:name="_Toc483323314"/>
      <w:r>
        <w:rPr>
          <w:lang w:val="en-US"/>
        </w:rPr>
        <w:t xml:space="preserve"> </w:t>
      </w:r>
      <w:bookmarkStart w:id="344" w:name="_Toc499127752"/>
      <w:r w:rsidR="00990F09" w:rsidRPr="007D355B">
        <w:rPr>
          <w:lang w:val="en-US"/>
        </w:rPr>
        <w:t>Method</w:t>
      </w:r>
      <w:bookmarkEnd w:id="343"/>
      <w:bookmarkEnd w:id="344"/>
    </w:p>
    <w:p w14:paraId="09FD3DEA" w14:textId="704D0EF5" w:rsidR="00990F09" w:rsidRPr="007D355B" w:rsidRDefault="001D24FD" w:rsidP="00990F09">
      <w:pPr>
        <w:ind w:left="567"/>
        <w:rPr>
          <w:lang w:val="en-US"/>
        </w:rPr>
      </w:pPr>
      <w:r>
        <w:rPr>
          <w:lang w:val="en-US"/>
        </w:rPr>
        <w:t>POST</w:t>
      </w:r>
    </w:p>
    <w:p w14:paraId="533D0310" w14:textId="77777777" w:rsidR="00990F09" w:rsidRPr="007D355B" w:rsidRDefault="00990F09" w:rsidP="00990F09">
      <w:pPr>
        <w:pStyle w:val="Overskrift3"/>
        <w:rPr>
          <w:lang w:val="en-US"/>
        </w:rPr>
      </w:pPr>
      <w:bookmarkStart w:id="345" w:name="_Toc483323315"/>
      <w:bookmarkStart w:id="346" w:name="_Toc499127753"/>
      <w:proofErr w:type="spellStart"/>
      <w:r w:rsidRPr="007D355B">
        <w:rPr>
          <w:lang w:val="en-US"/>
        </w:rPr>
        <w:lastRenderedPageBreak/>
        <w:t>URLParams</w:t>
      </w:r>
      <w:bookmarkEnd w:id="345"/>
      <w:bookmarkEnd w:id="346"/>
      <w:proofErr w:type="spellEnd"/>
    </w:p>
    <w:p w14:paraId="66AB5A79" w14:textId="77777777" w:rsidR="00990F09" w:rsidRPr="007D355B" w:rsidRDefault="00990F09" w:rsidP="00990F09">
      <w:pPr>
        <w:ind w:left="567"/>
        <w:rPr>
          <w:lang w:val="en-US"/>
        </w:rPr>
      </w:pPr>
      <w:proofErr w:type="spellStart"/>
      <w:r w:rsidRPr="00720ACF">
        <w:rPr>
          <w:rStyle w:val="HTML-kode"/>
          <w:color w:val="333333"/>
          <w:lang w:val="en-US"/>
        </w:rPr>
        <w:t>orderId</w:t>
      </w:r>
      <w:proofErr w:type="spellEnd"/>
      <w:r w:rsidRPr="00720ACF">
        <w:rPr>
          <w:rStyle w:val="HTML-kode"/>
          <w:color w:val="333333"/>
          <w:lang w:val="en-US"/>
        </w:rPr>
        <w:t xml:space="preserve"> =[String]</w:t>
      </w:r>
      <w:r w:rsidRPr="00720ACF">
        <w:rPr>
          <w:rStyle w:val="HTML-kode"/>
          <w:color w:val="333333"/>
          <w:lang w:val="en-US"/>
        </w:rPr>
        <w:tab/>
      </w:r>
      <w:r w:rsidRPr="00720ACF">
        <w:rPr>
          <w:rStyle w:val="HTML-kode"/>
          <w:color w:val="FF0000"/>
          <w:lang w:val="en-US"/>
        </w:rPr>
        <w:t>REQUIRED</w:t>
      </w:r>
    </w:p>
    <w:p w14:paraId="56BAAFBE" w14:textId="77777777" w:rsidR="00990F09" w:rsidRPr="007D355B" w:rsidRDefault="00990F09" w:rsidP="00990F09">
      <w:pPr>
        <w:pStyle w:val="Overskrift3"/>
        <w:rPr>
          <w:lang w:val="en-US"/>
        </w:rPr>
      </w:pPr>
      <w:bookmarkStart w:id="347" w:name="_Toc483323316"/>
      <w:bookmarkStart w:id="348" w:name="_Toc499127754"/>
      <w:r w:rsidRPr="007D355B">
        <w:rPr>
          <w:lang w:val="en-US"/>
        </w:rPr>
        <w:t>Success Response</w:t>
      </w:r>
      <w:bookmarkEnd w:id="347"/>
      <w:bookmarkEnd w:id="348"/>
    </w:p>
    <w:tbl>
      <w:tblPr>
        <w:tblStyle w:val="Lysskyggelegginguthevingsfarge1"/>
        <w:tblW w:w="0" w:type="auto"/>
        <w:tblInd w:w="813" w:type="dxa"/>
        <w:tblLook w:val="04A0" w:firstRow="1" w:lastRow="0" w:firstColumn="1" w:lastColumn="0" w:noHBand="0" w:noVBand="1"/>
      </w:tblPr>
      <w:tblGrid>
        <w:gridCol w:w="1985"/>
        <w:gridCol w:w="1168"/>
      </w:tblGrid>
      <w:tr w:rsidR="00990F09" w:rsidRPr="00B45BCB" w14:paraId="047E25DC" w14:textId="77777777" w:rsidTr="00661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52F4F96B" w14:textId="77777777" w:rsidR="00990F09" w:rsidRPr="00B45BCB" w:rsidRDefault="00990F09" w:rsidP="00661211">
            <w:pPr>
              <w:rPr>
                <w:color w:val="000000" w:themeColor="text1"/>
                <w:sz w:val="18"/>
                <w:szCs w:val="18"/>
                <w:lang w:val="en-US"/>
              </w:rPr>
            </w:pPr>
            <w:r w:rsidRPr="007D355B">
              <w:rPr>
                <w:color w:val="000000" w:themeColor="text1"/>
                <w:sz w:val="18"/>
                <w:szCs w:val="18"/>
                <w:lang w:val="en-US"/>
              </w:rPr>
              <w:t>H</w:t>
            </w:r>
            <w:r w:rsidRPr="00B45BCB">
              <w:rPr>
                <w:color w:val="000000" w:themeColor="text1"/>
                <w:sz w:val="18"/>
                <w:szCs w:val="18"/>
                <w:lang w:val="en-US"/>
              </w:rPr>
              <w:t>ttp Status Code</w:t>
            </w:r>
          </w:p>
        </w:tc>
        <w:tc>
          <w:tcPr>
            <w:tcW w:w="1168" w:type="dxa"/>
            <w:hideMark/>
          </w:tcPr>
          <w:p w14:paraId="1B115F35" w14:textId="77777777" w:rsidR="00990F09" w:rsidRPr="00B45BCB" w:rsidRDefault="00990F09" w:rsidP="00661211">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rPr>
            </w:pPr>
            <w:r w:rsidRPr="00B45BCB">
              <w:rPr>
                <w:color w:val="000000" w:themeColor="text1"/>
                <w:sz w:val="18"/>
                <w:szCs w:val="18"/>
                <w:lang w:val="en-US"/>
              </w:rPr>
              <w:t>Content</w:t>
            </w:r>
          </w:p>
        </w:tc>
      </w:tr>
      <w:tr w:rsidR="00990F09" w:rsidRPr="00B45BCB" w14:paraId="2C5B452F" w14:textId="77777777" w:rsidTr="0066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767F25D6" w14:textId="77777777" w:rsidR="00990F09" w:rsidRPr="00B45BCB" w:rsidRDefault="00990F09" w:rsidP="00661211">
            <w:pPr>
              <w:rPr>
                <w:b w:val="0"/>
                <w:color w:val="000000" w:themeColor="text1"/>
                <w:sz w:val="18"/>
                <w:szCs w:val="18"/>
                <w:lang w:val="en-US"/>
              </w:rPr>
            </w:pPr>
            <w:r w:rsidRPr="00B45BCB">
              <w:rPr>
                <w:b w:val="0"/>
                <w:color w:val="000000" w:themeColor="text1"/>
                <w:sz w:val="18"/>
                <w:szCs w:val="18"/>
                <w:lang w:val="en-US"/>
              </w:rPr>
              <w:t>200</w:t>
            </w:r>
          </w:p>
        </w:tc>
        <w:tc>
          <w:tcPr>
            <w:tcW w:w="1168" w:type="dxa"/>
            <w:hideMark/>
          </w:tcPr>
          <w:p w14:paraId="06DB766F" w14:textId="03D63171" w:rsidR="00990F09" w:rsidRPr="00B45BCB" w:rsidRDefault="00497F88"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B45BCB">
              <w:rPr>
                <w:color w:val="000000" w:themeColor="text1"/>
                <w:sz w:val="18"/>
                <w:szCs w:val="18"/>
                <w:lang w:val="en-US"/>
              </w:rPr>
              <w:t>O</w:t>
            </w:r>
            <w:r w:rsidR="00990F09" w:rsidRPr="00B45BCB">
              <w:rPr>
                <w:color w:val="000000" w:themeColor="text1"/>
                <w:sz w:val="18"/>
                <w:szCs w:val="18"/>
                <w:lang w:val="en-US"/>
              </w:rPr>
              <w:t>k</w:t>
            </w:r>
          </w:p>
        </w:tc>
      </w:tr>
    </w:tbl>
    <w:p w14:paraId="4479F324" w14:textId="77777777" w:rsidR="00990F09" w:rsidRPr="00B45BCB" w:rsidRDefault="00990F09" w:rsidP="00990F09">
      <w:pPr>
        <w:rPr>
          <w:lang w:val="en-US"/>
        </w:rPr>
      </w:pPr>
    </w:p>
    <w:p w14:paraId="15718878" w14:textId="30FE5C6C" w:rsidR="00990F09" w:rsidRDefault="0000623E" w:rsidP="00990F09">
      <w:pPr>
        <w:pStyle w:val="Overskrift3"/>
        <w:rPr>
          <w:lang w:val="en-US"/>
        </w:rPr>
      </w:pPr>
      <w:bookmarkStart w:id="349" w:name="_Toc483323317"/>
      <w:bookmarkStart w:id="350" w:name="_Toc499127755"/>
      <w:r w:rsidRPr="00B45BCB">
        <w:rPr>
          <w:lang w:val="en-US"/>
        </w:rPr>
        <w:t>Request</w:t>
      </w:r>
      <w:r w:rsidR="00990F09" w:rsidRPr="00B45BCB">
        <w:rPr>
          <w:lang w:val="en-US"/>
        </w:rPr>
        <w:t xml:space="preserve"> Body</w:t>
      </w:r>
      <w:bookmarkEnd w:id="349"/>
      <w:bookmarkEnd w:id="350"/>
    </w:p>
    <w:p w14:paraId="6F6CB9C2" w14:textId="77448475" w:rsidR="00397A54" w:rsidRPr="00397A54" w:rsidRDefault="00397A54" w:rsidP="00397A54">
      <w:pPr>
        <w:rPr>
          <w:lang w:val="en-US"/>
        </w:rPr>
      </w:pPr>
      <w:r>
        <w:rPr>
          <w:lang w:val="en-US"/>
        </w:rPr>
        <w:t xml:space="preserve">Regular </w:t>
      </w:r>
      <w:proofErr w:type="spellStart"/>
      <w:r>
        <w:rPr>
          <w:lang w:val="en-US"/>
        </w:rPr>
        <w:t>ecomm</w:t>
      </w:r>
      <w:proofErr w:type="spellEnd"/>
      <w:r>
        <w:rPr>
          <w:lang w:val="en-US"/>
        </w:rPr>
        <w:t xml:space="preserve"> payment</w:t>
      </w:r>
    </w:p>
    <w:tbl>
      <w:tblPr>
        <w:tblW w:w="0" w:type="auto"/>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57"/>
      </w:tblGrid>
      <w:tr w:rsidR="00397A54" w:rsidRPr="0093639A" w14:paraId="12A2CD7D" w14:textId="77777777" w:rsidTr="00663F9A">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5F1EC90D" w14:textId="77777777" w:rsidR="00397A54" w:rsidRPr="00D41BB4" w:rsidRDefault="00397A54" w:rsidP="00663F9A">
            <w:pPr>
              <w:rPr>
                <w:rFonts w:ascii="Consolas" w:hAnsi="Consolas"/>
                <w:color w:val="333333"/>
                <w:sz w:val="21"/>
                <w:lang w:val="en-US"/>
              </w:rPr>
            </w:pPr>
            <w:r w:rsidRPr="00D41BB4">
              <w:rPr>
                <w:rFonts w:ascii="Courier New" w:hAnsi="Courier New"/>
                <w:color w:val="333333"/>
                <w:lang w:val="en-US"/>
              </w:rPr>
              <w:t>{</w:t>
            </w:r>
          </w:p>
          <w:p w14:paraId="04667B73" w14:textId="17E15945" w:rsidR="00397A54" w:rsidRPr="00D41BB4" w:rsidRDefault="00397A54" w:rsidP="00663F9A">
            <w:pPr>
              <w:rPr>
                <w:rFonts w:ascii="Consolas" w:hAnsi="Consolas"/>
                <w:color w:val="333333"/>
                <w:sz w:val="21"/>
                <w:lang w:val="en-US"/>
              </w:rPr>
            </w:pPr>
            <w:r w:rsidRPr="00D41BB4">
              <w:rPr>
                <w:rFonts w:ascii="Courier New" w:hAnsi="Courier New"/>
                <w:color w:val="333333"/>
                <w:lang w:val="en-US"/>
              </w:rPr>
              <w:t>    "</w:t>
            </w:r>
            <w:proofErr w:type="spellStart"/>
            <w:r w:rsidRPr="00D41BB4">
              <w:rPr>
                <w:rFonts w:ascii="Courier New" w:hAnsi="Courier New"/>
                <w:color w:val="333333"/>
                <w:lang w:val="en-US"/>
              </w:rPr>
              <w:t>orderId</w:t>
            </w:r>
            <w:proofErr w:type="spellEnd"/>
            <w:r w:rsidRPr="00D41BB4">
              <w:rPr>
                <w:rFonts w:ascii="Courier New" w:hAnsi="Courier New"/>
                <w:color w:val="333333"/>
                <w:lang w:val="en-US"/>
              </w:rPr>
              <w:t>": "219930212",</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p>
          <w:p w14:paraId="6A9AAF09" w14:textId="77777777" w:rsidR="00397A54" w:rsidRPr="00990F09" w:rsidRDefault="00397A54" w:rsidP="00663F9A">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transactionInfo</w:t>
            </w:r>
            <w:proofErr w:type="spellEnd"/>
            <w:r w:rsidRPr="00990F09">
              <w:rPr>
                <w:rFonts w:ascii="Courier New" w:hAnsi="Courier New" w:cs="Courier New"/>
                <w:color w:val="333333"/>
                <w:lang w:val="en-US"/>
              </w:rPr>
              <w:t>": {</w:t>
            </w:r>
          </w:p>
          <w:p w14:paraId="4B39D851" w14:textId="668E7D57" w:rsidR="00397A54" w:rsidRPr="00990F09" w:rsidRDefault="00397A54" w:rsidP="00663F9A">
            <w:pPr>
              <w:rPr>
                <w:rFonts w:ascii="Consolas" w:hAnsi="Consolas" w:cs="Consolas"/>
                <w:color w:val="333333"/>
                <w:sz w:val="21"/>
                <w:szCs w:val="21"/>
                <w:lang w:val="en-US"/>
              </w:rPr>
            </w:pPr>
            <w:r w:rsidRPr="00990F09">
              <w:rPr>
                <w:rFonts w:ascii="Courier New" w:hAnsi="Courier New" w:cs="Courier New"/>
                <w:color w:val="333333"/>
                <w:lang w:val="en-US"/>
              </w:rPr>
              <w:t>        "amount": 1200</w:t>
            </w:r>
            <w:r>
              <w:rPr>
                <w:rFonts w:ascii="Courier New" w:hAnsi="Courier New" w:cs="Courier New"/>
                <w:color w:val="333333"/>
                <w:lang w:val="en-US"/>
              </w:rPr>
              <w:t>00</w:t>
            </w:r>
            <w:r w:rsidRPr="00990F09">
              <w:rPr>
                <w:rFonts w:ascii="Courier New" w:hAnsi="Courier New" w:cs="Courier New"/>
                <w:color w:val="333333"/>
                <w:lang w:val="en-US"/>
              </w:rPr>
              <w:t>,</w:t>
            </w:r>
            <w:r w:rsidRPr="00720ACF">
              <w:rPr>
                <w:rStyle w:val="HTML-kode"/>
                <w:color w:val="333333"/>
                <w:lang w:val="en-US"/>
              </w:rPr>
              <w:t xml:space="preserve"> [</w:t>
            </w:r>
            <w:r w:rsidR="007E178C">
              <w:rPr>
                <w:rStyle w:val="HTML-kode"/>
                <w:color w:val="333333"/>
                <w:lang w:val="en-US"/>
              </w:rPr>
              <w:t>Integer</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r>
              <w:rPr>
                <w:rStyle w:val="HTML-kode"/>
                <w:color w:val="FF0000"/>
                <w:lang w:val="en-US"/>
              </w:rPr>
              <w:t xml:space="preserve"> Scale 2</w:t>
            </w:r>
          </w:p>
          <w:p w14:paraId="052C726C" w14:textId="77777777" w:rsidR="00397A54" w:rsidRPr="00990F09" w:rsidRDefault="00397A54" w:rsidP="00663F9A">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timeStamp</w:t>
            </w:r>
            <w:proofErr w:type="spellEnd"/>
            <w:r w:rsidRPr="00990F09">
              <w:rPr>
                <w:rFonts w:ascii="Courier New" w:hAnsi="Courier New" w:cs="Courier New"/>
                <w:color w:val="333333"/>
                <w:lang w:val="en-US"/>
              </w:rPr>
              <w:t>": "2014-06-24T08:34:25-07:00",</w:t>
            </w:r>
          </w:p>
          <w:p w14:paraId="152E484B" w14:textId="77777777" w:rsidR="00397A54" w:rsidRPr="00990F09" w:rsidRDefault="00397A54" w:rsidP="00663F9A">
            <w:pPr>
              <w:rPr>
                <w:rFonts w:ascii="Consolas" w:hAnsi="Consolas" w:cs="Consolas"/>
                <w:color w:val="333333"/>
                <w:sz w:val="21"/>
                <w:szCs w:val="21"/>
                <w:lang w:val="en-US"/>
              </w:rPr>
            </w:pPr>
            <w:r w:rsidRPr="00990F09">
              <w:rPr>
                <w:rFonts w:ascii="Courier New" w:hAnsi="Courier New" w:cs="Courier New"/>
                <w:color w:val="333333"/>
                <w:lang w:val="en-US"/>
              </w:rPr>
              <w:t>        "status": "Reserve",</w:t>
            </w:r>
          </w:p>
          <w:p w14:paraId="2B981B6C" w14:textId="77777777" w:rsidR="00397A54" w:rsidRPr="00990F09" w:rsidRDefault="00397A54" w:rsidP="00663F9A">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transactionId</w:t>
            </w:r>
            <w:proofErr w:type="spellEnd"/>
            <w:r w:rsidRPr="00990F09">
              <w:rPr>
                <w:rFonts w:ascii="Courier New" w:hAnsi="Courier New" w:cs="Courier New"/>
                <w:color w:val="333333"/>
                <w:lang w:val="en-US"/>
              </w:rPr>
              <w:t>": "1000234732"</w:t>
            </w:r>
          </w:p>
          <w:p w14:paraId="0560BE3A" w14:textId="77777777" w:rsidR="00397A54" w:rsidRPr="00990F09" w:rsidRDefault="00397A54" w:rsidP="00663F9A">
            <w:pPr>
              <w:rPr>
                <w:rFonts w:ascii="Consolas" w:hAnsi="Consolas" w:cs="Consolas"/>
                <w:color w:val="333333"/>
                <w:sz w:val="21"/>
                <w:szCs w:val="21"/>
                <w:lang w:val="en-US"/>
              </w:rPr>
            </w:pPr>
            <w:r w:rsidRPr="00990F09">
              <w:rPr>
                <w:rFonts w:ascii="Courier New" w:hAnsi="Courier New" w:cs="Courier New"/>
                <w:color w:val="333333"/>
                <w:lang w:val="en-US"/>
              </w:rPr>
              <w:t>    },</w:t>
            </w:r>
          </w:p>
          <w:p w14:paraId="6B6E6F30" w14:textId="77777777" w:rsidR="00397A54" w:rsidRPr="00990F09" w:rsidRDefault="00397A54" w:rsidP="00663F9A">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errorInfo</w:t>
            </w:r>
            <w:proofErr w:type="spellEnd"/>
            <w:r w:rsidRPr="00990F09">
              <w:rPr>
                <w:rFonts w:ascii="Courier New" w:hAnsi="Courier New" w:cs="Courier New"/>
                <w:color w:val="333333"/>
                <w:lang w:val="en-US"/>
              </w:rPr>
              <w:t>":{</w:t>
            </w:r>
          </w:p>
          <w:p w14:paraId="06AC8684" w14:textId="77777777" w:rsidR="00397A54" w:rsidRPr="00990F09" w:rsidRDefault="00397A54" w:rsidP="00663F9A">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errorCode</w:t>
            </w:r>
            <w:proofErr w:type="spellEnd"/>
            <w:r w:rsidRPr="00990F09">
              <w:rPr>
                <w:rFonts w:ascii="Courier New" w:hAnsi="Courier New" w:cs="Courier New"/>
                <w:color w:val="333333"/>
                <w:lang w:val="en-US"/>
              </w:rPr>
              <w:t>": "",</w:t>
            </w:r>
          </w:p>
          <w:p w14:paraId="23B13605" w14:textId="77777777" w:rsidR="00397A54" w:rsidRPr="00990F09" w:rsidRDefault="00397A54" w:rsidP="00663F9A">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errorGroup</w:t>
            </w:r>
            <w:proofErr w:type="spellEnd"/>
            <w:r w:rsidRPr="00990F09">
              <w:rPr>
                <w:rFonts w:ascii="Courier New" w:hAnsi="Courier New" w:cs="Courier New"/>
                <w:color w:val="333333"/>
                <w:lang w:val="en-US"/>
              </w:rPr>
              <w:t>":"",</w:t>
            </w:r>
          </w:p>
          <w:p w14:paraId="60721CE8" w14:textId="77777777" w:rsidR="00397A54" w:rsidRPr="00990F09" w:rsidRDefault="00397A54" w:rsidP="00663F9A">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errorMessage</w:t>
            </w:r>
            <w:proofErr w:type="spellEnd"/>
            <w:r w:rsidRPr="00990F09">
              <w:rPr>
                <w:rFonts w:ascii="Courier New" w:hAnsi="Courier New" w:cs="Courier New"/>
                <w:color w:val="333333"/>
                <w:lang w:val="en-US"/>
              </w:rPr>
              <w:t>": ""</w:t>
            </w:r>
          </w:p>
          <w:p w14:paraId="2EBC8E10" w14:textId="1A9A706C" w:rsidR="00397A54" w:rsidRPr="00626BD3" w:rsidRDefault="00397A54" w:rsidP="00397A54">
            <w:pPr>
              <w:rPr>
                <w:rFonts w:ascii="Consolas" w:hAnsi="Consolas" w:cs="Consolas"/>
                <w:color w:val="333333"/>
                <w:sz w:val="21"/>
                <w:szCs w:val="21"/>
                <w:lang w:val="en-US"/>
              </w:rPr>
            </w:pPr>
            <w:r w:rsidRPr="00990F09">
              <w:rPr>
                <w:rFonts w:ascii="Courier New" w:hAnsi="Courier New" w:cs="Courier New"/>
                <w:color w:val="333333"/>
                <w:lang w:val="en-US"/>
              </w:rPr>
              <w:t>    }</w:t>
            </w:r>
            <w:r w:rsidRPr="00626BD3">
              <w:rPr>
                <w:rFonts w:ascii="Courier New" w:hAnsi="Courier New" w:cs="Courier New"/>
                <w:color w:val="333333"/>
                <w:lang w:val="en-US"/>
              </w:rPr>
              <w:t>}</w:t>
            </w:r>
          </w:p>
        </w:tc>
      </w:tr>
    </w:tbl>
    <w:p w14:paraId="0D29D2A2" w14:textId="77777777" w:rsidR="00BC5069" w:rsidRDefault="00BC5069" w:rsidP="00BC5069">
      <w:pPr>
        <w:rPr>
          <w:lang w:val="en-US"/>
        </w:rPr>
      </w:pPr>
    </w:p>
    <w:p w14:paraId="01239748" w14:textId="457E6A2E" w:rsidR="00397A54" w:rsidRPr="00BC5069" w:rsidRDefault="00397A54" w:rsidP="00BC5069">
      <w:pPr>
        <w:rPr>
          <w:lang w:val="en-US"/>
        </w:rPr>
      </w:pPr>
      <w:r>
        <w:rPr>
          <w:lang w:val="en-US"/>
        </w:rPr>
        <w:t>Express Payment Example</w:t>
      </w:r>
    </w:p>
    <w:tbl>
      <w:tblPr>
        <w:tblW w:w="0" w:type="auto"/>
        <w:tblCellSpacing w:w="0" w:type="dxa"/>
        <w:shd w:val="clear" w:color="auto" w:fill="B6DDE8" w:themeFill="accent5" w:themeFillTint="66"/>
        <w:tblCellMar>
          <w:left w:w="0" w:type="dxa"/>
          <w:right w:w="0" w:type="dxa"/>
        </w:tblCellMar>
        <w:tblLook w:val="04A0" w:firstRow="1" w:lastRow="0" w:firstColumn="1" w:lastColumn="0" w:noHBand="0" w:noVBand="1"/>
      </w:tblPr>
      <w:tblGrid>
        <w:gridCol w:w="9057"/>
      </w:tblGrid>
      <w:tr w:rsidR="00990F09" w:rsidRPr="00A80895" w14:paraId="559A6896" w14:textId="77777777" w:rsidTr="00661211">
        <w:trPr>
          <w:tblCellSpacing w:w="0" w:type="dxa"/>
        </w:trPr>
        <w:tc>
          <w:tcPr>
            <w:tcW w:w="9087" w:type="dxa"/>
            <w:tcBorders>
              <w:top w:val="dashed" w:sz="6" w:space="0" w:color="auto"/>
              <w:left w:val="dashed" w:sz="6" w:space="0" w:color="auto"/>
              <w:bottom w:val="dashed" w:sz="6" w:space="0" w:color="auto"/>
              <w:right w:val="dashed" w:sz="6" w:space="0" w:color="auto"/>
            </w:tcBorders>
            <w:shd w:val="clear" w:color="auto" w:fill="B6DDE8" w:themeFill="accent5" w:themeFillTint="66"/>
            <w:vAlign w:val="center"/>
            <w:hideMark/>
          </w:tcPr>
          <w:p w14:paraId="5FF59AC8" w14:textId="5F000C41" w:rsidR="00990F09" w:rsidRPr="00D41BB4" w:rsidRDefault="00990F09" w:rsidP="00990F09">
            <w:pPr>
              <w:rPr>
                <w:rFonts w:ascii="Consolas" w:hAnsi="Consolas"/>
                <w:color w:val="333333"/>
                <w:sz w:val="21"/>
                <w:lang w:val="en-US"/>
              </w:rPr>
            </w:pPr>
            <w:r w:rsidRPr="00D41BB4">
              <w:rPr>
                <w:rFonts w:ascii="Courier New" w:hAnsi="Courier New"/>
                <w:color w:val="333333"/>
                <w:lang w:val="en-US"/>
              </w:rPr>
              <w:t>{</w:t>
            </w:r>
          </w:p>
          <w:p w14:paraId="10AA29F9" w14:textId="77777777" w:rsidR="00996170" w:rsidRPr="00D41BB4" w:rsidRDefault="00996170" w:rsidP="00996170">
            <w:pPr>
              <w:rPr>
                <w:rFonts w:ascii="Consolas" w:hAnsi="Consolas"/>
                <w:color w:val="333333"/>
                <w:sz w:val="21"/>
                <w:lang w:val="en-US"/>
              </w:rPr>
            </w:pPr>
            <w:r>
              <w:rPr>
                <w:rFonts w:ascii="Consolas" w:hAnsi="Consolas"/>
                <w:color w:val="333333"/>
                <w:sz w:val="21"/>
                <w:lang w:val="en-US"/>
              </w:rPr>
              <w:t xml:space="preserve">    </w:t>
            </w:r>
            <w:r w:rsidRPr="00990F09">
              <w:rPr>
                <w:rFonts w:ascii="Courier New" w:hAnsi="Courier New" w:cs="Courier New"/>
                <w:color w:val="333333"/>
                <w:lang w:val="en-US"/>
              </w:rPr>
              <w:t>"</w:t>
            </w:r>
            <w:proofErr w:type="spellStart"/>
            <w:r w:rsidRPr="00990F09">
              <w:rPr>
                <w:rFonts w:ascii="Courier New" w:hAnsi="Courier New" w:cs="Courier New"/>
                <w:color w:val="333333"/>
                <w:lang w:val="en-US"/>
              </w:rPr>
              <w:t>merchantSerialNumber</w:t>
            </w:r>
            <w:proofErr w:type="spellEnd"/>
            <w:r w:rsidRPr="00990F09">
              <w:rPr>
                <w:rFonts w:ascii="Courier New" w:hAnsi="Courier New" w:cs="Courier New"/>
                <w:color w:val="333333"/>
                <w:lang w:val="en-US"/>
              </w:rPr>
              <w:t>": "csdac33",</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p>
          <w:p w14:paraId="6C3FE29D" w14:textId="26229DEE" w:rsidR="00990F09" w:rsidRDefault="00990F09" w:rsidP="00990F09">
            <w:pPr>
              <w:rPr>
                <w:rStyle w:val="HTML-kode"/>
                <w:color w:val="FF0000"/>
                <w:lang w:val="en-US"/>
              </w:rPr>
            </w:pPr>
            <w:r w:rsidRPr="00D41BB4">
              <w:rPr>
                <w:rFonts w:ascii="Courier New" w:hAnsi="Courier New"/>
                <w:color w:val="333333"/>
                <w:lang w:val="en-US"/>
              </w:rPr>
              <w:t>    "</w:t>
            </w:r>
            <w:proofErr w:type="spellStart"/>
            <w:r w:rsidRPr="00D41BB4">
              <w:rPr>
                <w:rFonts w:ascii="Courier New" w:hAnsi="Courier New"/>
                <w:color w:val="333333"/>
                <w:lang w:val="en-US"/>
              </w:rPr>
              <w:t>orderId</w:t>
            </w:r>
            <w:proofErr w:type="spellEnd"/>
            <w:r w:rsidRPr="00D41BB4">
              <w:rPr>
                <w:rFonts w:ascii="Courier New" w:hAnsi="Courier New"/>
                <w:color w:val="333333"/>
                <w:lang w:val="en-US"/>
              </w:rPr>
              <w:t>": "219930212",</w:t>
            </w:r>
            <w:r w:rsidR="00626BD3" w:rsidRPr="00720ACF">
              <w:rPr>
                <w:rStyle w:val="HTML-kode"/>
                <w:color w:val="333333"/>
                <w:lang w:val="en-US"/>
              </w:rPr>
              <w:t>[</w:t>
            </w:r>
            <w:r w:rsidR="00626BD3">
              <w:rPr>
                <w:rStyle w:val="HTML-kode"/>
                <w:color w:val="333333"/>
                <w:lang w:val="en-US"/>
              </w:rPr>
              <w:t>String</w:t>
            </w:r>
            <w:r w:rsidR="00626BD3" w:rsidRPr="00720ACF">
              <w:rPr>
                <w:rStyle w:val="HTML-kode"/>
                <w:color w:val="333333"/>
                <w:lang w:val="en-US"/>
              </w:rPr>
              <w:t>]</w:t>
            </w:r>
            <w:r w:rsidR="00626BD3" w:rsidRPr="00720ACF">
              <w:rPr>
                <w:rStyle w:val="HTML-kode"/>
                <w:color w:val="333333"/>
                <w:lang w:val="en-US"/>
              </w:rPr>
              <w:tab/>
            </w:r>
            <w:r w:rsidR="00626BD3" w:rsidRPr="00720ACF">
              <w:rPr>
                <w:rStyle w:val="HTML-kode"/>
                <w:color w:val="FF0000"/>
                <w:lang w:val="en-US"/>
              </w:rPr>
              <w:t>REQUIRED</w:t>
            </w:r>
          </w:p>
          <w:p w14:paraId="765E32DD" w14:textId="77777777" w:rsidR="00996170" w:rsidRPr="00990F09" w:rsidRDefault="00996170" w:rsidP="00996170">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shippingDetails</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p>
          <w:p w14:paraId="16D23888" w14:textId="77777777" w:rsidR="00996170" w:rsidRPr="00990F09" w:rsidRDefault="00996170" w:rsidP="00996170">
            <w:pPr>
              <w:rPr>
                <w:rFonts w:ascii="Consolas" w:hAnsi="Consolas" w:cs="Consolas"/>
                <w:color w:val="333333"/>
                <w:sz w:val="21"/>
                <w:szCs w:val="21"/>
                <w:lang w:val="en-US"/>
              </w:rPr>
            </w:pPr>
            <w:r w:rsidRPr="00990F09">
              <w:rPr>
                <w:rFonts w:ascii="Courier New" w:hAnsi="Courier New" w:cs="Courier New"/>
                <w:color w:val="333333"/>
                <w:lang w:val="en-US"/>
              </w:rPr>
              <w:t>            "address"</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p>
          <w:p w14:paraId="19CF70C8" w14:textId="77777777" w:rsidR="00996170" w:rsidRPr="00990F09" w:rsidRDefault="00996170" w:rsidP="00996170">
            <w:pPr>
              <w:rPr>
                <w:rFonts w:ascii="Consolas" w:hAnsi="Consolas" w:cs="Consolas"/>
                <w:color w:val="333333"/>
                <w:sz w:val="21"/>
                <w:szCs w:val="21"/>
                <w:lang w:val="en-US"/>
              </w:rPr>
            </w:pPr>
            <w:r w:rsidRPr="00990F09">
              <w:rPr>
                <w:rFonts w:ascii="Courier New" w:hAnsi="Courier New" w:cs="Courier New"/>
                <w:color w:val="333333"/>
                <w:lang w:val="en-US"/>
              </w:rPr>
              <w:t>                "addressLine1":"",</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p>
          <w:p w14:paraId="4626650C" w14:textId="77777777" w:rsidR="00996170" w:rsidRPr="00990F09" w:rsidRDefault="00996170" w:rsidP="00996170">
            <w:pPr>
              <w:rPr>
                <w:rFonts w:ascii="Consolas" w:hAnsi="Consolas" w:cs="Consolas"/>
                <w:color w:val="333333"/>
                <w:sz w:val="21"/>
                <w:szCs w:val="21"/>
                <w:lang w:val="en-US"/>
              </w:rPr>
            </w:pPr>
            <w:r w:rsidRPr="00990F09">
              <w:rPr>
                <w:rFonts w:ascii="Courier New" w:hAnsi="Courier New" w:cs="Courier New"/>
                <w:color w:val="333333"/>
                <w:lang w:val="en-US"/>
              </w:rPr>
              <w:t>                "addressLine2":"",</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Pr>
                <w:rStyle w:val="HTML-kode"/>
                <w:color w:val="FF0000"/>
                <w:lang w:val="en-US"/>
              </w:rPr>
              <w:t>OPTIONAL</w:t>
            </w:r>
          </w:p>
          <w:p w14:paraId="69F11D1B" w14:textId="77777777" w:rsidR="00D527F2" w:rsidRPr="00990F09" w:rsidRDefault="00D527F2" w:rsidP="00D527F2">
            <w:pPr>
              <w:rPr>
                <w:rFonts w:ascii="Consolas" w:hAnsi="Consolas" w:cs="Consolas"/>
                <w:color w:val="333333"/>
                <w:sz w:val="21"/>
                <w:szCs w:val="21"/>
                <w:lang w:val="en-US"/>
              </w:rPr>
            </w:pPr>
            <w:r w:rsidRPr="00990F09">
              <w:rPr>
                <w:rFonts w:ascii="Courier New" w:hAnsi="Courier New" w:cs="Courier New"/>
                <w:color w:val="333333"/>
                <w:lang w:val="en-US"/>
              </w:rPr>
              <w:t>                "city":"",</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p>
          <w:p w14:paraId="4BD664BA" w14:textId="6F7EE619" w:rsidR="00D527F2" w:rsidRPr="00990F09" w:rsidRDefault="00D527F2" w:rsidP="00D527F2">
            <w:pPr>
              <w:rPr>
                <w:rFonts w:ascii="Consolas" w:hAnsi="Consolas" w:cs="Consolas"/>
                <w:color w:val="333333"/>
                <w:sz w:val="21"/>
                <w:szCs w:val="21"/>
                <w:lang w:val="en-US"/>
              </w:rPr>
            </w:pPr>
            <w:r w:rsidRPr="00990F09">
              <w:rPr>
                <w:rFonts w:ascii="Courier New" w:hAnsi="Courier New" w:cs="Courier New"/>
                <w:color w:val="333333"/>
                <w:lang w:val="en-US"/>
              </w:rPr>
              <w:t>                "country"</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r>
              <w:rPr>
                <w:rFonts w:ascii="Courier New" w:hAnsi="Courier New" w:cs="Courier New"/>
                <w:color w:val="333333"/>
                <w:lang w:val="en-US"/>
              </w:rPr>
              <w:t>,</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r>
              <w:rPr>
                <w:rStyle w:val="HTML-kode"/>
                <w:color w:val="FF0000"/>
                <w:lang w:val="en-US"/>
              </w:rPr>
              <w:t xml:space="preserve"> Default NO</w:t>
            </w:r>
          </w:p>
          <w:p w14:paraId="49FF66A2" w14:textId="44395844" w:rsidR="00996170" w:rsidRPr="00990F09" w:rsidRDefault="00D527F2" w:rsidP="00996170">
            <w:pPr>
              <w:rPr>
                <w:rFonts w:ascii="Consolas" w:hAnsi="Consolas" w:cs="Consolas"/>
                <w:color w:val="333333"/>
                <w:sz w:val="21"/>
                <w:szCs w:val="21"/>
                <w:lang w:val="en-US"/>
              </w:rPr>
            </w:pPr>
            <w:r>
              <w:rPr>
                <w:rFonts w:ascii="Courier New" w:hAnsi="Courier New" w:cs="Courier New"/>
                <w:color w:val="333333"/>
                <w:lang w:val="en-US"/>
              </w:rPr>
              <w:t>                </w:t>
            </w:r>
            <w:r w:rsidR="007E3050" w:rsidRPr="00606B53">
              <w:rPr>
                <w:rFonts w:ascii="Courier New" w:hAnsi="Courier New" w:cs="Courier New"/>
                <w:color w:val="333333"/>
                <w:lang w:val="en-US"/>
              </w:rPr>
              <w:t>"</w:t>
            </w:r>
            <w:proofErr w:type="spellStart"/>
            <w:r w:rsidR="007E3050" w:rsidRPr="00606B53">
              <w:rPr>
                <w:rFonts w:ascii="Courier New" w:hAnsi="Courier New" w:cs="Courier New"/>
                <w:color w:val="333333"/>
                <w:lang w:val="en-US"/>
              </w:rPr>
              <w:t>post</w:t>
            </w:r>
            <w:r w:rsidRPr="00606B53">
              <w:rPr>
                <w:rFonts w:ascii="Courier New" w:hAnsi="Courier New" w:cs="Courier New"/>
                <w:color w:val="333333"/>
                <w:lang w:val="en-US"/>
              </w:rPr>
              <w:t>Code</w:t>
            </w:r>
            <w:proofErr w:type="spellEnd"/>
            <w:r w:rsidRPr="00606B53">
              <w:rPr>
                <w:rFonts w:ascii="Courier New" w:hAnsi="Courier New" w:cs="Courier New"/>
                <w:color w:val="333333"/>
                <w:lang w:val="en-US"/>
              </w:rPr>
              <w:t>":""</w:t>
            </w:r>
            <w:r w:rsidR="00996170" w:rsidRPr="00606B53">
              <w:rPr>
                <w:rStyle w:val="HTML-kode"/>
                <w:color w:val="333333"/>
                <w:lang w:val="en-US"/>
              </w:rPr>
              <w:t>[String]</w:t>
            </w:r>
            <w:r w:rsidR="00996170" w:rsidRPr="00606B53">
              <w:rPr>
                <w:rStyle w:val="HTML-kode"/>
                <w:color w:val="333333"/>
                <w:lang w:val="en-US"/>
              </w:rPr>
              <w:tab/>
            </w:r>
            <w:r w:rsidR="00996170" w:rsidRPr="00606B53">
              <w:rPr>
                <w:rStyle w:val="HTML-kode"/>
                <w:color w:val="FF0000"/>
                <w:lang w:val="en-US"/>
              </w:rPr>
              <w:t>REQUIRED</w:t>
            </w:r>
          </w:p>
          <w:p w14:paraId="2EBB515E" w14:textId="77777777" w:rsidR="00996170" w:rsidRPr="00990F09" w:rsidRDefault="00996170" w:rsidP="00996170">
            <w:pPr>
              <w:rPr>
                <w:rFonts w:ascii="Consolas" w:hAnsi="Consolas" w:cs="Consolas"/>
                <w:color w:val="333333"/>
                <w:sz w:val="21"/>
                <w:szCs w:val="21"/>
                <w:lang w:val="en-US"/>
              </w:rPr>
            </w:pPr>
            <w:r w:rsidRPr="00990F09">
              <w:rPr>
                <w:rFonts w:ascii="Courier New" w:hAnsi="Courier New" w:cs="Courier New"/>
                <w:color w:val="333333"/>
                <w:lang w:val="en-US"/>
              </w:rPr>
              <w:t>            },</w:t>
            </w:r>
          </w:p>
          <w:p w14:paraId="3D31E6B8" w14:textId="3E6D04E0" w:rsidR="00D527F2" w:rsidRPr="00990F09" w:rsidRDefault="00D527F2" w:rsidP="00D527F2">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shippingCost</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r>
              <w:rPr>
                <w:rFonts w:ascii="Courier New" w:hAnsi="Courier New" w:cs="Courier New"/>
                <w:color w:val="333333"/>
                <w:lang w:val="en-US"/>
              </w:rPr>
              <w:t xml:space="preserve">50.89, </w:t>
            </w:r>
            <w:r w:rsidRPr="00720ACF">
              <w:rPr>
                <w:rStyle w:val="HTML-kode"/>
                <w:color w:val="333333"/>
                <w:lang w:val="en-US"/>
              </w:rPr>
              <w:t>[</w:t>
            </w:r>
            <w:proofErr w:type="spellStart"/>
            <w:r>
              <w:rPr>
                <w:rStyle w:val="HTML-kode"/>
                <w:color w:val="333333"/>
                <w:lang w:val="en-US"/>
              </w:rPr>
              <w:t>BigDecimal</w:t>
            </w:r>
            <w:proofErr w:type="spellEnd"/>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r>
              <w:rPr>
                <w:rStyle w:val="HTML-kode"/>
                <w:color w:val="FF0000"/>
                <w:lang w:val="en-US"/>
              </w:rPr>
              <w:t xml:space="preserve"> Scale 2</w:t>
            </w:r>
          </w:p>
          <w:p w14:paraId="632D5259" w14:textId="5771D468" w:rsidR="00996170" w:rsidRDefault="00996170" w:rsidP="00996170">
            <w:pPr>
              <w:rPr>
                <w:rStyle w:val="HTML-kode"/>
                <w:color w:val="FF0000"/>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shippingMethod</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sidR="00D527F2">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p>
          <w:p w14:paraId="054F7F63" w14:textId="55D6BA00" w:rsidR="007E3050" w:rsidRPr="00990F09" w:rsidRDefault="007E3050" w:rsidP="007E3050">
            <w:pPr>
              <w:rPr>
                <w:rFonts w:ascii="Consolas" w:hAnsi="Consolas" w:cs="Consolas"/>
                <w:color w:val="333333"/>
                <w:sz w:val="21"/>
                <w:szCs w:val="21"/>
                <w:lang w:val="en-US"/>
              </w:rPr>
            </w:pPr>
            <w:r w:rsidRPr="00990F09">
              <w:rPr>
                <w:rFonts w:ascii="Courier New" w:hAnsi="Courier New" w:cs="Courier New"/>
                <w:color w:val="333333"/>
                <w:lang w:val="en-US"/>
              </w:rPr>
              <w:t>            </w:t>
            </w:r>
            <w:r w:rsidRPr="00606B53">
              <w:rPr>
                <w:rFonts w:ascii="Courier New" w:hAnsi="Courier New" w:cs="Courier New"/>
                <w:color w:val="333333"/>
                <w:lang w:val="en-US"/>
              </w:rPr>
              <w:t>"</w:t>
            </w:r>
            <w:proofErr w:type="spellStart"/>
            <w:r w:rsidRPr="00606B53">
              <w:rPr>
                <w:rFonts w:ascii="Courier New" w:hAnsi="Courier New" w:cs="Courier New"/>
                <w:color w:val="333333"/>
                <w:lang w:val="en-US"/>
              </w:rPr>
              <w:t>shippingMethodId</w:t>
            </w:r>
            <w:proofErr w:type="spellEnd"/>
            <w:r w:rsidRPr="00606B53">
              <w:rPr>
                <w:rFonts w:ascii="Courier New" w:hAnsi="Courier New" w:cs="Courier New"/>
                <w:color w:val="333333"/>
                <w:lang w:val="en-US"/>
              </w:rPr>
              <w:t>"</w:t>
            </w:r>
            <w:r w:rsidRPr="00606B53">
              <w:rPr>
                <w:rFonts w:ascii="Consolas" w:hAnsi="Consolas" w:cs="Consolas"/>
                <w:color w:val="333333"/>
                <w:sz w:val="21"/>
                <w:szCs w:val="21"/>
                <w:lang w:val="en-US"/>
              </w:rPr>
              <w:t> </w:t>
            </w:r>
            <w:r w:rsidRPr="00606B53">
              <w:rPr>
                <w:rFonts w:ascii="Courier New" w:hAnsi="Courier New" w:cs="Courier New"/>
                <w:color w:val="333333"/>
                <w:lang w:val="en-US"/>
              </w:rPr>
              <w:t>: ""</w:t>
            </w:r>
            <w:r w:rsidRPr="00606B53">
              <w:rPr>
                <w:rStyle w:val="HTML-kode"/>
                <w:color w:val="333333"/>
                <w:lang w:val="en-US"/>
              </w:rPr>
              <w:t>[String]</w:t>
            </w:r>
            <w:r w:rsidRPr="00606B53">
              <w:rPr>
                <w:rStyle w:val="HTML-kode"/>
                <w:color w:val="333333"/>
                <w:lang w:val="en-US"/>
              </w:rPr>
              <w:tab/>
            </w:r>
            <w:r w:rsidRPr="00606B53">
              <w:rPr>
                <w:rStyle w:val="HTML-kode"/>
                <w:color w:val="FF0000"/>
                <w:lang w:val="en-US"/>
              </w:rPr>
              <w:t>REQUIRED</w:t>
            </w:r>
          </w:p>
          <w:p w14:paraId="205F5BBF" w14:textId="77777777" w:rsidR="007E3050" w:rsidRPr="00990F09" w:rsidRDefault="007E3050" w:rsidP="00996170">
            <w:pPr>
              <w:rPr>
                <w:rFonts w:ascii="Consolas" w:hAnsi="Consolas" w:cs="Consolas"/>
                <w:color w:val="333333"/>
                <w:sz w:val="21"/>
                <w:szCs w:val="21"/>
                <w:lang w:val="en-US"/>
              </w:rPr>
            </w:pPr>
          </w:p>
          <w:p w14:paraId="58CD9C0B" w14:textId="77777777" w:rsidR="00996170" w:rsidRPr="00990F09" w:rsidRDefault="00996170" w:rsidP="00996170">
            <w:pPr>
              <w:rPr>
                <w:rFonts w:ascii="Consolas" w:hAnsi="Consolas" w:cs="Consolas"/>
                <w:color w:val="333333"/>
                <w:sz w:val="21"/>
                <w:szCs w:val="21"/>
                <w:lang w:val="en-US"/>
              </w:rPr>
            </w:pPr>
            <w:r w:rsidRPr="00990F09">
              <w:rPr>
                <w:rFonts w:ascii="Courier New" w:hAnsi="Courier New" w:cs="Courier New"/>
                <w:color w:val="333333"/>
                <w:lang w:val="en-US"/>
              </w:rPr>
              <w:t>    } ,</w:t>
            </w:r>
          </w:p>
          <w:p w14:paraId="284ADFA3" w14:textId="77777777" w:rsidR="00990F09" w:rsidRPr="00990F09" w:rsidRDefault="00990F09" w:rsidP="00990F09">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transactionInfo</w:t>
            </w:r>
            <w:proofErr w:type="spellEnd"/>
            <w:r w:rsidRPr="00990F09">
              <w:rPr>
                <w:rFonts w:ascii="Courier New" w:hAnsi="Courier New" w:cs="Courier New"/>
                <w:color w:val="333333"/>
                <w:lang w:val="en-US"/>
              </w:rPr>
              <w:t>": {</w:t>
            </w:r>
          </w:p>
          <w:p w14:paraId="5B723B97" w14:textId="175174FF" w:rsidR="00990F09" w:rsidRPr="00990F09" w:rsidRDefault="00990F09" w:rsidP="00990F09">
            <w:pPr>
              <w:rPr>
                <w:rFonts w:ascii="Consolas" w:hAnsi="Consolas" w:cs="Consolas"/>
                <w:color w:val="333333"/>
                <w:sz w:val="21"/>
                <w:szCs w:val="21"/>
                <w:lang w:val="en-US"/>
              </w:rPr>
            </w:pPr>
            <w:r w:rsidRPr="00990F09">
              <w:rPr>
                <w:rFonts w:ascii="Courier New" w:hAnsi="Courier New" w:cs="Courier New"/>
                <w:color w:val="333333"/>
                <w:lang w:val="en-US"/>
              </w:rPr>
              <w:t>        "amount": 1200,</w:t>
            </w:r>
            <w:r w:rsidR="00626BD3" w:rsidRPr="00720ACF">
              <w:rPr>
                <w:rStyle w:val="HTML-kode"/>
                <w:color w:val="333333"/>
                <w:lang w:val="en-US"/>
              </w:rPr>
              <w:t xml:space="preserve"> [</w:t>
            </w:r>
            <w:r w:rsidR="005B3490">
              <w:rPr>
                <w:rStyle w:val="HTML-kode"/>
                <w:color w:val="333333"/>
                <w:lang w:val="en-US"/>
              </w:rPr>
              <w:t>Integer</w:t>
            </w:r>
            <w:r w:rsidR="00626BD3" w:rsidRPr="00720ACF">
              <w:rPr>
                <w:rStyle w:val="HTML-kode"/>
                <w:color w:val="333333"/>
                <w:lang w:val="en-US"/>
              </w:rPr>
              <w:t>]</w:t>
            </w:r>
            <w:r w:rsidR="00626BD3" w:rsidRPr="00720ACF">
              <w:rPr>
                <w:rStyle w:val="HTML-kode"/>
                <w:color w:val="333333"/>
                <w:lang w:val="en-US"/>
              </w:rPr>
              <w:tab/>
            </w:r>
            <w:r w:rsidR="00626BD3" w:rsidRPr="00720ACF">
              <w:rPr>
                <w:rStyle w:val="HTML-kode"/>
                <w:color w:val="FF0000"/>
                <w:lang w:val="en-US"/>
              </w:rPr>
              <w:t>REQUIRED</w:t>
            </w:r>
            <w:r w:rsidR="00626BD3">
              <w:rPr>
                <w:rStyle w:val="HTML-kode"/>
                <w:color w:val="FF0000"/>
                <w:lang w:val="en-US"/>
              </w:rPr>
              <w:t xml:space="preserve"> Scale 2</w:t>
            </w:r>
          </w:p>
          <w:p w14:paraId="774D600A" w14:textId="77777777" w:rsidR="00CA7888" w:rsidRPr="00990F09" w:rsidRDefault="00CA7888" w:rsidP="00CA7888">
            <w:pPr>
              <w:rPr>
                <w:rFonts w:ascii="Consolas" w:hAnsi="Consolas" w:cs="Consolas"/>
                <w:color w:val="333333"/>
                <w:sz w:val="21"/>
                <w:szCs w:val="21"/>
                <w:lang w:val="en-US"/>
              </w:rPr>
            </w:pPr>
            <w:r w:rsidRPr="00990F09">
              <w:rPr>
                <w:rFonts w:ascii="Courier New" w:hAnsi="Courier New" w:cs="Courier New"/>
                <w:color w:val="333333"/>
                <w:lang w:val="en-US"/>
              </w:rPr>
              <w:t>        "status": "Reserve",</w:t>
            </w:r>
          </w:p>
          <w:p w14:paraId="486505B8" w14:textId="77777777" w:rsidR="00990F09" w:rsidRPr="00990F09" w:rsidRDefault="00990F09" w:rsidP="00990F09">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timeStamp</w:t>
            </w:r>
            <w:proofErr w:type="spellEnd"/>
            <w:r w:rsidRPr="00990F09">
              <w:rPr>
                <w:rFonts w:ascii="Courier New" w:hAnsi="Courier New" w:cs="Courier New"/>
                <w:color w:val="333333"/>
                <w:lang w:val="en-US"/>
              </w:rPr>
              <w:t>": "2014-06-24T08:34:25-07:00",</w:t>
            </w:r>
          </w:p>
          <w:p w14:paraId="1E4526BE" w14:textId="77777777" w:rsidR="00990F09" w:rsidRPr="00990F09" w:rsidRDefault="00990F09" w:rsidP="00990F09">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transactionId</w:t>
            </w:r>
            <w:proofErr w:type="spellEnd"/>
            <w:r w:rsidRPr="00990F09">
              <w:rPr>
                <w:rFonts w:ascii="Courier New" w:hAnsi="Courier New" w:cs="Courier New"/>
                <w:color w:val="333333"/>
                <w:lang w:val="en-US"/>
              </w:rPr>
              <w:t>": "1000234732"</w:t>
            </w:r>
          </w:p>
          <w:p w14:paraId="5DEC07E9" w14:textId="77777777" w:rsidR="00990F09" w:rsidRPr="00990F09" w:rsidRDefault="00990F09" w:rsidP="00990F09">
            <w:pPr>
              <w:rPr>
                <w:rFonts w:ascii="Consolas" w:hAnsi="Consolas" w:cs="Consolas"/>
                <w:color w:val="333333"/>
                <w:sz w:val="21"/>
                <w:szCs w:val="21"/>
                <w:lang w:val="en-US"/>
              </w:rPr>
            </w:pPr>
            <w:r w:rsidRPr="00990F09">
              <w:rPr>
                <w:rFonts w:ascii="Courier New" w:hAnsi="Courier New" w:cs="Courier New"/>
                <w:color w:val="333333"/>
                <w:lang w:val="en-US"/>
              </w:rPr>
              <w:t>    },</w:t>
            </w:r>
          </w:p>
          <w:p w14:paraId="1FDCF2CA" w14:textId="77777777" w:rsidR="00996170" w:rsidRDefault="00996170" w:rsidP="00996170">
            <w:pPr>
              <w:rPr>
                <w:rFonts w:ascii="Courier New" w:hAnsi="Courier New" w:cs="Courier New"/>
                <w:color w:val="333333"/>
                <w:lang w:val="en-US"/>
              </w:rPr>
            </w:pPr>
            <w:r w:rsidRPr="00990F09">
              <w:rPr>
                <w:rFonts w:ascii="Courier New" w:hAnsi="Courier New" w:cs="Courier New"/>
                <w:color w:val="333333"/>
                <w:lang w:val="en-US"/>
              </w:rPr>
              <w:t> </w:t>
            </w:r>
            <w:r>
              <w:rPr>
                <w:rFonts w:ascii="Courier New" w:hAnsi="Courier New" w:cs="Courier New"/>
                <w:color w:val="333333"/>
                <w:lang w:val="en-US"/>
              </w:rPr>
              <w:t xml:space="preserve">   </w:t>
            </w:r>
            <w:r w:rsidRPr="00990F09">
              <w:rPr>
                <w:rFonts w:ascii="Courier New" w:hAnsi="Courier New" w:cs="Courier New"/>
                <w:color w:val="333333"/>
                <w:lang w:val="en-US"/>
              </w:rPr>
              <w:t>"</w:t>
            </w:r>
            <w:proofErr w:type="spellStart"/>
            <w:r w:rsidRPr="00990F09">
              <w:rPr>
                <w:rFonts w:ascii="Courier New" w:hAnsi="Courier New" w:cs="Courier New"/>
                <w:color w:val="333333"/>
                <w:lang w:val="en-US"/>
              </w:rPr>
              <w:t>userDetails</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p>
          <w:p w14:paraId="2AEE1BE3" w14:textId="0BB0A896" w:rsidR="00CA7888" w:rsidRPr="00990F09" w:rsidRDefault="00CA7888" w:rsidP="00CA7888">
            <w:pPr>
              <w:rPr>
                <w:rFonts w:ascii="Consolas" w:hAnsi="Consolas" w:cs="Consolas"/>
                <w:color w:val="333333"/>
                <w:sz w:val="21"/>
                <w:szCs w:val="21"/>
                <w:lang w:val="en-US"/>
              </w:rPr>
            </w:pPr>
            <w:r>
              <w:rPr>
                <w:rFonts w:ascii="Courier New" w:hAnsi="Courier New" w:cs="Courier New"/>
                <w:color w:val="333333"/>
                <w:lang w:val="en-US"/>
              </w:rPr>
              <w:t>        "</w:t>
            </w:r>
            <w:proofErr w:type="spellStart"/>
            <w:r>
              <w:rPr>
                <w:rFonts w:ascii="Courier New" w:hAnsi="Courier New" w:cs="Courier New"/>
                <w:color w:val="333333"/>
                <w:lang w:val="en-US"/>
              </w:rPr>
              <w:t>b</w:t>
            </w:r>
            <w:r w:rsidRPr="00626BD3">
              <w:rPr>
                <w:rFonts w:ascii="Courier New" w:hAnsi="Courier New" w:cs="Courier New"/>
                <w:color w:val="333333"/>
                <w:lang w:val="en-US"/>
              </w:rPr>
              <w:t>ankIdVerified</w:t>
            </w:r>
            <w:proofErr w:type="spellEnd"/>
            <w:r w:rsidRPr="00626BD3">
              <w:rPr>
                <w:rFonts w:ascii="Courier New" w:hAnsi="Courier New" w:cs="Courier New"/>
                <w:color w:val="333333"/>
                <w:lang w:val="en-US"/>
              </w:rPr>
              <w:t>"</w:t>
            </w:r>
            <w:r w:rsidRPr="00626BD3">
              <w:rPr>
                <w:rFonts w:ascii="Consolas" w:hAnsi="Consolas" w:cs="Consolas"/>
                <w:color w:val="333333"/>
                <w:sz w:val="21"/>
                <w:szCs w:val="21"/>
                <w:lang w:val="en-US"/>
              </w:rPr>
              <w:t> </w:t>
            </w:r>
            <w:r w:rsidRPr="00626BD3">
              <w:rPr>
                <w:rFonts w:ascii="Courier New" w:hAnsi="Courier New" w:cs="Courier New"/>
                <w:color w:val="333333"/>
                <w:lang w:val="en-US"/>
              </w:rPr>
              <w:t>: "</w:t>
            </w:r>
            <w:r>
              <w:rPr>
                <w:rFonts w:ascii="Courier New" w:hAnsi="Courier New" w:cs="Courier New"/>
                <w:color w:val="333333"/>
                <w:lang w:val="en-US"/>
              </w:rPr>
              <w:t>Y</w:t>
            </w:r>
            <w:r w:rsidRPr="00626BD3">
              <w:rPr>
                <w:rFonts w:ascii="Courier New" w:hAnsi="Courier New" w:cs="Courier New"/>
                <w:color w:val="333333"/>
                <w:lang w:val="en-US"/>
              </w:rPr>
              <w:t>"</w:t>
            </w:r>
            <w:r>
              <w:rPr>
                <w:rFonts w:ascii="Courier New" w:hAnsi="Courier New" w:cs="Courier New"/>
                <w:color w:val="333333"/>
                <w:lang w:val="en-US"/>
              </w:rPr>
              <w:t>,</w:t>
            </w:r>
            <w:r w:rsidRPr="00720ACF">
              <w:rPr>
                <w:rStyle w:val="HTML-kode"/>
                <w:color w:val="333333"/>
                <w:lang w:val="en-US"/>
              </w:rPr>
              <w:t>[</w:t>
            </w:r>
            <w:r>
              <w:rPr>
                <w:rStyle w:val="HTML-kode"/>
                <w:color w:val="333333"/>
                <w:lang w:val="en-US"/>
              </w:rPr>
              <w:t>Char</w:t>
            </w:r>
            <w:r w:rsidRPr="00720ACF">
              <w:rPr>
                <w:rStyle w:val="HTML-kode"/>
                <w:color w:val="333333"/>
                <w:lang w:val="en-US"/>
              </w:rPr>
              <w:t>]</w:t>
            </w:r>
            <w:r w:rsidRPr="00720ACF">
              <w:rPr>
                <w:rStyle w:val="HTML-kode"/>
                <w:color w:val="333333"/>
                <w:lang w:val="en-US"/>
              </w:rPr>
              <w:tab/>
            </w:r>
            <w:r>
              <w:rPr>
                <w:rStyle w:val="HTML-kode"/>
                <w:color w:val="FF0000"/>
                <w:lang w:val="en-US"/>
              </w:rPr>
              <w:t>OPTIONAL Y/N only</w:t>
            </w:r>
          </w:p>
          <w:p w14:paraId="235D2602" w14:textId="77777777" w:rsidR="00CA7888" w:rsidRPr="00990F09" w:rsidRDefault="00CA7888" w:rsidP="00CA7888">
            <w:pPr>
              <w:rPr>
                <w:rFonts w:ascii="Consolas" w:hAnsi="Consolas" w:cs="Consolas"/>
                <w:color w:val="333333"/>
                <w:sz w:val="21"/>
                <w:szCs w:val="21"/>
                <w:lang w:val="en-US"/>
              </w:rPr>
            </w:pPr>
            <w:r w:rsidRPr="00626BD3">
              <w:rPr>
                <w:rFonts w:ascii="Courier New" w:hAnsi="Courier New" w:cs="Courier New"/>
                <w:color w:val="333333"/>
                <w:lang w:val="en-US"/>
              </w:rPr>
              <w:t>        "</w:t>
            </w:r>
            <w:proofErr w:type="spellStart"/>
            <w:r w:rsidRPr="00626BD3">
              <w:rPr>
                <w:rFonts w:ascii="Courier New" w:hAnsi="Courier New" w:cs="Courier New"/>
                <w:color w:val="333333"/>
                <w:lang w:val="en-US"/>
              </w:rPr>
              <w:t>dateOfBirth</w:t>
            </w:r>
            <w:proofErr w:type="spellEnd"/>
            <w:r w:rsidRPr="00626BD3">
              <w:rPr>
                <w:rFonts w:ascii="Courier New" w:hAnsi="Courier New" w:cs="Courier New"/>
                <w:color w:val="333333"/>
                <w:lang w:val="en-US"/>
              </w:rPr>
              <w:t>"</w:t>
            </w:r>
            <w:r w:rsidRPr="00626BD3">
              <w:rPr>
                <w:rFonts w:ascii="Consolas" w:hAnsi="Consolas" w:cs="Consolas"/>
                <w:color w:val="333333"/>
                <w:sz w:val="21"/>
                <w:szCs w:val="21"/>
                <w:lang w:val="en-US"/>
              </w:rPr>
              <w:t> </w:t>
            </w:r>
            <w:r w:rsidRPr="00626BD3">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Pr>
                <w:rStyle w:val="HTML-kode"/>
                <w:color w:val="FF0000"/>
                <w:lang w:val="en-US"/>
              </w:rPr>
              <w:t>OPTIONAL</w:t>
            </w:r>
          </w:p>
          <w:p w14:paraId="40772D22" w14:textId="0DA30538" w:rsidR="00CA7888" w:rsidRPr="00990F09" w:rsidRDefault="00CA7888" w:rsidP="00CA7888">
            <w:pPr>
              <w:rPr>
                <w:rFonts w:ascii="Consolas" w:hAnsi="Consolas" w:cs="Consolas"/>
                <w:color w:val="333333"/>
                <w:sz w:val="21"/>
                <w:szCs w:val="21"/>
                <w:lang w:val="en-US"/>
              </w:rPr>
            </w:pPr>
            <w:r>
              <w:rPr>
                <w:rFonts w:ascii="Courier New" w:hAnsi="Courier New" w:cs="Courier New"/>
                <w:color w:val="333333"/>
                <w:lang w:val="en-US"/>
              </w:rPr>
              <w:t>        "email</w:t>
            </w:r>
            <w:r w:rsidRPr="00626BD3">
              <w:rPr>
                <w:rFonts w:ascii="Courier New" w:hAnsi="Courier New" w:cs="Courier New"/>
                <w:color w:val="333333"/>
                <w:lang w:val="en-US"/>
              </w:rPr>
              <w:t>"</w:t>
            </w:r>
            <w:r w:rsidRPr="00626BD3">
              <w:rPr>
                <w:rFonts w:ascii="Consolas" w:hAnsi="Consolas" w:cs="Consolas"/>
                <w:color w:val="333333"/>
                <w:sz w:val="21"/>
                <w:szCs w:val="21"/>
                <w:lang w:val="en-US"/>
              </w:rPr>
              <w:t> </w:t>
            </w:r>
            <w:r w:rsidRPr="00626BD3">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p>
          <w:p w14:paraId="565F7E50" w14:textId="77777777" w:rsidR="00CA7888" w:rsidRPr="00990F09" w:rsidRDefault="00CA7888" w:rsidP="00CA7888">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firstName</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p>
          <w:p w14:paraId="287DB6AE" w14:textId="77777777" w:rsidR="00CA7888" w:rsidRPr="00990F09" w:rsidRDefault="00CA7888" w:rsidP="00CA7888">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lastName</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p>
          <w:p w14:paraId="79D5EF19" w14:textId="77777777" w:rsidR="00CA7888" w:rsidRPr="00990F09" w:rsidRDefault="00CA7888" w:rsidP="00CA7888">
            <w:pPr>
              <w:rPr>
                <w:rFonts w:ascii="Consolas" w:hAnsi="Consolas" w:cs="Consolas"/>
                <w:color w:val="333333"/>
                <w:sz w:val="21"/>
                <w:szCs w:val="21"/>
                <w:lang w:val="en-US"/>
              </w:rPr>
            </w:pPr>
            <w:r w:rsidRPr="00990F09">
              <w:rPr>
                <w:rFonts w:ascii="Courier New" w:hAnsi="Courier New" w:cs="Courier New"/>
                <w:color w:val="333333"/>
                <w:lang w:val="en-US"/>
              </w:rPr>
              <w:t>        </w:t>
            </w:r>
            <w:r w:rsidRPr="00626BD3">
              <w:rPr>
                <w:rFonts w:ascii="Courier New" w:hAnsi="Courier New" w:cs="Courier New"/>
                <w:color w:val="333333"/>
                <w:lang w:val="en-US"/>
              </w:rPr>
              <w:t>"</w:t>
            </w:r>
            <w:proofErr w:type="spellStart"/>
            <w:r w:rsidRPr="00626BD3">
              <w:rPr>
                <w:rFonts w:ascii="Courier New" w:hAnsi="Courier New" w:cs="Courier New"/>
                <w:color w:val="333333"/>
                <w:lang w:val="en-US"/>
              </w:rPr>
              <w:t>mobileNumber</w:t>
            </w:r>
            <w:proofErr w:type="spellEnd"/>
            <w:r w:rsidRPr="00626BD3">
              <w:rPr>
                <w:rFonts w:ascii="Courier New" w:hAnsi="Courier New" w:cs="Courier New"/>
                <w:color w:val="333333"/>
                <w:lang w:val="en-US"/>
              </w:rPr>
              <w:t>"</w:t>
            </w:r>
            <w:r w:rsidRPr="00626BD3">
              <w:rPr>
                <w:rFonts w:ascii="Consolas" w:hAnsi="Consolas" w:cs="Consolas"/>
                <w:color w:val="333333"/>
                <w:sz w:val="21"/>
                <w:szCs w:val="21"/>
                <w:lang w:val="en-US"/>
              </w:rPr>
              <w:t> </w:t>
            </w:r>
            <w:r w:rsidRPr="00626BD3">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sidRPr="00720ACF">
              <w:rPr>
                <w:rStyle w:val="HTML-kode"/>
                <w:color w:val="FF0000"/>
                <w:lang w:val="en-US"/>
              </w:rPr>
              <w:t>REQUIRED</w:t>
            </w:r>
            <w:r>
              <w:rPr>
                <w:rStyle w:val="HTML-kode"/>
                <w:color w:val="FF0000"/>
                <w:lang w:val="en-US"/>
              </w:rPr>
              <w:t xml:space="preserve"> Length=8</w:t>
            </w:r>
          </w:p>
          <w:p w14:paraId="582689F0" w14:textId="77777777" w:rsidR="00CA7888" w:rsidRPr="00990F09" w:rsidRDefault="00CA7888" w:rsidP="00CA7888">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ssn</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sidRPr="00990F09">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Pr>
                <w:rStyle w:val="HTML-kode"/>
                <w:color w:val="FF0000"/>
                <w:lang w:val="en-US"/>
              </w:rPr>
              <w:t>OPTIONAL  Length=11</w:t>
            </w:r>
          </w:p>
          <w:p w14:paraId="7A5AEC85" w14:textId="1C922C92" w:rsidR="00996170" w:rsidRPr="00990F09" w:rsidRDefault="00996170" w:rsidP="00996170">
            <w:pPr>
              <w:rPr>
                <w:rFonts w:ascii="Consolas" w:hAnsi="Consolas" w:cs="Consolas"/>
                <w:color w:val="333333"/>
                <w:sz w:val="21"/>
                <w:szCs w:val="21"/>
                <w:lang w:val="en-US"/>
              </w:rPr>
            </w:pPr>
            <w:r>
              <w:rPr>
                <w:rFonts w:ascii="Consolas" w:hAnsi="Consolas" w:cs="Consolas"/>
                <w:color w:val="333333"/>
                <w:sz w:val="21"/>
                <w:szCs w:val="21"/>
                <w:lang w:val="en-US"/>
              </w:rPr>
              <w:lastRenderedPageBreak/>
              <w:t xml:space="preserve">        </w:t>
            </w:r>
            <w:r w:rsidRPr="00990F09">
              <w:rPr>
                <w:rFonts w:ascii="Courier New" w:hAnsi="Courier New" w:cs="Courier New"/>
                <w:color w:val="333333"/>
                <w:lang w:val="en-US"/>
              </w:rPr>
              <w:t>"</w:t>
            </w:r>
            <w:proofErr w:type="spellStart"/>
            <w:r>
              <w:rPr>
                <w:rFonts w:ascii="Courier New" w:hAnsi="Courier New" w:cs="Courier New"/>
                <w:color w:val="333333"/>
                <w:lang w:val="en-US"/>
              </w:rPr>
              <w:t>userId</w:t>
            </w:r>
            <w:proofErr w:type="spellEnd"/>
            <w:r w:rsidRPr="00990F09">
              <w:rPr>
                <w:rFonts w:ascii="Courier New" w:hAnsi="Courier New" w:cs="Courier New"/>
                <w:color w:val="333333"/>
                <w:lang w:val="en-US"/>
              </w:rPr>
              <w:t>"</w:t>
            </w:r>
            <w:r w:rsidRPr="00990F09">
              <w:rPr>
                <w:rFonts w:ascii="Consolas" w:hAnsi="Consolas" w:cs="Consolas"/>
                <w:color w:val="333333"/>
                <w:sz w:val="21"/>
                <w:szCs w:val="21"/>
                <w:lang w:val="en-US"/>
              </w:rPr>
              <w:t> </w:t>
            </w:r>
            <w:r w:rsidR="00CA7888">
              <w:rPr>
                <w:rFonts w:ascii="Courier New" w:hAnsi="Courier New" w:cs="Courier New"/>
                <w:color w:val="333333"/>
                <w:lang w:val="en-US"/>
              </w:rPr>
              <w:t>: ""</w:t>
            </w:r>
            <w:r w:rsidRPr="00720ACF">
              <w:rPr>
                <w:rStyle w:val="HTML-kode"/>
                <w:color w:val="333333"/>
                <w:lang w:val="en-US"/>
              </w:rPr>
              <w:t>[</w:t>
            </w:r>
            <w:r>
              <w:rPr>
                <w:rStyle w:val="HTML-kode"/>
                <w:color w:val="333333"/>
                <w:lang w:val="en-US"/>
              </w:rPr>
              <w:t>String</w:t>
            </w:r>
            <w:r w:rsidRPr="00720ACF">
              <w:rPr>
                <w:rStyle w:val="HTML-kode"/>
                <w:color w:val="333333"/>
                <w:lang w:val="en-US"/>
              </w:rPr>
              <w:t>]</w:t>
            </w:r>
            <w:r w:rsidRPr="00720ACF">
              <w:rPr>
                <w:rStyle w:val="HTML-kode"/>
                <w:color w:val="333333"/>
                <w:lang w:val="en-US"/>
              </w:rPr>
              <w:tab/>
            </w:r>
            <w:r>
              <w:rPr>
                <w:rStyle w:val="HTML-kode"/>
                <w:color w:val="FF0000"/>
                <w:lang w:val="en-US"/>
              </w:rPr>
              <w:t>REQUIRED</w:t>
            </w:r>
          </w:p>
          <w:p w14:paraId="55007CBA" w14:textId="77777777" w:rsidR="00996170" w:rsidRPr="00990F09" w:rsidRDefault="00996170" w:rsidP="00996170">
            <w:pPr>
              <w:rPr>
                <w:rFonts w:ascii="Consolas" w:hAnsi="Consolas" w:cs="Consolas"/>
                <w:color w:val="333333"/>
                <w:sz w:val="21"/>
                <w:szCs w:val="21"/>
                <w:lang w:val="en-US"/>
              </w:rPr>
            </w:pPr>
            <w:r w:rsidRPr="00626BD3">
              <w:rPr>
                <w:rFonts w:ascii="Courier New" w:hAnsi="Courier New" w:cs="Courier New"/>
                <w:color w:val="333333"/>
                <w:lang w:val="en-US"/>
              </w:rPr>
              <w:t>    }</w:t>
            </w:r>
          </w:p>
          <w:p w14:paraId="42F85B06" w14:textId="77777777" w:rsidR="00990F09" w:rsidRPr="00990F09" w:rsidRDefault="00990F09" w:rsidP="00990F09">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errorInfo</w:t>
            </w:r>
            <w:proofErr w:type="spellEnd"/>
            <w:r w:rsidRPr="00990F09">
              <w:rPr>
                <w:rFonts w:ascii="Courier New" w:hAnsi="Courier New" w:cs="Courier New"/>
                <w:color w:val="333333"/>
                <w:lang w:val="en-US"/>
              </w:rPr>
              <w:t>":{</w:t>
            </w:r>
          </w:p>
          <w:p w14:paraId="4CC8C5CD" w14:textId="77777777" w:rsidR="00990F09" w:rsidRPr="00990F09" w:rsidRDefault="00990F09" w:rsidP="00990F09">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errorCode</w:t>
            </w:r>
            <w:proofErr w:type="spellEnd"/>
            <w:r w:rsidRPr="00990F09">
              <w:rPr>
                <w:rFonts w:ascii="Courier New" w:hAnsi="Courier New" w:cs="Courier New"/>
                <w:color w:val="333333"/>
                <w:lang w:val="en-US"/>
              </w:rPr>
              <w:t>": "",</w:t>
            </w:r>
          </w:p>
          <w:p w14:paraId="4D593465" w14:textId="77777777" w:rsidR="00990F09" w:rsidRPr="00990F09" w:rsidRDefault="00990F09" w:rsidP="00990F09">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errorGroup</w:t>
            </w:r>
            <w:proofErr w:type="spellEnd"/>
            <w:r w:rsidRPr="00990F09">
              <w:rPr>
                <w:rFonts w:ascii="Courier New" w:hAnsi="Courier New" w:cs="Courier New"/>
                <w:color w:val="333333"/>
                <w:lang w:val="en-US"/>
              </w:rPr>
              <w:t>":"",</w:t>
            </w:r>
          </w:p>
          <w:p w14:paraId="723BE83F" w14:textId="77777777" w:rsidR="00990F09" w:rsidRPr="00990F09" w:rsidRDefault="00990F09" w:rsidP="00990F09">
            <w:pPr>
              <w:rPr>
                <w:rFonts w:ascii="Consolas" w:hAnsi="Consolas" w:cs="Consolas"/>
                <w:color w:val="333333"/>
                <w:sz w:val="21"/>
                <w:szCs w:val="21"/>
                <w:lang w:val="en-US"/>
              </w:rPr>
            </w:pPr>
            <w:r w:rsidRPr="00990F09">
              <w:rPr>
                <w:rFonts w:ascii="Courier New" w:hAnsi="Courier New" w:cs="Courier New"/>
                <w:color w:val="333333"/>
                <w:lang w:val="en-US"/>
              </w:rPr>
              <w:t>        "</w:t>
            </w:r>
            <w:proofErr w:type="spellStart"/>
            <w:r w:rsidRPr="00990F09">
              <w:rPr>
                <w:rFonts w:ascii="Courier New" w:hAnsi="Courier New" w:cs="Courier New"/>
                <w:color w:val="333333"/>
                <w:lang w:val="en-US"/>
              </w:rPr>
              <w:t>errorMessage</w:t>
            </w:r>
            <w:proofErr w:type="spellEnd"/>
            <w:r w:rsidRPr="00990F09">
              <w:rPr>
                <w:rFonts w:ascii="Courier New" w:hAnsi="Courier New" w:cs="Courier New"/>
                <w:color w:val="333333"/>
                <w:lang w:val="en-US"/>
              </w:rPr>
              <w:t>": ""</w:t>
            </w:r>
          </w:p>
          <w:p w14:paraId="7F49A5C1" w14:textId="77777777" w:rsidR="00990F09" w:rsidRPr="00990F09" w:rsidRDefault="00990F09" w:rsidP="00990F09">
            <w:pPr>
              <w:rPr>
                <w:rFonts w:ascii="Consolas" w:hAnsi="Consolas" w:cs="Consolas"/>
                <w:color w:val="333333"/>
                <w:sz w:val="21"/>
                <w:szCs w:val="21"/>
                <w:lang w:val="en-US"/>
              </w:rPr>
            </w:pPr>
            <w:r w:rsidRPr="00990F09">
              <w:rPr>
                <w:rFonts w:ascii="Courier New" w:hAnsi="Courier New" w:cs="Courier New"/>
                <w:color w:val="333333"/>
                <w:lang w:val="en-US"/>
              </w:rPr>
              <w:t>    },</w:t>
            </w:r>
          </w:p>
          <w:p w14:paraId="7377CA57" w14:textId="78834521" w:rsidR="00990F09" w:rsidRPr="00626BD3" w:rsidRDefault="00990F09" w:rsidP="00990F09">
            <w:pPr>
              <w:rPr>
                <w:rFonts w:ascii="Consolas" w:hAnsi="Consolas" w:cs="Consolas"/>
                <w:color w:val="333333"/>
                <w:sz w:val="21"/>
                <w:szCs w:val="21"/>
                <w:lang w:val="en-US"/>
              </w:rPr>
            </w:pPr>
            <w:r w:rsidRPr="00626BD3">
              <w:rPr>
                <w:rFonts w:ascii="Courier New" w:hAnsi="Courier New" w:cs="Courier New"/>
                <w:color w:val="333333"/>
                <w:lang w:val="en-US"/>
              </w:rPr>
              <w:t>}</w:t>
            </w:r>
          </w:p>
        </w:tc>
      </w:tr>
    </w:tbl>
    <w:p w14:paraId="1FAB1B6F" w14:textId="77777777" w:rsidR="00990F09" w:rsidRPr="00A80895" w:rsidRDefault="00990F09" w:rsidP="00990F09">
      <w:pPr>
        <w:rPr>
          <w:lang w:val="en-US"/>
        </w:rPr>
      </w:pPr>
    </w:p>
    <w:p w14:paraId="02483C1B" w14:textId="77777777" w:rsidR="00990F09" w:rsidRPr="00D41BB4" w:rsidRDefault="00990F09" w:rsidP="00990F09">
      <w:pPr>
        <w:pStyle w:val="Overskrift3"/>
        <w:rPr>
          <w:lang w:val="en-US"/>
        </w:rPr>
      </w:pPr>
      <w:bookmarkStart w:id="351" w:name="_Toc483323318"/>
      <w:bookmarkStart w:id="352" w:name="_Toc499127756"/>
      <w:r w:rsidRPr="00D41BB4">
        <w:rPr>
          <w:lang w:val="en-US"/>
        </w:rPr>
        <w:t>Response Body</w:t>
      </w:r>
      <w:bookmarkEnd w:id="351"/>
      <w:bookmarkEnd w:id="352"/>
    </w:p>
    <w:p w14:paraId="191F3387" w14:textId="0124991E" w:rsidR="00990F09" w:rsidRPr="00D41BB4" w:rsidRDefault="00626BD3" w:rsidP="00990F09">
      <w:pPr>
        <w:rPr>
          <w:lang w:val="en-US"/>
        </w:rPr>
      </w:pPr>
      <w:r w:rsidRPr="00D41BB4">
        <w:rPr>
          <w:lang w:val="en-US"/>
        </w:rPr>
        <w:t>NA</w:t>
      </w:r>
    </w:p>
    <w:p w14:paraId="5D08875A" w14:textId="77777777" w:rsidR="00990F09" w:rsidRPr="00D41BB4" w:rsidRDefault="00990F09" w:rsidP="00990F09">
      <w:pPr>
        <w:pStyle w:val="Overskrift3"/>
        <w:rPr>
          <w:lang w:val="en-US"/>
        </w:rPr>
      </w:pPr>
      <w:bookmarkStart w:id="353" w:name="_Toc483323319"/>
      <w:bookmarkStart w:id="354" w:name="_Toc499127757"/>
      <w:r w:rsidRPr="00D41BB4">
        <w:rPr>
          <w:lang w:val="en-US"/>
        </w:rPr>
        <w:t>Request Description</w:t>
      </w:r>
      <w:bookmarkEnd w:id="353"/>
      <w:bookmarkEnd w:id="354"/>
      <w:r w:rsidRPr="00D41BB4">
        <w:rPr>
          <w:lang w:val="en-US"/>
        </w:rPr>
        <w:t xml:space="preserve"> </w:t>
      </w:r>
    </w:p>
    <w:tbl>
      <w:tblPr>
        <w:tblStyle w:val="Lysskyggelegginguthevingsfarge1"/>
        <w:tblW w:w="0" w:type="auto"/>
        <w:tblLook w:val="04A0" w:firstRow="1" w:lastRow="0" w:firstColumn="1" w:lastColumn="0" w:noHBand="0" w:noVBand="1"/>
      </w:tblPr>
      <w:tblGrid>
        <w:gridCol w:w="3043"/>
        <w:gridCol w:w="763"/>
        <w:gridCol w:w="1072"/>
        <w:gridCol w:w="4184"/>
      </w:tblGrid>
      <w:tr w:rsidR="00990F09" w:rsidRPr="00C64581" w14:paraId="28FC60AF" w14:textId="77777777" w:rsidTr="00661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hideMark/>
          </w:tcPr>
          <w:p w14:paraId="2B3D6236" w14:textId="77777777" w:rsidR="00990F09" w:rsidRPr="00D41BB4" w:rsidRDefault="00990F09" w:rsidP="00661211">
            <w:pPr>
              <w:rPr>
                <w:color w:val="000000" w:themeColor="text1"/>
                <w:sz w:val="18"/>
                <w:lang w:val="en-US"/>
              </w:rPr>
            </w:pPr>
            <w:r w:rsidRPr="00D41BB4">
              <w:rPr>
                <w:color w:val="000000" w:themeColor="text1"/>
                <w:sz w:val="18"/>
                <w:lang w:val="en-US"/>
              </w:rPr>
              <w:t>Id</w:t>
            </w:r>
          </w:p>
        </w:tc>
        <w:tc>
          <w:tcPr>
            <w:tcW w:w="0" w:type="auto"/>
            <w:hideMark/>
          </w:tcPr>
          <w:p w14:paraId="6CED7546" w14:textId="77777777" w:rsidR="00990F09" w:rsidRPr="00D41BB4" w:rsidRDefault="00990F09" w:rsidP="00661211">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Type</w:t>
            </w:r>
          </w:p>
        </w:tc>
        <w:tc>
          <w:tcPr>
            <w:tcW w:w="0" w:type="auto"/>
            <w:hideMark/>
          </w:tcPr>
          <w:p w14:paraId="6CB8FF74" w14:textId="77777777" w:rsidR="00990F09" w:rsidRPr="00D41BB4" w:rsidRDefault="00990F09" w:rsidP="00661211">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Optional</w:t>
            </w:r>
          </w:p>
        </w:tc>
        <w:tc>
          <w:tcPr>
            <w:tcW w:w="4184" w:type="dxa"/>
            <w:hideMark/>
          </w:tcPr>
          <w:p w14:paraId="102CFD41" w14:textId="77777777" w:rsidR="00990F09" w:rsidRPr="00D41BB4" w:rsidRDefault="00990F09" w:rsidP="00661211">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Description</w:t>
            </w:r>
          </w:p>
        </w:tc>
      </w:tr>
      <w:tr w:rsidR="00990F09" w:rsidRPr="00590B22" w14:paraId="0533A9F5" w14:textId="77777777" w:rsidTr="0066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hideMark/>
          </w:tcPr>
          <w:p w14:paraId="7515EAA5" w14:textId="77777777" w:rsidR="00990F09" w:rsidRPr="00D41BB4" w:rsidRDefault="00990F09" w:rsidP="00661211">
            <w:pPr>
              <w:rPr>
                <w:b w:val="0"/>
                <w:color w:val="000000" w:themeColor="text1"/>
                <w:sz w:val="18"/>
                <w:lang w:val="en-US"/>
              </w:rPr>
            </w:pPr>
            <w:proofErr w:type="spellStart"/>
            <w:r w:rsidRPr="00D41BB4">
              <w:rPr>
                <w:b w:val="0"/>
                <w:color w:val="000000" w:themeColor="text1"/>
                <w:sz w:val="18"/>
                <w:lang w:val="en-US"/>
              </w:rPr>
              <w:t>orderId</w:t>
            </w:r>
            <w:proofErr w:type="spellEnd"/>
          </w:p>
        </w:tc>
        <w:tc>
          <w:tcPr>
            <w:tcW w:w="0" w:type="auto"/>
            <w:hideMark/>
          </w:tcPr>
          <w:p w14:paraId="64D7AA4F" w14:textId="77777777" w:rsidR="00990F09" w:rsidRPr="00D41BB4" w:rsidRDefault="00990F09" w:rsidP="00661211">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40AD87F8" w14:textId="77777777" w:rsidR="00990F09" w:rsidRPr="00D41BB4" w:rsidRDefault="00990F09" w:rsidP="00661211">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84" w:type="dxa"/>
            <w:hideMark/>
          </w:tcPr>
          <w:p w14:paraId="5C4604D1" w14:textId="77777777" w:rsidR="00990F09" w:rsidRPr="00C64581" w:rsidRDefault="00990F09"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Id which uniquely identifies a payment. Maximum length is 30 alphanumeric characters</w:t>
            </w:r>
          </w:p>
        </w:tc>
      </w:tr>
      <w:tr w:rsidR="00990F09" w:rsidRPr="00980B5E" w14:paraId="4B1E2736" w14:textId="77777777" w:rsidTr="00661211">
        <w:tc>
          <w:tcPr>
            <w:cnfStyle w:val="001000000000" w:firstRow="0" w:lastRow="0" w:firstColumn="1" w:lastColumn="0" w:oddVBand="0" w:evenVBand="0" w:oddHBand="0" w:evenHBand="0" w:firstRowFirstColumn="0" w:firstRowLastColumn="0" w:lastRowFirstColumn="0" w:lastRowLastColumn="0"/>
            <w:tcW w:w="3043" w:type="dxa"/>
            <w:hideMark/>
          </w:tcPr>
          <w:p w14:paraId="3386F765" w14:textId="24D1A16B" w:rsidR="00990F09" w:rsidRPr="00191C6A" w:rsidRDefault="00626BD3" w:rsidP="00661211">
            <w:pPr>
              <w:rPr>
                <w:b w:val="0"/>
                <w:color w:val="000000" w:themeColor="text1"/>
                <w:sz w:val="18"/>
                <w:lang w:val="en-US"/>
              </w:rPr>
            </w:pPr>
            <w:proofErr w:type="spellStart"/>
            <w:r w:rsidRPr="00191C6A">
              <w:rPr>
                <w:b w:val="0"/>
                <w:color w:val="000000" w:themeColor="text1"/>
                <w:sz w:val="18"/>
                <w:lang w:val="en-US"/>
              </w:rPr>
              <w:t>shippingDetails</w:t>
            </w:r>
            <w:proofErr w:type="spellEnd"/>
          </w:p>
        </w:tc>
        <w:tc>
          <w:tcPr>
            <w:tcW w:w="0" w:type="auto"/>
            <w:hideMark/>
          </w:tcPr>
          <w:p w14:paraId="5BCDA206" w14:textId="77777777" w:rsidR="00990F09" w:rsidRPr="00FD2463" w:rsidRDefault="00990F09"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String</w:t>
            </w:r>
          </w:p>
        </w:tc>
        <w:tc>
          <w:tcPr>
            <w:tcW w:w="0" w:type="auto"/>
            <w:hideMark/>
          </w:tcPr>
          <w:p w14:paraId="7ACDB331" w14:textId="6B9B4CE1" w:rsidR="00990F09" w:rsidRPr="00FD2463" w:rsidRDefault="001D24FD"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Yes</w:t>
            </w:r>
          </w:p>
        </w:tc>
        <w:tc>
          <w:tcPr>
            <w:tcW w:w="4184" w:type="dxa"/>
            <w:hideMark/>
          </w:tcPr>
          <w:p w14:paraId="791D8A79" w14:textId="055E3171" w:rsidR="001D24FD" w:rsidRDefault="001D24FD" w:rsidP="00626BD3">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 xml:space="preserve">Shipping details are optional and will not be sent in regular </w:t>
            </w:r>
            <w:proofErr w:type="spellStart"/>
            <w:r>
              <w:rPr>
                <w:color w:val="000000" w:themeColor="text1"/>
                <w:sz w:val="18"/>
                <w:szCs w:val="18"/>
                <w:lang w:val="en-US"/>
              </w:rPr>
              <w:t>ecomm</w:t>
            </w:r>
            <w:proofErr w:type="spellEnd"/>
            <w:r>
              <w:rPr>
                <w:color w:val="000000" w:themeColor="text1"/>
                <w:sz w:val="18"/>
                <w:szCs w:val="18"/>
                <w:lang w:val="en-US"/>
              </w:rPr>
              <w:t xml:space="preserve"> payment.</w:t>
            </w:r>
          </w:p>
          <w:p w14:paraId="30BF8FBD" w14:textId="77777777" w:rsidR="001D24FD" w:rsidRDefault="001D24FD" w:rsidP="00626BD3">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p>
          <w:p w14:paraId="692D6DE0" w14:textId="77777777" w:rsidR="001D24FD" w:rsidRDefault="001D24FD" w:rsidP="00626BD3">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 xml:space="preserve">Shipping details are mandatory for Express </w:t>
            </w:r>
          </w:p>
          <w:p w14:paraId="40605809" w14:textId="0EDD258F" w:rsidR="00990F09" w:rsidRPr="00C64581" w:rsidRDefault="001D24FD" w:rsidP="00626BD3">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checkout payment.</w:t>
            </w:r>
          </w:p>
        </w:tc>
      </w:tr>
      <w:tr w:rsidR="00990F09" w:rsidRPr="00590B22" w14:paraId="4434D6CB" w14:textId="77777777" w:rsidTr="0066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5ED32991" w14:textId="002E8F4A" w:rsidR="00990F09" w:rsidRPr="00191C6A" w:rsidRDefault="00626BD3" w:rsidP="00661211">
            <w:pPr>
              <w:rPr>
                <w:b w:val="0"/>
                <w:color w:val="000000" w:themeColor="text1"/>
                <w:sz w:val="18"/>
                <w:lang w:val="en-US"/>
              </w:rPr>
            </w:pPr>
            <w:proofErr w:type="spellStart"/>
            <w:r w:rsidRPr="00191C6A">
              <w:rPr>
                <w:b w:val="0"/>
                <w:color w:val="000000" w:themeColor="text1"/>
                <w:sz w:val="18"/>
                <w:lang w:val="en-US"/>
              </w:rPr>
              <w:t>userDetails</w:t>
            </w:r>
            <w:proofErr w:type="spellEnd"/>
          </w:p>
        </w:tc>
        <w:tc>
          <w:tcPr>
            <w:tcW w:w="0" w:type="auto"/>
          </w:tcPr>
          <w:p w14:paraId="65EE8F8B" w14:textId="77777777" w:rsidR="00990F09" w:rsidRPr="00D43D00" w:rsidRDefault="00990F09"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String</w:t>
            </w:r>
          </w:p>
        </w:tc>
        <w:tc>
          <w:tcPr>
            <w:tcW w:w="0" w:type="auto"/>
          </w:tcPr>
          <w:p w14:paraId="0C05A89B" w14:textId="5FC467B8" w:rsidR="00990F09" w:rsidRPr="00D43D00" w:rsidRDefault="00626BD3"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Yes</w:t>
            </w:r>
          </w:p>
        </w:tc>
        <w:tc>
          <w:tcPr>
            <w:tcW w:w="4184" w:type="dxa"/>
          </w:tcPr>
          <w:p w14:paraId="05336485" w14:textId="3BC3FE02" w:rsidR="001D24FD" w:rsidRDefault="001D24FD" w:rsidP="001D24FD">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 xml:space="preserve">User details are optional and will not be sent in regular </w:t>
            </w:r>
            <w:proofErr w:type="spellStart"/>
            <w:r>
              <w:rPr>
                <w:color w:val="000000" w:themeColor="text1"/>
                <w:sz w:val="18"/>
                <w:szCs w:val="18"/>
                <w:lang w:val="en-US"/>
              </w:rPr>
              <w:t>ecomm</w:t>
            </w:r>
            <w:proofErr w:type="spellEnd"/>
            <w:r>
              <w:rPr>
                <w:color w:val="000000" w:themeColor="text1"/>
                <w:sz w:val="18"/>
                <w:szCs w:val="18"/>
                <w:lang w:val="en-US"/>
              </w:rPr>
              <w:t xml:space="preserve"> payment.</w:t>
            </w:r>
          </w:p>
          <w:p w14:paraId="299E79C2" w14:textId="77777777" w:rsidR="001D24FD" w:rsidRDefault="001D24FD" w:rsidP="001D24FD">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p>
          <w:p w14:paraId="1FA3F7F8" w14:textId="07712F0C" w:rsidR="001D24FD" w:rsidRDefault="001D24FD" w:rsidP="001D24FD">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 xml:space="preserve">User details are mandatory for Express </w:t>
            </w:r>
          </w:p>
          <w:p w14:paraId="5022055E" w14:textId="6C5FC7C7" w:rsidR="00990F09" w:rsidRPr="00C64581" w:rsidRDefault="001D24FD" w:rsidP="001D24FD">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 xml:space="preserve">checkout </w:t>
            </w:r>
            <w:proofErr w:type="spellStart"/>
            <w:r>
              <w:rPr>
                <w:color w:val="000000" w:themeColor="text1"/>
                <w:sz w:val="18"/>
                <w:szCs w:val="18"/>
                <w:lang w:val="en-US"/>
              </w:rPr>
              <w:t>payment.F</w:t>
            </w:r>
            <w:r w:rsidR="00626BD3">
              <w:rPr>
                <w:color w:val="000000" w:themeColor="text1"/>
                <w:sz w:val="18"/>
                <w:szCs w:val="18"/>
                <w:lang w:val="en-US"/>
              </w:rPr>
              <w:t>ew</w:t>
            </w:r>
            <w:proofErr w:type="spellEnd"/>
            <w:r w:rsidR="00626BD3">
              <w:rPr>
                <w:color w:val="000000" w:themeColor="text1"/>
                <w:sz w:val="18"/>
                <w:szCs w:val="18"/>
                <w:lang w:val="en-US"/>
              </w:rPr>
              <w:t xml:space="preserve"> fields are optional</w:t>
            </w:r>
            <w:r>
              <w:rPr>
                <w:color w:val="000000" w:themeColor="text1"/>
                <w:sz w:val="18"/>
                <w:szCs w:val="18"/>
                <w:lang w:val="en-US"/>
              </w:rPr>
              <w:t xml:space="preserve"> in user details</w:t>
            </w:r>
            <w:r w:rsidR="00626BD3">
              <w:rPr>
                <w:color w:val="000000" w:themeColor="text1"/>
                <w:sz w:val="18"/>
                <w:szCs w:val="18"/>
                <w:lang w:val="en-US"/>
              </w:rPr>
              <w:t xml:space="preserve">. Merchant needs to ask for SSN, </w:t>
            </w:r>
            <w:proofErr w:type="spellStart"/>
            <w:r w:rsidR="00626BD3">
              <w:rPr>
                <w:color w:val="000000" w:themeColor="text1"/>
                <w:sz w:val="18"/>
                <w:szCs w:val="18"/>
                <w:lang w:val="en-US"/>
              </w:rPr>
              <w:t>dateOfBirth</w:t>
            </w:r>
            <w:proofErr w:type="spellEnd"/>
            <w:r w:rsidR="00626BD3">
              <w:rPr>
                <w:color w:val="000000" w:themeColor="text1"/>
                <w:sz w:val="18"/>
                <w:szCs w:val="18"/>
                <w:lang w:val="en-US"/>
              </w:rPr>
              <w:t xml:space="preserve"> and </w:t>
            </w:r>
            <w:proofErr w:type="spellStart"/>
            <w:r w:rsidR="00626BD3">
              <w:rPr>
                <w:color w:val="000000" w:themeColor="text1"/>
                <w:sz w:val="18"/>
                <w:szCs w:val="18"/>
                <w:lang w:val="en-US"/>
              </w:rPr>
              <w:t>isBankIdVerified</w:t>
            </w:r>
            <w:proofErr w:type="spellEnd"/>
            <w:r w:rsidR="00626BD3">
              <w:rPr>
                <w:color w:val="000000" w:themeColor="text1"/>
                <w:sz w:val="18"/>
                <w:szCs w:val="18"/>
                <w:lang w:val="en-US"/>
              </w:rPr>
              <w:t xml:space="preserve"> </w:t>
            </w:r>
            <w:r>
              <w:rPr>
                <w:color w:val="000000" w:themeColor="text1"/>
                <w:sz w:val="18"/>
                <w:szCs w:val="18"/>
                <w:lang w:val="en-US"/>
              </w:rPr>
              <w:t xml:space="preserve">information </w:t>
            </w:r>
            <w:r w:rsidR="00626BD3">
              <w:rPr>
                <w:color w:val="000000" w:themeColor="text1"/>
                <w:sz w:val="18"/>
                <w:szCs w:val="18"/>
                <w:lang w:val="en-US"/>
              </w:rPr>
              <w:t>explicitly during onboarding.</w:t>
            </w:r>
          </w:p>
        </w:tc>
      </w:tr>
      <w:tr w:rsidR="004A40F1" w:rsidRPr="00590B22" w14:paraId="33ECD9A8" w14:textId="77777777" w:rsidTr="00661211">
        <w:tc>
          <w:tcPr>
            <w:cnfStyle w:val="001000000000" w:firstRow="0" w:lastRow="0" w:firstColumn="1" w:lastColumn="0" w:oddVBand="0" w:evenVBand="0" w:oddHBand="0" w:evenHBand="0" w:firstRowFirstColumn="0" w:firstRowLastColumn="0" w:lastRowFirstColumn="0" w:lastRowLastColumn="0"/>
            <w:tcW w:w="3043" w:type="dxa"/>
          </w:tcPr>
          <w:p w14:paraId="4C0B2487" w14:textId="2582F3C1" w:rsidR="004A40F1" w:rsidRPr="00191C6A" w:rsidRDefault="004A40F1" w:rsidP="00661211">
            <w:pPr>
              <w:rPr>
                <w:b w:val="0"/>
                <w:color w:val="000000" w:themeColor="text1"/>
                <w:sz w:val="18"/>
                <w:lang w:val="en-US"/>
              </w:rPr>
            </w:pPr>
            <w:proofErr w:type="spellStart"/>
            <w:r w:rsidRPr="00191C6A">
              <w:rPr>
                <w:b w:val="0"/>
                <w:color w:val="000000" w:themeColor="text1"/>
                <w:sz w:val="18"/>
                <w:lang w:val="en-US"/>
              </w:rPr>
              <w:t>userId</w:t>
            </w:r>
            <w:proofErr w:type="spellEnd"/>
          </w:p>
        </w:tc>
        <w:tc>
          <w:tcPr>
            <w:tcW w:w="0" w:type="auto"/>
          </w:tcPr>
          <w:p w14:paraId="62852F66" w14:textId="2BCE0A42" w:rsidR="004A40F1" w:rsidRDefault="004A40F1"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String</w:t>
            </w:r>
          </w:p>
        </w:tc>
        <w:tc>
          <w:tcPr>
            <w:tcW w:w="0" w:type="auto"/>
          </w:tcPr>
          <w:p w14:paraId="2A784C86" w14:textId="1A6C42F9" w:rsidR="004A40F1" w:rsidRDefault="004A40F1" w:rsidP="0066121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No</w:t>
            </w:r>
          </w:p>
        </w:tc>
        <w:tc>
          <w:tcPr>
            <w:tcW w:w="4184" w:type="dxa"/>
          </w:tcPr>
          <w:p w14:paraId="641C7CCE" w14:textId="39518684" w:rsidR="004A40F1" w:rsidRDefault="004A40F1" w:rsidP="00626BD3">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val="en-US"/>
              </w:rPr>
            </w:pPr>
            <w:r>
              <w:rPr>
                <w:color w:val="000000" w:themeColor="text1"/>
                <w:sz w:val="18"/>
                <w:szCs w:val="18"/>
                <w:lang w:val="en-US"/>
              </w:rPr>
              <w:t>This will uniquely identify a user in Vipps and merchant system. Merchant is required to store this field for future references.</w:t>
            </w:r>
          </w:p>
        </w:tc>
      </w:tr>
    </w:tbl>
    <w:p w14:paraId="498840F5" w14:textId="77777777" w:rsidR="00990F09" w:rsidRPr="007D355B" w:rsidRDefault="00990F09" w:rsidP="00990F09">
      <w:pPr>
        <w:rPr>
          <w:lang w:val="en-US"/>
        </w:rPr>
      </w:pPr>
    </w:p>
    <w:p w14:paraId="61142A45" w14:textId="5A8C6F43" w:rsidR="00990F09" w:rsidRPr="00626BD3" w:rsidRDefault="00990F09" w:rsidP="00990F09">
      <w:pPr>
        <w:rPr>
          <w:lang w:val="en-US"/>
        </w:rPr>
      </w:pPr>
    </w:p>
    <w:p w14:paraId="18E33A7A" w14:textId="587F2A3B" w:rsidR="00F547BA" w:rsidRPr="004A40F1" w:rsidRDefault="00F547BA">
      <w:pPr>
        <w:pStyle w:val="Overskrift2"/>
        <w:rPr>
          <w:lang w:val="en-US"/>
        </w:rPr>
      </w:pPr>
      <w:bookmarkStart w:id="355" w:name="_Toc483323320"/>
      <w:bookmarkStart w:id="356" w:name="_Toc499127758"/>
      <w:bookmarkStart w:id="357" w:name="_Toc506283653"/>
      <w:r w:rsidRPr="004A40F1">
        <w:rPr>
          <w:lang w:val="en-US"/>
        </w:rPr>
        <w:t xml:space="preserve">Remove User Consent </w:t>
      </w:r>
      <w:r w:rsidR="00EA50DC">
        <w:rPr>
          <w:lang w:val="en-US"/>
        </w:rPr>
        <w:t>(for express checkout)</w:t>
      </w:r>
      <w:bookmarkEnd w:id="355"/>
      <w:bookmarkEnd w:id="356"/>
      <w:bookmarkEnd w:id="357"/>
    </w:p>
    <w:p w14:paraId="781A8AEC" w14:textId="77777777" w:rsidR="00F547BA" w:rsidRPr="004A40F1" w:rsidRDefault="00F547BA" w:rsidP="00F547BA">
      <w:pPr>
        <w:pStyle w:val="Overskrift3"/>
        <w:rPr>
          <w:lang w:val="en-US"/>
        </w:rPr>
      </w:pPr>
      <w:bookmarkStart w:id="358" w:name="_Toc483323321"/>
      <w:bookmarkStart w:id="359" w:name="_Toc499127759"/>
      <w:r w:rsidRPr="004A40F1">
        <w:rPr>
          <w:lang w:val="en-US"/>
        </w:rPr>
        <w:t>Overview</w:t>
      </w:r>
      <w:bookmarkEnd w:id="358"/>
      <w:bookmarkEnd w:id="359"/>
    </w:p>
    <w:p w14:paraId="2D5088B4" w14:textId="6C768C69" w:rsidR="00F547BA" w:rsidRDefault="00F547BA" w:rsidP="00F547BA">
      <w:pPr>
        <w:rPr>
          <w:rFonts w:ascii="Arial" w:hAnsi="Arial" w:cs="Arial"/>
          <w:color w:val="333333"/>
          <w:sz w:val="21"/>
          <w:szCs w:val="21"/>
          <w:lang w:val="en-US"/>
        </w:rPr>
      </w:pPr>
      <w:r>
        <w:rPr>
          <w:rFonts w:ascii="Arial" w:hAnsi="Arial" w:cs="Arial"/>
          <w:color w:val="333333"/>
          <w:sz w:val="21"/>
          <w:szCs w:val="21"/>
          <w:lang w:val="en-US"/>
        </w:rPr>
        <w:t>This</w:t>
      </w:r>
      <w:r w:rsidRPr="006213CB">
        <w:rPr>
          <w:rFonts w:ascii="Arial" w:hAnsi="Arial" w:cs="Arial"/>
          <w:color w:val="333333"/>
          <w:sz w:val="21"/>
          <w:szCs w:val="21"/>
          <w:lang w:val="en-US"/>
        </w:rPr>
        <w:t xml:space="preserve"> API allows </w:t>
      </w:r>
      <w:r>
        <w:rPr>
          <w:rFonts w:ascii="Arial" w:hAnsi="Arial" w:cs="Arial"/>
          <w:color w:val="333333"/>
          <w:sz w:val="21"/>
          <w:szCs w:val="21"/>
          <w:lang w:val="en-US"/>
        </w:rPr>
        <w:t xml:space="preserve">Vipps </w:t>
      </w:r>
      <w:r w:rsidRPr="006213CB">
        <w:rPr>
          <w:rFonts w:ascii="Arial" w:hAnsi="Arial" w:cs="Arial"/>
          <w:color w:val="333333"/>
          <w:sz w:val="21"/>
          <w:szCs w:val="21"/>
          <w:lang w:val="en-US"/>
        </w:rPr>
        <w:t>to</w:t>
      </w:r>
      <w:r>
        <w:rPr>
          <w:rFonts w:ascii="Arial" w:hAnsi="Arial" w:cs="Arial"/>
          <w:color w:val="333333"/>
          <w:sz w:val="21"/>
          <w:szCs w:val="21"/>
          <w:lang w:val="en-US"/>
        </w:rPr>
        <w:t xml:space="preserve"> send consent removal request to merchant. After this merchant is obliged to remove the user details from merchant system permanently, as per the GDPR guidelines.</w:t>
      </w:r>
    </w:p>
    <w:p w14:paraId="7D3FC5F3" w14:textId="77777777" w:rsidR="00663F9A" w:rsidRPr="007D355B" w:rsidRDefault="00663F9A" w:rsidP="00F547BA">
      <w:pPr>
        <w:rPr>
          <w:rFonts w:ascii="Arial" w:hAnsi="Arial" w:cs="Arial"/>
          <w:color w:val="333333"/>
          <w:sz w:val="21"/>
          <w:szCs w:val="21"/>
          <w:lang w:val="en-US"/>
        </w:rPr>
      </w:pPr>
    </w:p>
    <w:p w14:paraId="05993CBB" w14:textId="77777777" w:rsidR="00F547BA" w:rsidRPr="007D355B" w:rsidRDefault="00F547BA" w:rsidP="00F547BA">
      <w:pPr>
        <w:pStyle w:val="Overskrift3"/>
        <w:rPr>
          <w:lang w:val="en-US"/>
        </w:rPr>
      </w:pPr>
      <w:bookmarkStart w:id="360" w:name="_Toc483323322"/>
      <w:bookmarkStart w:id="361" w:name="_Toc499127760"/>
      <w:r w:rsidRPr="007D355B">
        <w:rPr>
          <w:lang w:val="en-US"/>
        </w:rPr>
        <w:t>URL</w:t>
      </w:r>
      <w:bookmarkEnd w:id="360"/>
      <w:bookmarkEnd w:id="361"/>
    </w:p>
    <w:p w14:paraId="22777A03" w14:textId="28F9A7A2" w:rsidR="00663F9A" w:rsidRDefault="00BC5069" w:rsidP="00663F9A">
      <w:pPr>
        <w:ind w:left="567"/>
        <w:rPr>
          <w:rStyle w:val="HTML-kode"/>
          <w:color w:val="333333"/>
          <w:lang w:val="en-US"/>
        </w:rPr>
      </w:pPr>
      <w:bookmarkStart w:id="362" w:name="_Toc483323323"/>
      <w:r>
        <w:rPr>
          <w:rStyle w:val="HTML-kode"/>
          <w:color w:val="333333"/>
          <w:lang w:val="en-US"/>
        </w:rPr>
        <w:t>{</w:t>
      </w:r>
      <w:proofErr w:type="spellStart"/>
      <w:r w:rsidR="0072570B">
        <w:rPr>
          <w:rStyle w:val="HTML-kode"/>
          <w:color w:val="333333"/>
          <w:lang w:val="en-US"/>
        </w:rPr>
        <w:t>consetRemovalPrefix</w:t>
      </w:r>
      <w:proofErr w:type="spellEnd"/>
      <w:r w:rsidR="00BF65B7">
        <w:rPr>
          <w:rStyle w:val="HTML-kode"/>
          <w:color w:val="333333"/>
          <w:lang w:val="en-US"/>
        </w:rPr>
        <w:t>}/v2</w:t>
      </w:r>
      <w:r>
        <w:rPr>
          <w:rStyle w:val="HTML-kode"/>
          <w:color w:val="333333"/>
          <w:lang w:val="en-US"/>
        </w:rPr>
        <w:t>/consents/{</w:t>
      </w:r>
      <w:proofErr w:type="spellStart"/>
      <w:r>
        <w:rPr>
          <w:rStyle w:val="HTML-kode"/>
          <w:color w:val="333333"/>
          <w:lang w:val="en-US"/>
        </w:rPr>
        <w:t>userId</w:t>
      </w:r>
      <w:proofErr w:type="spellEnd"/>
      <w:r>
        <w:rPr>
          <w:rStyle w:val="HTML-kode"/>
          <w:color w:val="333333"/>
          <w:lang w:val="en-US"/>
        </w:rPr>
        <w:t>}</w:t>
      </w:r>
      <w:r w:rsidR="00663F9A">
        <w:rPr>
          <w:rStyle w:val="HTML-kode"/>
          <w:color w:val="333333"/>
          <w:lang w:val="en-US"/>
        </w:rPr>
        <w:t xml:space="preserve"> </w:t>
      </w:r>
    </w:p>
    <w:p w14:paraId="1299EFA5" w14:textId="5C9090D7" w:rsidR="00663F9A" w:rsidRPr="006F4B21" w:rsidRDefault="00663F9A" w:rsidP="00BC5069">
      <w:pPr>
        <w:ind w:left="567"/>
        <w:rPr>
          <w:lang w:val="en-US"/>
        </w:rPr>
      </w:pPr>
      <w:r>
        <w:rPr>
          <w:rStyle w:val="HTML-kode"/>
          <w:color w:val="333333"/>
          <w:lang w:val="en-US"/>
        </w:rPr>
        <w:t xml:space="preserve"> </w:t>
      </w:r>
    </w:p>
    <w:p w14:paraId="5163E303" w14:textId="77777777" w:rsidR="00F547BA" w:rsidRPr="007D355B" w:rsidRDefault="00F547BA" w:rsidP="00F547BA">
      <w:pPr>
        <w:pStyle w:val="Overskrift3"/>
        <w:rPr>
          <w:lang w:val="en-US"/>
        </w:rPr>
      </w:pPr>
      <w:bookmarkStart w:id="363" w:name="_Toc499127761"/>
      <w:r w:rsidRPr="007D355B">
        <w:rPr>
          <w:lang w:val="en-US"/>
        </w:rPr>
        <w:t>Method</w:t>
      </w:r>
      <w:bookmarkEnd w:id="362"/>
      <w:bookmarkEnd w:id="363"/>
    </w:p>
    <w:p w14:paraId="0008BFD0" w14:textId="189079CF" w:rsidR="00F547BA" w:rsidRPr="007D355B" w:rsidRDefault="00F547BA" w:rsidP="00F547BA">
      <w:pPr>
        <w:ind w:left="567"/>
        <w:rPr>
          <w:lang w:val="en-US"/>
        </w:rPr>
      </w:pPr>
      <w:r>
        <w:rPr>
          <w:lang w:val="en-US"/>
        </w:rPr>
        <w:t>DELETE</w:t>
      </w:r>
    </w:p>
    <w:p w14:paraId="6AB33A3E" w14:textId="77777777" w:rsidR="00F547BA" w:rsidRPr="007D355B" w:rsidRDefault="00F547BA" w:rsidP="00F547BA">
      <w:pPr>
        <w:pStyle w:val="Overskrift3"/>
        <w:rPr>
          <w:lang w:val="en-US"/>
        </w:rPr>
      </w:pPr>
      <w:bookmarkStart w:id="364" w:name="_Toc483323324"/>
      <w:bookmarkStart w:id="365" w:name="_Toc499127762"/>
      <w:proofErr w:type="spellStart"/>
      <w:r w:rsidRPr="007D355B">
        <w:rPr>
          <w:lang w:val="en-US"/>
        </w:rPr>
        <w:t>URLParams</w:t>
      </w:r>
      <w:bookmarkEnd w:id="364"/>
      <w:bookmarkEnd w:id="365"/>
      <w:proofErr w:type="spellEnd"/>
    </w:p>
    <w:p w14:paraId="78CE58C1" w14:textId="04DF515E" w:rsidR="00F547BA" w:rsidRPr="007D355B" w:rsidRDefault="00F547BA" w:rsidP="00F547BA">
      <w:pPr>
        <w:ind w:left="567"/>
        <w:rPr>
          <w:lang w:val="en-US"/>
        </w:rPr>
      </w:pPr>
      <w:proofErr w:type="spellStart"/>
      <w:r>
        <w:rPr>
          <w:rStyle w:val="HTML-kode"/>
          <w:color w:val="333333"/>
          <w:lang w:val="en-US"/>
        </w:rPr>
        <w:t>userId</w:t>
      </w:r>
      <w:proofErr w:type="spellEnd"/>
      <w:r w:rsidRPr="00720ACF">
        <w:rPr>
          <w:rStyle w:val="HTML-kode"/>
          <w:color w:val="333333"/>
          <w:lang w:val="en-US"/>
        </w:rPr>
        <w:t xml:space="preserve"> =[String]</w:t>
      </w:r>
      <w:r w:rsidRPr="00720ACF">
        <w:rPr>
          <w:rStyle w:val="HTML-kode"/>
          <w:color w:val="333333"/>
          <w:lang w:val="en-US"/>
        </w:rPr>
        <w:tab/>
      </w:r>
      <w:r w:rsidRPr="00BB1FBE">
        <w:rPr>
          <w:rStyle w:val="HTML-kode"/>
          <w:lang w:val="en-US"/>
        </w:rPr>
        <w:t>REQUIRED</w:t>
      </w:r>
    </w:p>
    <w:p w14:paraId="1F2FD1BC" w14:textId="77777777" w:rsidR="00F547BA" w:rsidRPr="007D355B" w:rsidRDefault="00F547BA" w:rsidP="00F547BA">
      <w:pPr>
        <w:pStyle w:val="Overskrift3"/>
        <w:rPr>
          <w:lang w:val="en-US"/>
        </w:rPr>
      </w:pPr>
      <w:bookmarkStart w:id="366" w:name="_Toc483323325"/>
      <w:bookmarkStart w:id="367" w:name="_Toc499127763"/>
      <w:r w:rsidRPr="007D355B">
        <w:rPr>
          <w:lang w:val="en-US"/>
        </w:rPr>
        <w:lastRenderedPageBreak/>
        <w:t>Success Response</w:t>
      </w:r>
      <w:bookmarkEnd w:id="366"/>
      <w:bookmarkEnd w:id="367"/>
    </w:p>
    <w:tbl>
      <w:tblPr>
        <w:tblStyle w:val="Lysskyggelegginguthevingsfarge1"/>
        <w:tblW w:w="0" w:type="auto"/>
        <w:tblInd w:w="813" w:type="dxa"/>
        <w:tblLook w:val="04A0" w:firstRow="1" w:lastRow="0" w:firstColumn="1" w:lastColumn="0" w:noHBand="0" w:noVBand="1"/>
      </w:tblPr>
      <w:tblGrid>
        <w:gridCol w:w="1985"/>
        <w:gridCol w:w="1168"/>
      </w:tblGrid>
      <w:tr w:rsidR="00F547BA" w:rsidRPr="00663F9A" w14:paraId="1397B0CA" w14:textId="77777777" w:rsidTr="00661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088DE940" w14:textId="77777777" w:rsidR="00F547BA" w:rsidRPr="00B45BCB" w:rsidRDefault="00F547BA" w:rsidP="00661211">
            <w:pPr>
              <w:rPr>
                <w:color w:val="000000" w:themeColor="text1"/>
                <w:sz w:val="18"/>
                <w:szCs w:val="18"/>
                <w:lang w:val="en-US"/>
              </w:rPr>
            </w:pPr>
            <w:r w:rsidRPr="007D355B">
              <w:rPr>
                <w:color w:val="000000" w:themeColor="text1"/>
                <w:sz w:val="18"/>
                <w:szCs w:val="18"/>
                <w:lang w:val="en-US"/>
              </w:rPr>
              <w:t>H</w:t>
            </w:r>
            <w:r w:rsidRPr="00B45BCB">
              <w:rPr>
                <w:color w:val="000000" w:themeColor="text1"/>
                <w:sz w:val="18"/>
                <w:szCs w:val="18"/>
                <w:lang w:val="en-US"/>
              </w:rPr>
              <w:t>ttp Status Code</w:t>
            </w:r>
          </w:p>
        </w:tc>
        <w:tc>
          <w:tcPr>
            <w:tcW w:w="1168" w:type="dxa"/>
            <w:hideMark/>
          </w:tcPr>
          <w:p w14:paraId="4739E875" w14:textId="77777777" w:rsidR="00F547BA" w:rsidRPr="00B45BCB" w:rsidRDefault="00F547BA" w:rsidP="00661211">
            <w:pPr>
              <w:cnfStyle w:val="100000000000" w:firstRow="1" w:lastRow="0" w:firstColumn="0" w:lastColumn="0" w:oddVBand="0" w:evenVBand="0" w:oddHBand="0" w:evenHBand="0" w:firstRowFirstColumn="0" w:firstRowLastColumn="0" w:lastRowFirstColumn="0" w:lastRowLastColumn="0"/>
              <w:rPr>
                <w:color w:val="000000" w:themeColor="text1"/>
                <w:sz w:val="18"/>
                <w:szCs w:val="18"/>
                <w:lang w:val="en-US"/>
              </w:rPr>
            </w:pPr>
            <w:r w:rsidRPr="00B45BCB">
              <w:rPr>
                <w:color w:val="000000" w:themeColor="text1"/>
                <w:sz w:val="18"/>
                <w:szCs w:val="18"/>
                <w:lang w:val="en-US"/>
              </w:rPr>
              <w:t>Content</w:t>
            </w:r>
          </w:p>
        </w:tc>
      </w:tr>
      <w:tr w:rsidR="00F547BA" w:rsidRPr="00B45BCB" w14:paraId="576340C1" w14:textId="77777777" w:rsidTr="0066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3D65F885" w14:textId="77777777" w:rsidR="00F547BA" w:rsidRPr="00B45BCB" w:rsidRDefault="00F547BA" w:rsidP="00661211">
            <w:pPr>
              <w:rPr>
                <w:b w:val="0"/>
                <w:color w:val="000000" w:themeColor="text1"/>
                <w:sz w:val="18"/>
                <w:szCs w:val="18"/>
                <w:lang w:val="en-US"/>
              </w:rPr>
            </w:pPr>
            <w:r w:rsidRPr="00B45BCB">
              <w:rPr>
                <w:b w:val="0"/>
                <w:color w:val="000000" w:themeColor="text1"/>
                <w:sz w:val="18"/>
                <w:szCs w:val="18"/>
                <w:lang w:val="en-US"/>
              </w:rPr>
              <w:t>200</w:t>
            </w:r>
          </w:p>
        </w:tc>
        <w:tc>
          <w:tcPr>
            <w:tcW w:w="1168" w:type="dxa"/>
            <w:hideMark/>
          </w:tcPr>
          <w:p w14:paraId="0BFBD691" w14:textId="77777777" w:rsidR="00F547BA" w:rsidRPr="00B45BCB" w:rsidRDefault="00F547BA"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sidRPr="00B45BCB">
              <w:rPr>
                <w:color w:val="000000" w:themeColor="text1"/>
                <w:sz w:val="18"/>
                <w:szCs w:val="18"/>
                <w:lang w:val="en-US"/>
              </w:rPr>
              <w:t>ok</w:t>
            </w:r>
          </w:p>
        </w:tc>
      </w:tr>
    </w:tbl>
    <w:p w14:paraId="15B82247" w14:textId="77777777" w:rsidR="00F547BA" w:rsidRPr="00B45BCB" w:rsidRDefault="00F547BA" w:rsidP="00F547BA">
      <w:pPr>
        <w:rPr>
          <w:lang w:val="en-US"/>
        </w:rPr>
      </w:pPr>
    </w:p>
    <w:p w14:paraId="5407C26D" w14:textId="29E787D3" w:rsidR="00F547BA" w:rsidRPr="00B45BCB" w:rsidRDefault="0000623E" w:rsidP="00F547BA">
      <w:pPr>
        <w:pStyle w:val="Overskrift3"/>
        <w:rPr>
          <w:lang w:val="en-US"/>
        </w:rPr>
      </w:pPr>
      <w:bookmarkStart w:id="368" w:name="_Toc483323326"/>
      <w:bookmarkStart w:id="369" w:name="_Toc499127764"/>
      <w:r w:rsidRPr="00B45BCB">
        <w:rPr>
          <w:lang w:val="en-US"/>
        </w:rPr>
        <w:t>Request</w:t>
      </w:r>
      <w:r w:rsidR="00F547BA" w:rsidRPr="00B45BCB">
        <w:rPr>
          <w:lang w:val="en-US"/>
        </w:rPr>
        <w:t xml:space="preserve"> Body</w:t>
      </w:r>
      <w:bookmarkEnd w:id="368"/>
      <w:bookmarkEnd w:id="369"/>
    </w:p>
    <w:p w14:paraId="3C02A85B" w14:textId="55469926" w:rsidR="00F547BA" w:rsidRPr="00A80895" w:rsidRDefault="00F547BA" w:rsidP="00F547BA">
      <w:pPr>
        <w:rPr>
          <w:lang w:val="en-US"/>
        </w:rPr>
      </w:pPr>
      <w:r>
        <w:rPr>
          <w:lang w:val="en-US"/>
        </w:rPr>
        <w:t>NA</w:t>
      </w:r>
    </w:p>
    <w:p w14:paraId="4D018532" w14:textId="77777777" w:rsidR="00F547BA" w:rsidRPr="00D41BB4" w:rsidRDefault="00F547BA" w:rsidP="00F547BA">
      <w:pPr>
        <w:pStyle w:val="Overskrift3"/>
        <w:rPr>
          <w:lang w:val="en-US"/>
        </w:rPr>
      </w:pPr>
      <w:bookmarkStart w:id="370" w:name="_Toc483323327"/>
      <w:bookmarkStart w:id="371" w:name="_Toc499127765"/>
      <w:r w:rsidRPr="00D41BB4">
        <w:rPr>
          <w:lang w:val="en-US"/>
        </w:rPr>
        <w:t>Response Body</w:t>
      </w:r>
      <w:bookmarkEnd w:id="370"/>
      <w:bookmarkEnd w:id="371"/>
    </w:p>
    <w:p w14:paraId="4E5FBCB5" w14:textId="77777777" w:rsidR="00F547BA" w:rsidRPr="00D41BB4" w:rsidRDefault="00F547BA" w:rsidP="00F547BA">
      <w:pPr>
        <w:rPr>
          <w:lang w:val="en-US"/>
        </w:rPr>
      </w:pPr>
      <w:r w:rsidRPr="00D41BB4">
        <w:rPr>
          <w:lang w:val="en-US"/>
        </w:rPr>
        <w:t>NA</w:t>
      </w:r>
    </w:p>
    <w:p w14:paraId="49D75B06" w14:textId="77777777" w:rsidR="00F547BA" w:rsidRPr="00D41BB4" w:rsidRDefault="00F547BA" w:rsidP="00F547BA">
      <w:pPr>
        <w:pStyle w:val="Overskrift3"/>
        <w:rPr>
          <w:lang w:val="en-US"/>
        </w:rPr>
      </w:pPr>
      <w:bookmarkStart w:id="372" w:name="_Toc483323328"/>
      <w:bookmarkStart w:id="373" w:name="_Toc499127766"/>
      <w:r w:rsidRPr="00D41BB4">
        <w:rPr>
          <w:lang w:val="en-US"/>
        </w:rPr>
        <w:t>Request Description</w:t>
      </w:r>
      <w:bookmarkEnd w:id="372"/>
      <w:bookmarkEnd w:id="373"/>
      <w:r w:rsidRPr="00D41BB4">
        <w:rPr>
          <w:lang w:val="en-US"/>
        </w:rPr>
        <w:t xml:space="preserve"> </w:t>
      </w:r>
    </w:p>
    <w:tbl>
      <w:tblPr>
        <w:tblStyle w:val="Lysskyggelegginguthevingsfarge1"/>
        <w:tblW w:w="0" w:type="auto"/>
        <w:tblLook w:val="04A0" w:firstRow="1" w:lastRow="0" w:firstColumn="1" w:lastColumn="0" w:noHBand="0" w:noVBand="1"/>
      </w:tblPr>
      <w:tblGrid>
        <w:gridCol w:w="3043"/>
        <w:gridCol w:w="763"/>
        <w:gridCol w:w="1072"/>
        <w:gridCol w:w="4184"/>
      </w:tblGrid>
      <w:tr w:rsidR="00F547BA" w:rsidRPr="00C64581" w14:paraId="1851C1F8" w14:textId="77777777" w:rsidTr="00661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hideMark/>
          </w:tcPr>
          <w:p w14:paraId="65CBC4E7" w14:textId="77777777" w:rsidR="00F547BA" w:rsidRPr="00D41BB4" w:rsidRDefault="00F547BA" w:rsidP="00661211">
            <w:pPr>
              <w:rPr>
                <w:color w:val="000000" w:themeColor="text1"/>
                <w:sz w:val="18"/>
                <w:lang w:val="en-US"/>
              </w:rPr>
            </w:pPr>
            <w:r w:rsidRPr="00D41BB4">
              <w:rPr>
                <w:color w:val="000000" w:themeColor="text1"/>
                <w:sz w:val="18"/>
                <w:lang w:val="en-US"/>
              </w:rPr>
              <w:t>Id</w:t>
            </w:r>
          </w:p>
        </w:tc>
        <w:tc>
          <w:tcPr>
            <w:tcW w:w="0" w:type="auto"/>
            <w:hideMark/>
          </w:tcPr>
          <w:p w14:paraId="554DB5F2" w14:textId="77777777" w:rsidR="00F547BA" w:rsidRPr="00D41BB4" w:rsidRDefault="00F547BA" w:rsidP="00661211">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Type</w:t>
            </w:r>
          </w:p>
        </w:tc>
        <w:tc>
          <w:tcPr>
            <w:tcW w:w="0" w:type="auto"/>
            <w:hideMark/>
          </w:tcPr>
          <w:p w14:paraId="2149F190" w14:textId="77777777" w:rsidR="00F547BA" w:rsidRPr="00D41BB4" w:rsidRDefault="00F547BA" w:rsidP="00661211">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Optional</w:t>
            </w:r>
          </w:p>
        </w:tc>
        <w:tc>
          <w:tcPr>
            <w:tcW w:w="4184" w:type="dxa"/>
            <w:hideMark/>
          </w:tcPr>
          <w:p w14:paraId="2CC4E353" w14:textId="77777777" w:rsidR="00F547BA" w:rsidRPr="00D41BB4" w:rsidRDefault="00F547BA" w:rsidP="00661211">
            <w:pPr>
              <w:cnfStyle w:val="100000000000" w:firstRow="1" w:lastRow="0" w:firstColumn="0" w:lastColumn="0" w:oddVBand="0" w:evenVBand="0" w:oddHBand="0" w:evenHBand="0" w:firstRowFirstColumn="0" w:firstRowLastColumn="0" w:lastRowFirstColumn="0" w:lastRowLastColumn="0"/>
              <w:rPr>
                <w:color w:val="000000" w:themeColor="text1"/>
                <w:sz w:val="18"/>
                <w:lang w:val="en-US"/>
              </w:rPr>
            </w:pPr>
            <w:r w:rsidRPr="00D41BB4">
              <w:rPr>
                <w:color w:val="000000" w:themeColor="text1"/>
                <w:sz w:val="18"/>
                <w:lang w:val="en-US"/>
              </w:rPr>
              <w:t>Description</w:t>
            </w:r>
          </w:p>
        </w:tc>
      </w:tr>
      <w:tr w:rsidR="00F547BA" w:rsidRPr="00590B22" w14:paraId="429B8DF0" w14:textId="77777777" w:rsidTr="0066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hideMark/>
          </w:tcPr>
          <w:p w14:paraId="138B0044" w14:textId="48E853ED" w:rsidR="00F547BA" w:rsidRPr="00D41BB4" w:rsidRDefault="00F547BA" w:rsidP="00661211">
            <w:pPr>
              <w:rPr>
                <w:b w:val="0"/>
                <w:color w:val="000000" w:themeColor="text1"/>
                <w:sz w:val="18"/>
                <w:lang w:val="en-US"/>
              </w:rPr>
            </w:pPr>
            <w:proofErr w:type="spellStart"/>
            <w:r w:rsidRPr="00D41BB4">
              <w:rPr>
                <w:b w:val="0"/>
                <w:color w:val="000000" w:themeColor="text1"/>
                <w:sz w:val="18"/>
                <w:lang w:val="en-US"/>
              </w:rPr>
              <w:t>userId</w:t>
            </w:r>
            <w:proofErr w:type="spellEnd"/>
          </w:p>
        </w:tc>
        <w:tc>
          <w:tcPr>
            <w:tcW w:w="0" w:type="auto"/>
            <w:hideMark/>
          </w:tcPr>
          <w:p w14:paraId="5695FAE2" w14:textId="77777777" w:rsidR="00F547BA" w:rsidRPr="00D41BB4" w:rsidRDefault="00F547BA" w:rsidP="00661211">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String</w:t>
            </w:r>
          </w:p>
        </w:tc>
        <w:tc>
          <w:tcPr>
            <w:tcW w:w="0" w:type="auto"/>
            <w:hideMark/>
          </w:tcPr>
          <w:p w14:paraId="52C68332" w14:textId="77777777" w:rsidR="00F547BA" w:rsidRPr="00D41BB4" w:rsidRDefault="00F547BA" w:rsidP="00661211">
            <w:pPr>
              <w:cnfStyle w:val="000000100000" w:firstRow="0" w:lastRow="0" w:firstColumn="0" w:lastColumn="0" w:oddVBand="0" w:evenVBand="0" w:oddHBand="1" w:evenHBand="0" w:firstRowFirstColumn="0" w:firstRowLastColumn="0" w:lastRowFirstColumn="0" w:lastRowLastColumn="0"/>
              <w:rPr>
                <w:color w:val="000000" w:themeColor="text1"/>
                <w:sz w:val="18"/>
                <w:lang w:val="en-US"/>
              </w:rPr>
            </w:pPr>
            <w:r w:rsidRPr="00D41BB4">
              <w:rPr>
                <w:color w:val="000000" w:themeColor="text1"/>
                <w:sz w:val="18"/>
                <w:lang w:val="en-US"/>
              </w:rPr>
              <w:t>No</w:t>
            </w:r>
          </w:p>
        </w:tc>
        <w:tc>
          <w:tcPr>
            <w:tcW w:w="4184" w:type="dxa"/>
            <w:hideMark/>
          </w:tcPr>
          <w:p w14:paraId="0CA0BCEF" w14:textId="77777777" w:rsidR="00663F9A" w:rsidRDefault="00F547BA" w:rsidP="00661211">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r>
              <w:rPr>
                <w:color w:val="000000" w:themeColor="text1"/>
                <w:sz w:val="18"/>
                <w:szCs w:val="18"/>
                <w:lang w:val="en-US"/>
              </w:rPr>
              <w:t>This will identify a user uniquely in merchant and Vipps system.</w:t>
            </w:r>
          </w:p>
          <w:p w14:paraId="24A3FFDD" w14:textId="795ACA75" w:rsidR="00F547BA" w:rsidRPr="00C64581" w:rsidRDefault="00663F9A" w:rsidP="00663F9A">
            <w:pPr>
              <w:cnfStyle w:val="000000100000" w:firstRow="0" w:lastRow="0" w:firstColumn="0" w:lastColumn="0" w:oddVBand="0" w:evenVBand="0" w:oddHBand="1" w:evenHBand="0" w:firstRowFirstColumn="0" w:firstRowLastColumn="0" w:lastRowFirstColumn="0" w:lastRowLastColumn="0"/>
              <w:rPr>
                <w:color w:val="000000" w:themeColor="text1"/>
                <w:sz w:val="18"/>
                <w:szCs w:val="18"/>
                <w:lang w:val="en-US"/>
              </w:rPr>
            </w:pPr>
            <w:proofErr w:type="spellStart"/>
            <w:r w:rsidRPr="00663F9A">
              <w:rPr>
                <w:color w:val="000000" w:themeColor="text1"/>
                <w:sz w:val="18"/>
                <w:szCs w:val="18"/>
                <w:lang w:val="en-US"/>
              </w:rPr>
              <w:t>UserId</w:t>
            </w:r>
            <w:proofErr w:type="spellEnd"/>
            <w:r w:rsidRPr="00663F9A">
              <w:rPr>
                <w:color w:val="000000" w:themeColor="text1"/>
                <w:sz w:val="18"/>
                <w:szCs w:val="18"/>
                <w:lang w:val="en-US"/>
              </w:rPr>
              <w:t xml:space="preserve"> in the </w:t>
            </w:r>
            <w:proofErr w:type="spellStart"/>
            <w:r w:rsidRPr="00663F9A">
              <w:rPr>
                <w:color w:val="000000" w:themeColor="text1"/>
                <w:sz w:val="18"/>
                <w:szCs w:val="18"/>
                <w:lang w:val="en-US"/>
              </w:rPr>
              <w:t>url</w:t>
            </w:r>
            <w:proofErr w:type="spellEnd"/>
            <w:r w:rsidRPr="00663F9A">
              <w:rPr>
                <w:color w:val="000000" w:themeColor="text1"/>
                <w:sz w:val="18"/>
                <w:szCs w:val="18"/>
                <w:lang w:val="en-US"/>
              </w:rPr>
              <w:t xml:space="preserve"> is in encrypted format. </w:t>
            </w:r>
            <w:r w:rsidRPr="005D5D1F">
              <w:rPr>
                <w:color w:val="000000" w:themeColor="text1"/>
                <w:sz w:val="18"/>
                <w:szCs w:val="18"/>
                <w:lang w:val="en-US"/>
              </w:rPr>
              <w:t xml:space="preserve">So it will have some special </w:t>
            </w:r>
            <w:proofErr w:type="spellStart"/>
            <w:r w:rsidRPr="005D5D1F">
              <w:rPr>
                <w:color w:val="000000" w:themeColor="text1"/>
                <w:sz w:val="18"/>
                <w:szCs w:val="18"/>
                <w:lang w:val="en-US"/>
              </w:rPr>
              <w:t>charecters</w:t>
            </w:r>
            <w:proofErr w:type="spellEnd"/>
            <w:r w:rsidRPr="005D5D1F">
              <w:rPr>
                <w:color w:val="000000" w:themeColor="text1"/>
                <w:sz w:val="18"/>
                <w:szCs w:val="18"/>
                <w:lang w:val="en-US"/>
              </w:rPr>
              <w:t xml:space="preserve">. </w:t>
            </w:r>
            <w:r w:rsidRPr="00663F9A">
              <w:rPr>
                <w:color w:val="000000" w:themeColor="text1"/>
                <w:sz w:val="18"/>
                <w:szCs w:val="18"/>
                <w:lang w:val="en-US"/>
              </w:rPr>
              <w:t xml:space="preserve">So </w:t>
            </w:r>
            <w:proofErr w:type="spellStart"/>
            <w:r w:rsidRPr="00663F9A">
              <w:rPr>
                <w:color w:val="000000" w:themeColor="text1"/>
                <w:sz w:val="18"/>
                <w:szCs w:val="18"/>
                <w:lang w:val="en-US"/>
              </w:rPr>
              <w:t>vipps</w:t>
            </w:r>
            <w:proofErr w:type="spellEnd"/>
            <w:r w:rsidRPr="00663F9A">
              <w:rPr>
                <w:color w:val="000000" w:themeColor="text1"/>
                <w:sz w:val="18"/>
                <w:szCs w:val="18"/>
                <w:lang w:val="en-US"/>
              </w:rPr>
              <w:t xml:space="preserve"> will encode with UTF-8 in the </w:t>
            </w:r>
            <w:proofErr w:type="spellStart"/>
            <w:r w:rsidRPr="00663F9A">
              <w:rPr>
                <w:color w:val="000000" w:themeColor="text1"/>
                <w:sz w:val="18"/>
                <w:szCs w:val="18"/>
                <w:lang w:val="en-US"/>
              </w:rPr>
              <w:t>url.Merchant</w:t>
            </w:r>
            <w:proofErr w:type="spellEnd"/>
            <w:r w:rsidRPr="00663F9A">
              <w:rPr>
                <w:color w:val="000000" w:themeColor="text1"/>
                <w:sz w:val="18"/>
                <w:szCs w:val="18"/>
                <w:lang w:val="en-US"/>
              </w:rPr>
              <w:t xml:space="preserve"> should decode with UTF-8 before </w:t>
            </w:r>
            <w:r>
              <w:rPr>
                <w:color w:val="000000" w:themeColor="text1"/>
                <w:sz w:val="18"/>
                <w:szCs w:val="18"/>
                <w:lang w:val="en-US"/>
              </w:rPr>
              <w:t>to find the user in their system</w:t>
            </w:r>
            <w:r w:rsidR="00F547BA">
              <w:rPr>
                <w:color w:val="000000" w:themeColor="text1"/>
                <w:sz w:val="18"/>
                <w:szCs w:val="18"/>
                <w:lang w:val="en-US"/>
              </w:rPr>
              <w:t xml:space="preserve"> </w:t>
            </w:r>
          </w:p>
        </w:tc>
      </w:tr>
    </w:tbl>
    <w:p w14:paraId="0B615DC6" w14:textId="77777777" w:rsidR="00F547BA" w:rsidRPr="00D41BB4" w:rsidRDefault="00F547BA" w:rsidP="00F547BA">
      <w:pPr>
        <w:rPr>
          <w:lang w:val="en-US"/>
        </w:rPr>
      </w:pPr>
    </w:p>
    <w:p w14:paraId="4F8D6A80" w14:textId="5EE69069" w:rsidR="00470B98" w:rsidRDefault="00470B98">
      <w:pPr>
        <w:pStyle w:val="Overskrift1"/>
      </w:pPr>
      <w:bookmarkStart w:id="374" w:name="_Appendix"/>
      <w:bookmarkStart w:id="375" w:name="_Toc499127767"/>
      <w:bookmarkStart w:id="376" w:name="_Toc506283654"/>
      <w:bookmarkEnd w:id="374"/>
      <w:proofErr w:type="spellStart"/>
      <w:r>
        <w:t>Appendix</w:t>
      </w:r>
      <w:bookmarkEnd w:id="375"/>
      <w:bookmarkEnd w:id="376"/>
      <w:proofErr w:type="spellEnd"/>
    </w:p>
    <w:p w14:paraId="4E3EF3FF" w14:textId="6D6C3370" w:rsidR="00470B98" w:rsidRPr="0011454B" w:rsidRDefault="00967ECD" w:rsidP="00470B98">
      <w:pPr>
        <w:rPr>
          <w:lang w:val="en-US"/>
        </w:rPr>
      </w:pPr>
      <w:r w:rsidRPr="0011454B">
        <w:rPr>
          <w:lang w:val="en-US"/>
        </w:rPr>
        <w:t>How to use developer portal can be understood from attached document below.</w:t>
      </w:r>
    </w:p>
    <w:p w14:paraId="1EE89ABE" w14:textId="7BD3E06B" w:rsidR="00F547BA" w:rsidRPr="00470B98" w:rsidRDefault="00470B98" w:rsidP="00F547BA">
      <w:r>
        <w:object w:dxaOrig="1551" w:dyaOrig="1004" w14:anchorId="7CE0D431">
          <v:shape id="_x0000_i1027" type="#_x0000_t75" style="width:78pt;height:51pt" o:ole="">
            <v:imagedata r:id="rId23" o:title=""/>
          </v:shape>
          <o:OLEObject Type="Embed" ProgID="AcroExch.Document.DC" ShapeID="_x0000_i1027" DrawAspect="Icon" ObjectID="_1580213427" r:id="rId24"/>
        </w:object>
      </w:r>
    </w:p>
    <w:sectPr w:rsidR="00F547BA" w:rsidRPr="00470B98" w:rsidSect="009E0690">
      <w:headerReference w:type="default" r:id="rId25"/>
      <w:footerReference w:type="default" r:id="rId26"/>
      <w:footerReference w:type="first" r:id="rId27"/>
      <w:pgSz w:w="11907" w:h="16840" w:code="9"/>
      <w:pgMar w:top="1417" w:right="1417" w:bottom="1417" w:left="1417" w:header="425" w:footer="709"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E490B" w14:textId="77777777" w:rsidR="00164427" w:rsidRDefault="00164427">
      <w:r>
        <w:separator/>
      </w:r>
    </w:p>
  </w:endnote>
  <w:endnote w:type="continuationSeparator" w:id="0">
    <w:p w14:paraId="56537EC9" w14:textId="77777777" w:rsidR="00164427" w:rsidRDefault="00164427">
      <w:r>
        <w:continuationSeparator/>
      </w:r>
    </w:p>
  </w:endnote>
  <w:endnote w:type="continuationNotice" w:id="1">
    <w:p w14:paraId="48D48818" w14:textId="77777777" w:rsidR="00164427" w:rsidRDefault="001644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Lucida Grand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91D92" w14:textId="77777777" w:rsidR="00590B22" w:rsidRPr="00BA5423" w:rsidRDefault="00590B22" w:rsidP="00BA5423">
    <w:pPr>
      <w:pStyle w:val="Bunntekst"/>
      <w:pBdr>
        <w:bottom w:val="single" w:sz="6" w:space="1" w:color="auto"/>
      </w:pBdr>
      <w:rPr>
        <w:rFonts w:cs="Arial"/>
        <w:i/>
        <w:iCs/>
        <w:sz w:val="18"/>
        <w:szCs w:val="18"/>
      </w:rPr>
    </w:pPr>
  </w:p>
  <w:tbl>
    <w:tblPr>
      <w:tblW w:w="9180" w:type="dxa"/>
      <w:tblLayout w:type="fixed"/>
      <w:tblLook w:val="04A0" w:firstRow="1" w:lastRow="0" w:firstColumn="1" w:lastColumn="0" w:noHBand="0" w:noVBand="1"/>
    </w:tblPr>
    <w:tblGrid>
      <w:gridCol w:w="4808"/>
      <w:gridCol w:w="1537"/>
      <w:gridCol w:w="2835"/>
    </w:tblGrid>
    <w:tr w:rsidR="00590B22" w:rsidRPr="00BA5423" w14:paraId="4E891D96" w14:textId="77777777" w:rsidTr="009A4FF2">
      <w:trPr>
        <w:trHeight w:val="138"/>
      </w:trPr>
      <w:tc>
        <w:tcPr>
          <w:tcW w:w="4808" w:type="dxa"/>
        </w:tcPr>
        <w:p w14:paraId="4E891D93" w14:textId="42FDFA4F" w:rsidR="00590B22" w:rsidRPr="00AA32A0" w:rsidRDefault="00590B22" w:rsidP="00220F32">
          <w:pPr>
            <w:pStyle w:val="Bunntekst"/>
            <w:rPr>
              <w:rFonts w:cs="Arial"/>
              <w:i/>
              <w:iCs/>
              <w:sz w:val="18"/>
              <w:szCs w:val="18"/>
            </w:rPr>
          </w:pPr>
          <w:r>
            <w:rPr>
              <w:rFonts w:cs="Arial"/>
              <w:sz w:val="18"/>
              <w:szCs w:val="18"/>
            </w:rPr>
            <w:t>API v2</w:t>
          </w:r>
        </w:p>
      </w:tc>
      <w:tc>
        <w:tcPr>
          <w:tcW w:w="1537" w:type="dxa"/>
        </w:tcPr>
        <w:p w14:paraId="4E891D94" w14:textId="77777777" w:rsidR="00590B22" w:rsidRPr="00BA5423" w:rsidRDefault="00590B22" w:rsidP="00220F32">
          <w:pPr>
            <w:pStyle w:val="Bunntekst"/>
            <w:jc w:val="center"/>
            <w:rPr>
              <w:sz w:val="18"/>
            </w:rPr>
          </w:pPr>
        </w:p>
      </w:tc>
      <w:tc>
        <w:tcPr>
          <w:tcW w:w="2835" w:type="dxa"/>
        </w:tcPr>
        <w:p w14:paraId="4E891D95" w14:textId="03015602" w:rsidR="00590B22" w:rsidRPr="00BA5423" w:rsidRDefault="00590B22" w:rsidP="00220F32">
          <w:pPr>
            <w:pStyle w:val="Bunntekst"/>
            <w:jc w:val="right"/>
            <w:rPr>
              <w:sz w:val="18"/>
            </w:rPr>
          </w:pPr>
          <w:proofErr w:type="spellStart"/>
          <w:r>
            <w:rPr>
              <w:rFonts w:cs="Arial"/>
              <w:sz w:val="18"/>
              <w:szCs w:val="18"/>
            </w:rPr>
            <w:t>Document</w:t>
          </w:r>
          <w:proofErr w:type="spellEnd"/>
          <w:r>
            <w:rPr>
              <w:rFonts w:cs="Arial"/>
              <w:sz w:val="18"/>
              <w:szCs w:val="18"/>
            </w:rPr>
            <w:t xml:space="preserve"> </w:t>
          </w:r>
          <w:r w:rsidRPr="00BA5423">
            <w:rPr>
              <w:rFonts w:cs="Arial"/>
              <w:sz w:val="18"/>
              <w:szCs w:val="18"/>
            </w:rPr>
            <w:t>Vers</w:t>
          </w:r>
          <w:r>
            <w:rPr>
              <w:rFonts w:cs="Arial"/>
              <w:sz w:val="18"/>
              <w:szCs w:val="18"/>
            </w:rPr>
            <w:t>i</w:t>
          </w:r>
          <w:r w:rsidRPr="00BA5423">
            <w:rPr>
              <w:rFonts w:cs="Arial"/>
              <w:sz w:val="18"/>
              <w:szCs w:val="18"/>
            </w:rPr>
            <w:t>on:</w:t>
          </w:r>
          <w:r>
            <w:rPr>
              <w:rFonts w:cs="Arial"/>
              <w:b/>
              <w:bCs/>
              <w:sz w:val="18"/>
              <w:szCs w:val="18"/>
            </w:rPr>
            <w:t xml:space="preserve"> 2.0</w:t>
          </w:r>
        </w:p>
      </w:tc>
    </w:tr>
    <w:tr w:rsidR="00590B22" w:rsidRPr="00BA5423" w14:paraId="4E891D9A" w14:textId="77777777" w:rsidTr="009A4FF2">
      <w:trPr>
        <w:trHeight w:val="74"/>
      </w:trPr>
      <w:tc>
        <w:tcPr>
          <w:tcW w:w="4808" w:type="dxa"/>
        </w:tcPr>
        <w:p w14:paraId="4E891D97" w14:textId="34DDB82B" w:rsidR="00590B22" w:rsidRPr="00991942" w:rsidRDefault="00590B22" w:rsidP="00220F32">
          <w:pPr>
            <w:pStyle w:val="Bunntekst"/>
            <w:rPr>
              <w:rFonts w:cs="Arial"/>
              <w:sz w:val="18"/>
              <w:szCs w:val="18"/>
              <w:lang w:val="en-US"/>
            </w:rPr>
          </w:pPr>
        </w:p>
      </w:tc>
      <w:tc>
        <w:tcPr>
          <w:tcW w:w="1537" w:type="dxa"/>
        </w:tcPr>
        <w:p w14:paraId="4E891D98" w14:textId="77777777" w:rsidR="00590B22" w:rsidRPr="00991942" w:rsidRDefault="00590B22" w:rsidP="00220F32">
          <w:pPr>
            <w:pStyle w:val="Bunntekst"/>
            <w:jc w:val="center"/>
            <w:rPr>
              <w:rFonts w:cs="Arial"/>
              <w:sz w:val="18"/>
              <w:szCs w:val="18"/>
              <w:lang w:val="en-US"/>
            </w:rPr>
          </w:pPr>
        </w:p>
      </w:tc>
      <w:tc>
        <w:tcPr>
          <w:tcW w:w="2835" w:type="dxa"/>
        </w:tcPr>
        <w:p w14:paraId="4E891D99" w14:textId="38EF1812" w:rsidR="00590B22" w:rsidRPr="009F63B9" w:rsidRDefault="00590B22" w:rsidP="00220F32">
          <w:pPr>
            <w:pStyle w:val="Bunntekst"/>
            <w:jc w:val="right"/>
            <w:rPr>
              <w:rFonts w:cs="Arial"/>
              <w:sz w:val="18"/>
              <w:szCs w:val="18"/>
            </w:rPr>
          </w:pPr>
        </w:p>
      </w:tc>
    </w:tr>
  </w:tbl>
  <w:p w14:paraId="4E891D9B" w14:textId="77777777" w:rsidR="00590B22" w:rsidRPr="00BA5423" w:rsidRDefault="00590B22" w:rsidP="00AA32A0">
    <w:pPr>
      <w:pStyle w:val="Bunnteks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91D9C" w14:textId="77777777" w:rsidR="00590B22" w:rsidRPr="00BA5423" w:rsidRDefault="00590B22" w:rsidP="00AA32A0">
    <w:pPr>
      <w:pStyle w:val="Bunntekst"/>
      <w:pBdr>
        <w:bottom w:val="single" w:sz="6" w:space="1" w:color="auto"/>
      </w:pBdr>
      <w:rPr>
        <w:rFonts w:cs="Arial"/>
        <w:i/>
        <w:iCs/>
        <w:sz w:val="18"/>
        <w:szCs w:val="18"/>
      </w:rPr>
    </w:pPr>
  </w:p>
  <w:tbl>
    <w:tblPr>
      <w:tblW w:w="0" w:type="auto"/>
      <w:tblLook w:val="04A0" w:firstRow="1" w:lastRow="0" w:firstColumn="1" w:lastColumn="0" w:noHBand="0" w:noVBand="1"/>
    </w:tblPr>
    <w:tblGrid>
      <w:gridCol w:w="3030"/>
      <w:gridCol w:w="2993"/>
      <w:gridCol w:w="3027"/>
    </w:tblGrid>
    <w:tr w:rsidR="00590B22" w:rsidRPr="00BA5423" w14:paraId="4E891DA0" w14:textId="77777777" w:rsidTr="00E13863">
      <w:tc>
        <w:tcPr>
          <w:tcW w:w="3030" w:type="dxa"/>
        </w:tcPr>
        <w:p w14:paraId="4E891D9D" w14:textId="77777777" w:rsidR="00590B22" w:rsidRPr="00AA32A0" w:rsidRDefault="00590B22" w:rsidP="00E13863">
          <w:pPr>
            <w:pStyle w:val="Bunntekst"/>
            <w:rPr>
              <w:rFonts w:cs="Arial"/>
              <w:i/>
              <w:iCs/>
              <w:sz w:val="18"/>
              <w:szCs w:val="18"/>
            </w:rPr>
          </w:pPr>
          <w:r>
            <w:rPr>
              <w:rFonts w:cs="Arial"/>
              <w:i/>
              <w:iCs/>
              <w:sz w:val="18"/>
              <w:szCs w:val="18"/>
            </w:rPr>
            <w:t xml:space="preserve">DNB – TCS </w:t>
          </w:r>
          <w:proofErr w:type="spellStart"/>
          <w:r>
            <w:rPr>
              <w:rFonts w:cs="Arial"/>
              <w:i/>
              <w:iCs/>
              <w:sz w:val="18"/>
              <w:szCs w:val="18"/>
            </w:rPr>
            <w:t>Relationship</w:t>
          </w:r>
          <w:proofErr w:type="spellEnd"/>
        </w:p>
      </w:tc>
      <w:tc>
        <w:tcPr>
          <w:tcW w:w="2993" w:type="dxa"/>
        </w:tcPr>
        <w:p w14:paraId="4E891D9E" w14:textId="77777777" w:rsidR="00590B22" w:rsidRPr="00BA5423" w:rsidRDefault="00590B22" w:rsidP="00E13863">
          <w:pPr>
            <w:pStyle w:val="Bunntekst"/>
            <w:jc w:val="center"/>
            <w:rPr>
              <w:sz w:val="18"/>
            </w:rPr>
          </w:pPr>
        </w:p>
      </w:tc>
      <w:tc>
        <w:tcPr>
          <w:tcW w:w="3027" w:type="dxa"/>
        </w:tcPr>
        <w:p w14:paraId="4E891D9F" w14:textId="77777777" w:rsidR="00590B22" w:rsidRPr="00BA5423" w:rsidRDefault="00590B22" w:rsidP="00E13863">
          <w:pPr>
            <w:pStyle w:val="Bunntekst"/>
            <w:jc w:val="right"/>
            <w:rPr>
              <w:sz w:val="18"/>
            </w:rPr>
          </w:pPr>
          <w:r w:rsidRPr="00BA5423">
            <w:rPr>
              <w:rFonts w:cs="Arial"/>
              <w:sz w:val="18"/>
              <w:szCs w:val="18"/>
            </w:rPr>
            <w:t>Vers</w:t>
          </w:r>
          <w:r>
            <w:rPr>
              <w:rFonts w:cs="Arial"/>
              <w:sz w:val="18"/>
              <w:szCs w:val="18"/>
            </w:rPr>
            <w:t>i</w:t>
          </w:r>
          <w:r w:rsidRPr="00BA5423">
            <w:rPr>
              <w:rFonts w:cs="Arial"/>
              <w:sz w:val="18"/>
              <w:szCs w:val="18"/>
            </w:rPr>
            <w:t>on:</w:t>
          </w:r>
          <w:r>
            <w:rPr>
              <w:rFonts w:cs="Arial"/>
              <w:b/>
              <w:bCs/>
              <w:sz w:val="18"/>
              <w:szCs w:val="18"/>
            </w:rPr>
            <w:t xml:space="preserve"> 0.1</w:t>
          </w:r>
        </w:p>
      </w:tc>
    </w:tr>
    <w:tr w:rsidR="00590B22" w:rsidRPr="00BA5423" w14:paraId="4E891DA4" w14:textId="77777777" w:rsidTr="00E13863">
      <w:tc>
        <w:tcPr>
          <w:tcW w:w="3030" w:type="dxa"/>
        </w:tcPr>
        <w:p w14:paraId="4E891DA1" w14:textId="77777777" w:rsidR="00590B22" w:rsidRPr="008C5BE0" w:rsidRDefault="00590B22" w:rsidP="00656938">
          <w:pPr>
            <w:pStyle w:val="Bunntekst"/>
            <w:rPr>
              <w:rFonts w:cs="Arial"/>
              <w:sz w:val="18"/>
              <w:szCs w:val="18"/>
              <w:lang w:val="en-US"/>
            </w:rPr>
          </w:pPr>
          <w:r w:rsidRPr="008C5BE0">
            <w:rPr>
              <w:rFonts w:cs="Arial"/>
              <w:sz w:val="18"/>
              <w:szCs w:val="18"/>
              <w:lang w:val="en-US"/>
            </w:rPr>
            <w:t xml:space="preserve">Document owner: </w:t>
          </w:r>
          <w:r>
            <w:rPr>
              <w:rFonts w:cs="Arial"/>
              <w:sz w:val="18"/>
              <w:szCs w:val="18"/>
              <w:lang w:val="en-US"/>
            </w:rPr>
            <w:t>TCS</w:t>
          </w:r>
        </w:p>
      </w:tc>
      <w:tc>
        <w:tcPr>
          <w:tcW w:w="2993" w:type="dxa"/>
        </w:tcPr>
        <w:p w14:paraId="4E891DA2" w14:textId="77777777" w:rsidR="00590B22" w:rsidRPr="008C5BE0" w:rsidRDefault="00590B22" w:rsidP="00E13863">
          <w:pPr>
            <w:pStyle w:val="Bunntekst"/>
            <w:jc w:val="center"/>
            <w:rPr>
              <w:rFonts w:cs="Arial"/>
              <w:sz w:val="18"/>
              <w:szCs w:val="18"/>
              <w:lang w:val="en-US"/>
            </w:rPr>
          </w:pPr>
        </w:p>
      </w:tc>
      <w:tc>
        <w:tcPr>
          <w:tcW w:w="3027" w:type="dxa"/>
        </w:tcPr>
        <w:p w14:paraId="4E891DA3" w14:textId="77777777" w:rsidR="00590B22" w:rsidRPr="00BA5423" w:rsidRDefault="00590B22" w:rsidP="009E0690">
          <w:pPr>
            <w:pStyle w:val="Bunntekst"/>
            <w:jc w:val="right"/>
            <w:rPr>
              <w:rFonts w:cs="Arial"/>
              <w:sz w:val="18"/>
              <w:szCs w:val="18"/>
            </w:rPr>
          </w:pPr>
          <w:proofErr w:type="spellStart"/>
          <w:r>
            <w:rPr>
              <w:rFonts w:cs="Arial"/>
              <w:sz w:val="18"/>
              <w:szCs w:val="18"/>
            </w:rPr>
            <w:t>Category</w:t>
          </w:r>
          <w:proofErr w:type="spellEnd"/>
          <w:r w:rsidRPr="00BA5423">
            <w:rPr>
              <w:rFonts w:cs="Arial"/>
              <w:sz w:val="18"/>
              <w:szCs w:val="18"/>
            </w:rPr>
            <w:t>:</w:t>
          </w:r>
          <w:r w:rsidRPr="00BA5423">
            <w:rPr>
              <w:rFonts w:cs="Arial"/>
              <w:b/>
              <w:bCs/>
              <w:sz w:val="18"/>
              <w:szCs w:val="18"/>
            </w:rPr>
            <w:t xml:space="preserve"> </w:t>
          </w:r>
          <w:r>
            <w:rPr>
              <w:rFonts w:cs="Arial"/>
              <w:b/>
              <w:bCs/>
              <w:sz w:val="18"/>
              <w:szCs w:val="18"/>
            </w:rPr>
            <w:t>Design</w:t>
          </w:r>
        </w:p>
      </w:tc>
    </w:tr>
  </w:tbl>
  <w:p w14:paraId="4E891DA5" w14:textId="77777777" w:rsidR="00590B22" w:rsidRPr="00AA32A0" w:rsidRDefault="00590B22" w:rsidP="00AA32A0">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48B081" w14:textId="77777777" w:rsidR="00164427" w:rsidRDefault="00164427">
      <w:r>
        <w:separator/>
      </w:r>
    </w:p>
  </w:footnote>
  <w:footnote w:type="continuationSeparator" w:id="0">
    <w:p w14:paraId="0B279725" w14:textId="77777777" w:rsidR="00164427" w:rsidRDefault="00164427">
      <w:r>
        <w:continuationSeparator/>
      </w:r>
    </w:p>
  </w:footnote>
  <w:footnote w:type="continuationNotice" w:id="1">
    <w:p w14:paraId="4BCBBB96" w14:textId="77777777" w:rsidR="00164427" w:rsidRDefault="001644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91D88" w14:textId="387FF7F5" w:rsidR="00590B22" w:rsidRDefault="00590B22">
    <w:pPr>
      <w:pStyle w:val="Topptekst"/>
      <w:tabs>
        <w:tab w:val="left" w:pos="7230"/>
        <w:tab w:val="right" w:pos="7655"/>
        <w:tab w:val="right" w:pos="8789"/>
      </w:tabs>
      <w:rPr>
        <w:sz w:val="18"/>
        <w:szCs w:val="18"/>
      </w:rPr>
    </w:pPr>
    <w:r w:rsidRPr="00F95D27">
      <w:rPr>
        <w:rFonts w:ascii="Arial" w:eastAsia="Arial" w:hAnsi="Arial" w:cs="Arial"/>
        <w:noProof/>
        <w:sz w:val="22"/>
        <w:szCs w:val="22"/>
      </w:rPr>
      <w:drawing>
        <wp:inline distT="0" distB="0" distL="0" distR="0" wp14:anchorId="20585104" wp14:editId="7728C637">
          <wp:extent cx="1211028" cy="490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pps-rgb-oransje-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1028" cy="490463"/>
                  </a:xfrm>
                  <a:prstGeom prst="rect">
                    <a:avLst/>
                  </a:prstGeom>
                </pic:spPr>
              </pic:pic>
            </a:graphicData>
          </a:graphic>
        </wp:inline>
      </w:drawing>
    </w:r>
    <w:r w:rsidRPr="00BA5423">
      <w:rPr>
        <w:sz w:val="18"/>
        <w:szCs w:val="18"/>
      </w:rPr>
      <w:tab/>
    </w:r>
    <w:r w:rsidRPr="00BA5423">
      <w:rPr>
        <w:sz w:val="18"/>
        <w:szCs w:val="18"/>
      </w:rPr>
      <w:tab/>
    </w:r>
    <w:r w:rsidRPr="00BA5423">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  </w:t>
    </w:r>
  </w:p>
  <w:p w14:paraId="4E891D91" w14:textId="77777777" w:rsidR="00590B22" w:rsidRPr="002A32EE" w:rsidRDefault="00590B22" w:rsidP="00817601">
    <w:pPr>
      <w:pStyle w:val="Topptekst"/>
      <w:pBdr>
        <w:top w:val="single" w:sz="4" w:space="1" w:color="auto"/>
      </w:pBdr>
      <w:tabs>
        <w:tab w:val="left" w:pos="7230"/>
        <w:tab w:val="right" w:pos="7655"/>
        <w:tab w:val="right" w:pos="8789"/>
      </w:tabs>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F5E566A"/>
    <w:lvl w:ilvl="0">
      <w:start w:val="1"/>
      <w:numFmt w:val="bullet"/>
      <w:pStyle w:val="Punktliste3"/>
      <w:lvlText w:val=""/>
      <w:lvlJc w:val="left"/>
      <w:pPr>
        <w:tabs>
          <w:tab w:val="num" w:pos="926"/>
        </w:tabs>
        <w:ind w:left="926" w:hanging="360"/>
      </w:pPr>
      <w:rPr>
        <w:rFonts w:ascii="Symbol" w:hAnsi="Symbol" w:hint="default"/>
      </w:rPr>
    </w:lvl>
  </w:abstractNum>
  <w:abstractNum w:abstractNumId="1" w15:restartNumberingAfterBreak="0">
    <w:nsid w:val="FFFFFF89"/>
    <w:multiLevelType w:val="singleLevel"/>
    <w:tmpl w:val="467C65BC"/>
    <w:lvl w:ilvl="0">
      <w:start w:val="1"/>
      <w:numFmt w:val="bullet"/>
      <w:pStyle w:val="Punktliste"/>
      <w:lvlText w:val=""/>
      <w:lvlJc w:val="left"/>
      <w:pPr>
        <w:tabs>
          <w:tab w:val="num" w:pos="360"/>
        </w:tabs>
        <w:ind w:left="360" w:hanging="360"/>
      </w:pPr>
      <w:rPr>
        <w:rFonts w:ascii="Symbol" w:hAnsi="Symbol" w:hint="default"/>
      </w:rPr>
    </w:lvl>
  </w:abstractNum>
  <w:abstractNum w:abstractNumId="2" w15:restartNumberingAfterBreak="0">
    <w:nsid w:val="FFFFFFFB"/>
    <w:multiLevelType w:val="multilevel"/>
    <w:tmpl w:val="0166F2DE"/>
    <w:lvl w:ilvl="0">
      <w:start w:val="1"/>
      <w:numFmt w:val="decimal"/>
      <w:pStyle w:val="Overskrift1"/>
      <w:lvlText w:val="%1."/>
      <w:lvlJc w:val="left"/>
      <w:pPr>
        <w:ind w:left="360" w:hanging="360"/>
      </w:pPr>
    </w:lvl>
    <w:lvl w:ilvl="1">
      <w:start w:val="1"/>
      <w:numFmt w:val="decimal"/>
      <w:pStyle w:val="Overskrift2"/>
      <w:lvlText w:val="%1.%2"/>
      <w:lvlJc w:val="left"/>
      <w:pPr>
        <w:tabs>
          <w:tab w:val="num" w:pos="0"/>
        </w:tabs>
        <w:ind w:left="0" w:firstLine="0"/>
      </w:pPr>
    </w:lvl>
    <w:lvl w:ilvl="2">
      <w:start w:val="1"/>
      <w:numFmt w:val="decimal"/>
      <w:pStyle w:val="Overskrift3"/>
      <w:lvlText w:val="%1.%2.%3"/>
      <w:lvlJc w:val="left"/>
      <w:pPr>
        <w:tabs>
          <w:tab w:val="num" w:pos="426"/>
        </w:tabs>
        <w:ind w:left="426" w:firstLine="0"/>
      </w:pPr>
      <w:rPr>
        <w:sz w:val="20"/>
        <w:szCs w:val="20"/>
      </w:rPr>
    </w:lvl>
    <w:lvl w:ilvl="3">
      <w:start w:val="1"/>
      <w:numFmt w:val="decimal"/>
      <w:pStyle w:val="Overskrift4"/>
      <w:lvlText w:val="%1.%2.%3.%4"/>
      <w:lvlJc w:val="left"/>
      <w:pPr>
        <w:tabs>
          <w:tab w:val="num" w:pos="0"/>
        </w:tabs>
        <w:ind w:left="0" w:firstLine="0"/>
      </w:pPr>
    </w:lvl>
    <w:lvl w:ilvl="4">
      <w:start w:val="1"/>
      <w:numFmt w:val="decimal"/>
      <w:pStyle w:val="Overskrift5"/>
      <w:lvlText w:val="%1.%2.%3.%4.%5"/>
      <w:lvlJc w:val="left"/>
      <w:pPr>
        <w:tabs>
          <w:tab w:val="num" w:pos="0"/>
        </w:tabs>
        <w:ind w:left="0" w:firstLine="0"/>
      </w:pPr>
    </w:lvl>
    <w:lvl w:ilvl="5">
      <w:start w:val="1"/>
      <w:numFmt w:val="decimal"/>
      <w:pStyle w:val="Overskrift6"/>
      <w:lvlText w:val="%1.%2.%3.%4.%5.%6"/>
      <w:lvlJc w:val="left"/>
      <w:pPr>
        <w:tabs>
          <w:tab w:val="num" w:pos="0"/>
        </w:tabs>
        <w:ind w:left="0" w:firstLine="0"/>
      </w:pPr>
    </w:lvl>
    <w:lvl w:ilvl="6">
      <w:start w:val="1"/>
      <w:numFmt w:val="decimal"/>
      <w:pStyle w:val="Overskrift7"/>
      <w:lvlText w:val="%1.%2.%3.%4.%5.%6.%7"/>
      <w:lvlJc w:val="left"/>
      <w:pPr>
        <w:tabs>
          <w:tab w:val="num" w:pos="0"/>
        </w:tabs>
        <w:ind w:left="0" w:firstLine="0"/>
      </w:pPr>
    </w:lvl>
    <w:lvl w:ilvl="7">
      <w:start w:val="1"/>
      <w:numFmt w:val="decimal"/>
      <w:pStyle w:val="Overskrift8"/>
      <w:lvlText w:val="%1.%2.%3.%4.%5.%6.%7.%8"/>
      <w:lvlJc w:val="left"/>
      <w:pPr>
        <w:tabs>
          <w:tab w:val="num" w:pos="0"/>
        </w:tabs>
        <w:ind w:left="0" w:firstLine="0"/>
      </w:pPr>
    </w:lvl>
    <w:lvl w:ilvl="8">
      <w:start w:val="1"/>
      <w:numFmt w:val="decimal"/>
      <w:pStyle w:val="Overskrift9"/>
      <w:lvlText w:val="%1.%2.%3.%4.%5.%6.%7.%8.%9"/>
      <w:lvlJc w:val="left"/>
      <w:pPr>
        <w:tabs>
          <w:tab w:val="num" w:pos="0"/>
        </w:tabs>
        <w:ind w:left="0" w:firstLine="0"/>
      </w:pPr>
    </w:lvl>
  </w:abstractNum>
  <w:abstractNum w:abstractNumId="3" w15:restartNumberingAfterBreak="0">
    <w:nsid w:val="07284468"/>
    <w:multiLevelType w:val="hybridMultilevel"/>
    <w:tmpl w:val="27F2EC9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83C1AED"/>
    <w:multiLevelType w:val="hybridMultilevel"/>
    <w:tmpl w:val="4290E31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3140F54"/>
    <w:multiLevelType w:val="hybridMultilevel"/>
    <w:tmpl w:val="C118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88163C"/>
    <w:multiLevelType w:val="hybridMultilevel"/>
    <w:tmpl w:val="73FAA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D74859"/>
    <w:multiLevelType w:val="hybridMultilevel"/>
    <w:tmpl w:val="674073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27094182"/>
    <w:multiLevelType w:val="hybridMultilevel"/>
    <w:tmpl w:val="A67EAA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7D905DF"/>
    <w:multiLevelType w:val="hybridMultilevel"/>
    <w:tmpl w:val="EB9ECEB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54A62C84"/>
    <w:multiLevelType w:val="hybridMultilevel"/>
    <w:tmpl w:val="6BFC19B2"/>
    <w:lvl w:ilvl="0" w:tplc="DF22A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4B2BA0"/>
    <w:multiLevelType w:val="hybridMultilevel"/>
    <w:tmpl w:val="38D0F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9B1A39"/>
    <w:multiLevelType w:val="multilevel"/>
    <w:tmpl w:val="57AA96C2"/>
    <w:styleLink w:val="Headings"/>
    <w:lvl w:ilvl="0">
      <w:start w:val="1"/>
      <w:numFmt w:val="decimal"/>
      <w:lvlText w:val="%1"/>
      <w:lvlJc w:val="left"/>
      <w:pPr>
        <w:ind w:left="454" w:hanging="454"/>
      </w:pPr>
      <w:rPr>
        <w:rFonts w:hint="default"/>
      </w:rPr>
    </w:lvl>
    <w:lvl w:ilvl="1">
      <w:start w:val="1"/>
      <w:numFmt w:val="decimal"/>
      <w:lvlText w:val="%1.%2"/>
      <w:lvlJc w:val="left"/>
      <w:pPr>
        <w:ind w:left="908" w:hanging="454"/>
      </w:pPr>
      <w:rPr>
        <w:rFonts w:hint="default"/>
      </w:rPr>
    </w:lvl>
    <w:lvl w:ilvl="2">
      <w:start w:val="1"/>
      <w:numFmt w:val="decimal"/>
      <w:lvlText w:val="%1.%2.%3"/>
      <w:lvlJc w:val="left"/>
      <w:pPr>
        <w:ind w:left="1362" w:hanging="454"/>
      </w:pPr>
      <w:rPr>
        <w:rFonts w:hint="default"/>
      </w:rPr>
    </w:lvl>
    <w:lvl w:ilvl="3">
      <w:start w:val="1"/>
      <w:numFmt w:val="decimal"/>
      <w:lvlText w:val="(%4)"/>
      <w:lvlJc w:val="left"/>
      <w:pPr>
        <w:ind w:left="1816" w:hanging="454"/>
      </w:pPr>
      <w:rPr>
        <w:rFonts w:hint="default"/>
      </w:rPr>
    </w:lvl>
    <w:lvl w:ilvl="4">
      <w:start w:val="1"/>
      <w:numFmt w:val="lowerLetter"/>
      <w:lvlText w:val="(%5)"/>
      <w:lvlJc w:val="left"/>
      <w:pPr>
        <w:ind w:left="2270" w:hanging="454"/>
      </w:pPr>
      <w:rPr>
        <w:rFonts w:hint="default"/>
      </w:rPr>
    </w:lvl>
    <w:lvl w:ilvl="5">
      <w:start w:val="1"/>
      <w:numFmt w:val="lowerRoman"/>
      <w:lvlText w:val="(%6)"/>
      <w:lvlJc w:val="left"/>
      <w:pPr>
        <w:ind w:left="2724" w:hanging="454"/>
      </w:pPr>
      <w:rPr>
        <w:rFonts w:hint="default"/>
      </w:rPr>
    </w:lvl>
    <w:lvl w:ilvl="6">
      <w:start w:val="1"/>
      <w:numFmt w:val="decimal"/>
      <w:lvlText w:val="%7."/>
      <w:lvlJc w:val="left"/>
      <w:pPr>
        <w:ind w:left="3178" w:hanging="454"/>
      </w:pPr>
      <w:rPr>
        <w:rFonts w:hint="default"/>
      </w:rPr>
    </w:lvl>
    <w:lvl w:ilvl="7">
      <w:start w:val="1"/>
      <w:numFmt w:val="lowerLetter"/>
      <w:lvlText w:val="%8."/>
      <w:lvlJc w:val="left"/>
      <w:pPr>
        <w:ind w:left="3632" w:hanging="454"/>
      </w:pPr>
      <w:rPr>
        <w:rFonts w:hint="default"/>
      </w:rPr>
    </w:lvl>
    <w:lvl w:ilvl="8">
      <w:start w:val="1"/>
      <w:numFmt w:val="lowerRoman"/>
      <w:lvlText w:val="%9."/>
      <w:lvlJc w:val="left"/>
      <w:pPr>
        <w:ind w:left="4086" w:hanging="454"/>
      </w:pPr>
      <w:rPr>
        <w:rFonts w:hint="default"/>
      </w:rPr>
    </w:lvl>
  </w:abstractNum>
  <w:abstractNum w:abstractNumId="13" w15:restartNumberingAfterBreak="0">
    <w:nsid w:val="764F0E0E"/>
    <w:multiLevelType w:val="hybridMultilevel"/>
    <w:tmpl w:val="C118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FC4A6F"/>
    <w:multiLevelType w:val="hybridMultilevel"/>
    <w:tmpl w:val="9408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626DA6"/>
    <w:multiLevelType w:val="hybridMultilevel"/>
    <w:tmpl w:val="B4FA5C1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7F0D7D2C"/>
    <w:multiLevelType w:val="hybridMultilevel"/>
    <w:tmpl w:val="30D26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12"/>
  </w:num>
  <w:num w:numId="5">
    <w:abstractNumId w:val="1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13"/>
  </w:num>
  <w:num w:numId="9">
    <w:abstractNumId w:val="5"/>
  </w:num>
  <w:num w:numId="10">
    <w:abstractNumId w:val="11"/>
  </w:num>
  <w:num w:numId="11">
    <w:abstractNumId w:val="10"/>
  </w:num>
  <w:num w:numId="12">
    <w:abstractNumId w:val="6"/>
  </w:num>
  <w:num w:numId="13">
    <w:abstractNumId w:val="4"/>
  </w:num>
  <w:num w:numId="14">
    <w:abstractNumId w:val="8"/>
  </w:num>
  <w:num w:numId="15">
    <w:abstractNumId w:val="3"/>
  </w:num>
  <w:num w:numId="16">
    <w:abstractNumId w:val="7"/>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hyphenationZone w:val="425"/>
  <w:doNotHyphenateCaps/>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423"/>
    <w:rsid w:val="00000AC6"/>
    <w:rsid w:val="00002B0F"/>
    <w:rsid w:val="0000623E"/>
    <w:rsid w:val="000071D3"/>
    <w:rsid w:val="00010390"/>
    <w:rsid w:val="000107FE"/>
    <w:rsid w:val="00012C1C"/>
    <w:rsid w:val="00014A7E"/>
    <w:rsid w:val="000154C0"/>
    <w:rsid w:val="00017E4E"/>
    <w:rsid w:val="000219BE"/>
    <w:rsid w:val="00021DF0"/>
    <w:rsid w:val="00024EDC"/>
    <w:rsid w:val="00026DF8"/>
    <w:rsid w:val="000277B2"/>
    <w:rsid w:val="00027BD8"/>
    <w:rsid w:val="00031279"/>
    <w:rsid w:val="00031772"/>
    <w:rsid w:val="000347B2"/>
    <w:rsid w:val="00034997"/>
    <w:rsid w:val="00034BBD"/>
    <w:rsid w:val="00037485"/>
    <w:rsid w:val="000409E5"/>
    <w:rsid w:val="00042E30"/>
    <w:rsid w:val="00046E93"/>
    <w:rsid w:val="00050974"/>
    <w:rsid w:val="00052616"/>
    <w:rsid w:val="0005588F"/>
    <w:rsid w:val="00055E3C"/>
    <w:rsid w:val="000659E3"/>
    <w:rsid w:val="0007061B"/>
    <w:rsid w:val="00072061"/>
    <w:rsid w:val="00072C86"/>
    <w:rsid w:val="00073258"/>
    <w:rsid w:val="000734A2"/>
    <w:rsid w:val="00081A00"/>
    <w:rsid w:val="00083643"/>
    <w:rsid w:val="0008379D"/>
    <w:rsid w:val="00085687"/>
    <w:rsid w:val="0009006B"/>
    <w:rsid w:val="00090D38"/>
    <w:rsid w:val="0009353F"/>
    <w:rsid w:val="0009470B"/>
    <w:rsid w:val="00094BDE"/>
    <w:rsid w:val="000A095F"/>
    <w:rsid w:val="000A3033"/>
    <w:rsid w:val="000A3A23"/>
    <w:rsid w:val="000A4424"/>
    <w:rsid w:val="000B35F8"/>
    <w:rsid w:val="000B6508"/>
    <w:rsid w:val="000B7203"/>
    <w:rsid w:val="000C0377"/>
    <w:rsid w:val="000C0F8E"/>
    <w:rsid w:val="000C1D12"/>
    <w:rsid w:val="000D1500"/>
    <w:rsid w:val="000D3D38"/>
    <w:rsid w:val="000E0DED"/>
    <w:rsid w:val="000E1E8F"/>
    <w:rsid w:val="000E740E"/>
    <w:rsid w:val="000F08B8"/>
    <w:rsid w:val="000F0F04"/>
    <w:rsid w:val="000F0FA2"/>
    <w:rsid w:val="000F2876"/>
    <w:rsid w:val="000F3EEA"/>
    <w:rsid w:val="000F4500"/>
    <w:rsid w:val="000F5D78"/>
    <w:rsid w:val="000F71EE"/>
    <w:rsid w:val="000F7404"/>
    <w:rsid w:val="0011454B"/>
    <w:rsid w:val="00114BEF"/>
    <w:rsid w:val="001207C8"/>
    <w:rsid w:val="00120A01"/>
    <w:rsid w:val="00121B27"/>
    <w:rsid w:val="00121E46"/>
    <w:rsid w:val="001234FE"/>
    <w:rsid w:val="0012396B"/>
    <w:rsid w:val="0012532F"/>
    <w:rsid w:val="00125AA6"/>
    <w:rsid w:val="00125D01"/>
    <w:rsid w:val="001270D0"/>
    <w:rsid w:val="00127257"/>
    <w:rsid w:val="00132D1D"/>
    <w:rsid w:val="0013366E"/>
    <w:rsid w:val="00135AD0"/>
    <w:rsid w:val="00140BDF"/>
    <w:rsid w:val="00143EDC"/>
    <w:rsid w:val="00144B4E"/>
    <w:rsid w:val="0015131A"/>
    <w:rsid w:val="0015263C"/>
    <w:rsid w:val="00157602"/>
    <w:rsid w:val="001637EC"/>
    <w:rsid w:val="00163F45"/>
    <w:rsid w:val="0016417A"/>
    <w:rsid w:val="00164427"/>
    <w:rsid w:val="00164C57"/>
    <w:rsid w:val="00167D72"/>
    <w:rsid w:val="00171D70"/>
    <w:rsid w:val="00173A47"/>
    <w:rsid w:val="001749A1"/>
    <w:rsid w:val="0017552E"/>
    <w:rsid w:val="001755EE"/>
    <w:rsid w:val="00177CA8"/>
    <w:rsid w:val="0018206A"/>
    <w:rsid w:val="001824E7"/>
    <w:rsid w:val="001839AB"/>
    <w:rsid w:val="0018523D"/>
    <w:rsid w:val="00187552"/>
    <w:rsid w:val="00191C6A"/>
    <w:rsid w:val="00196134"/>
    <w:rsid w:val="001A0CD7"/>
    <w:rsid w:val="001A1462"/>
    <w:rsid w:val="001A382B"/>
    <w:rsid w:val="001A39FE"/>
    <w:rsid w:val="001A3D3C"/>
    <w:rsid w:val="001A4223"/>
    <w:rsid w:val="001A4860"/>
    <w:rsid w:val="001B0C05"/>
    <w:rsid w:val="001B39DD"/>
    <w:rsid w:val="001B4072"/>
    <w:rsid w:val="001B73A4"/>
    <w:rsid w:val="001B7A03"/>
    <w:rsid w:val="001C18B3"/>
    <w:rsid w:val="001C46F0"/>
    <w:rsid w:val="001C588C"/>
    <w:rsid w:val="001D24FD"/>
    <w:rsid w:val="001D473D"/>
    <w:rsid w:val="001D5977"/>
    <w:rsid w:val="001D70C0"/>
    <w:rsid w:val="001E0EF8"/>
    <w:rsid w:val="001E1AE1"/>
    <w:rsid w:val="001E38D3"/>
    <w:rsid w:val="001E52CB"/>
    <w:rsid w:val="001E6E4E"/>
    <w:rsid w:val="001F27CD"/>
    <w:rsid w:val="001F29A2"/>
    <w:rsid w:val="001F36B7"/>
    <w:rsid w:val="001F3C6F"/>
    <w:rsid w:val="001F402F"/>
    <w:rsid w:val="001F5674"/>
    <w:rsid w:val="001F5FE3"/>
    <w:rsid w:val="001F68B0"/>
    <w:rsid w:val="0020019C"/>
    <w:rsid w:val="00204CB5"/>
    <w:rsid w:val="002174B7"/>
    <w:rsid w:val="0021763D"/>
    <w:rsid w:val="00220F32"/>
    <w:rsid w:val="002219B5"/>
    <w:rsid w:val="00222A70"/>
    <w:rsid w:val="00224D10"/>
    <w:rsid w:val="00225685"/>
    <w:rsid w:val="002332FB"/>
    <w:rsid w:val="0023413F"/>
    <w:rsid w:val="002351F8"/>
    <w:rsid w:val="00235633"/>
    <w:rsid w:val="00235F79"/>
    <w:rsid w:val="002372CE"/>
    <w:rsid w:val="00241552"/>
    <w:rsid w:val="00243BB7"/>
    <w:rsid w:val="00243DE7"/>
    <w:rsid w:val="00245BAD"/>
    <w:rsid w:val="0024703A"/>
    <w:rsid w:val="002522BE"/>
    <w:rsid w:val="00254403"/>
    <w:rsid w:val="0026021E"/>
    <w:rsid w:val="00260FBD"/>
    <w:rsid w:val="00267BEA"/>
    <w:rsid w:val="0027284F"/>
    <w:rsid w:val="00272F9A"/>
    <w:rsid w:val="00273E59"/>
    <w:rsid w:val="00277E0D"/>
    <w:rsid w:val="00281A5D"/>
    <w:rsid w:val="00281ADD"/>
    <w:rsid w:val="00291656"/>
    <w:rsid w:val="002922BD"/>
    <w:rsid w:val="0029258C"/>
    <w:rsid w:val="00292E8B"/>
    <w:rsid w:val="002933B3"/>
    <w:rsid w:val="00296A9A"/>
    <w:rsid w:val="002A0515"/>
    <w:rsid w:val="002A1171"/>
    <w:rsid w:val="002A25EE"/>
    <w:rsid w:val="002A32EE"/>
    <w:rsid w:val="002A6284"/>
    <w:rsid w:val="002A75C0"/>
    <w:rsid w:val="002B4C87"/>
    <w:rsid w:val="002B6D80"/>
    <w:rsid w:val="002B723B"/>
    <w:rsid w:val="002C5FC2"/>
    <w:rsid w:val="002D0277"/>
    <w:rsid w:val="002D0892"/>
    <w:rsid w:val="002D362B"/>
    <w:rsid w:val="002E214D"/>
    <w:rsid w:val="002F4E34"/>
    <w:rsid w:val="002F7224"/>
    <w:rsid w:val="00301B38"/>
    <w:rsid w:val="00301D4F"/>
    <w:rsid w:val="00302AC0"/>
    <w:rsid w:val="0031116B"/>
    <w:rsid w:val="00311BC7"/>
    <w:rsid w:val="003120AA"/>
    <w:rsid w:val="003148FB"/>
    <w:rsid w:val="00323CBD"/>
    <w:rsid w:val="00324373"/>
    <w:rsid w:val="003246F9"/>
    <w:rsid w:val="0032702A"/>
    <w:rsid w:val="0034036A"/>
    <w:rsid w:val="003406EA"/>
    <w:rsid w:val="00343AFE"/>
    <w:rsid w:val="00350295"/>
    <w:rsid w:val="003509FF"/>
    <w:rsid w:val="00351D2E"/>
    <w:rsid w:val="00353998"/>
    <w:rsid w:val="00354FC6"/>
    <w:rsid w:val="00360C5F"/>
    <w:rsid w:val="0036205A"/>
    <w:rsid w:val="00362B9D"/>
    <w:rsid w:val="00364B7F"/>
    <w:rsid w:val="00364BB8"/>
    <w:rsid w:val="00364E8C"/>
    <w:rsid w:val="003662CD"/>
    <w:rsid w:val="00370368"/>
    <w:rsid w:val="00370425"/>
    <w:rsid w:val="00372367"/>
    <w:rsid w:val="00374BFF"/>
    <w:rsid w:val="00375A94"/>
    <w:rsid w:val="0038035A"/>
    <w:rsid w:val="003815D8"/>
    <w:rsid w:val="0038230A"/>
    <w:rsid w:val="003827D7"/>
    <w:rsid w:val="00384A00"/>
    <w:rsid w:val="00386DD1"/>
    <w:rsid w:val="00387E82"/>
    <w:rsid w:val="003907B8"/>
    <w:rsid w:val="003920EF"/>
    <w:rsid w:val="00394C87"/>
    <w:rsid w:val="00397A54"/>
    <w:rsid w:val="003A0F8A"/>
    <w:rsid w:val="003A6ACD"/>
    <w:rsid w:val="003B4E1E"/>
    <w:rsid w:val="003B5007"/>
    <w:rsid w:val="003B5E52"/>
    <w:rsid w:val="003C0326"/>
    <w:rsid w:val="003C120C"/>
    <w:rsid w:val="003C79E1"/>
    <w:rsid w:val="003D15CA"/>
    <w:rsid w:val="003D74D5"/>
    <w:rsid w:val="003D7A3C"/>
    <w:rsid w:val="003E0EE9"/>
    <w:rsid w:val="003E2B73"/>
    <w:rsid w:val="003E2CD2"/>
    <w:rsid w:val="003E3FC4"/>
    <w:rsid w:val="003E4C29"/>
    <w:rsid w:val="003E7521"/>
    <w:rsid w:val="003F22EB"/>
    <w:rsid w:val="003F2D77"/>
    <w:rsid w:val="0040259C"/>
    <w:rsid w:val="00403430"/>
    <w:rsid w:val="00403791"/>
    <w:rsid w:val="00403BDB"/>
    <w:rsid w:val="00405A24"/>
    <w:rsid w:val="0040676F"/>
    <w:rsid w:val="0041286E"/>
    <w:rsid w:val="00413FB1"/>
    <w:rsid w:val="004159E6"/>
    <w:rsid w:val="00421FF1"/>
    <w:rsid w:val="004222F5"/>
    <w:rsid w:val="00425076"/>
    <w:rsid w:val="00427188"/>
    <w:rsid w:val="0043276F"/>
    <w:rsid w:val="0043286E"/>
    <w:rsid w:val="00432FAE"/>
    <w:rsid w:val="00436227"/>
    <w:rsid w:val="00440216"/>
    <w:rsid w:val="00441605"/>
    <w:rsid w:val="00444C87"/>
    <w:rsid w:val="0044553F"/>
    <w:rsid w:val="00445622"/>
    <w:rsid w:val="00447A7B"/>
    <w:rsid w:val="004508D8"/>
    <w:rsid w:val="004537B1"/>
    <w:rsid w:val="00456438"/>
    <w:rsid w:val="0045686F"/>
    <w:rsid w:val="0046097B"/>
    <w:rsid w:val="0046343D"/>
    <w:rsid w:val="00463D83"/>
    <w:rsid w:val="004660FF"/>
    <w:rsid w:val="0046786C"/>
    <w:rsid w:val="00470B98"/>
    <w:rsid w:val="00477880"/>
    <w:rsid w:val="00481454"/>
    <w:rsid w:val="004835CE"/>
    <w:rsid w:val="00490592"/>
    <w:rsid w:val="00492040"/>
    <w:rsid w:val="00493552"/>
    <w:rsid w:val="00496724"/>
    <w:rsid w:val="00497F88"/>
    <w:rsid w:val="004A0DE9"/>
    <w:rsid w:val="004A40F1"/>
    <w:rsid w:val="004A494A"/>
    <w:rsid w:val="004A591B"/>
    <w:rsid w:val="004A6116"/>
    <w:rsid w:val="004A6AE2"/>
    <w:rsid w:val="004B4391"/>
    <w:rsid w:val="004B45AF"/>
    <w:rsid w:val="004B4EB1"/>
    <w:rsid w:val="004B7C95"/>
    <w:rsid w:val="004C06B7"/>
    <w:rsid w:val="004C7DF6"/>
    <w:rsid w:val="004D0155"/>
    <w:rsid w:val="004D7DCC"/>
    <w:rsid w:val="004E0A57"/>
    <w:rsid w:val="004E2D84"/>
    <w:rsid w:val="004E33B8"/>
    <w:rsid w:val="004E79E6"/>
    <w:rsid w:val="004E7A99"/>
    <w:rsid w:val="004F22BB"/>
    <w:rsid w:val="004F31FC"/>
    <w:rsid w:val="004F369A"/>
    <w:rsid w:val="004F6005"/>
    <w:rsid w:val="00500B48"/>
    <w:rsid w:val="005036F4"/>
    <w:rsid w:val="00512EE1"/>
    <w:rsid w:val="00514E7C"/>
    <w:rsid w:val="00516C40"/>
    <w:rsid w:val="0051784E"/>
    <w:rsid w:val="00522493"/>
    <w:rsid w:val="00522FD6"/>
    <w:rsid w:val="0052309E"/>
    <w:rsid w:val="0052781B"/>
    <w:rsid w:val="00527CD5"/>
    <w:rsid w:val="00527DD6"/>
    <w:rsid w:val="00530F16"/>
    <w:rsid w:val="0053192C"/>
    <w:rsid w:val="00533164"/>
    <w:rsid w:val="00534373"/>
    <w:rsid w:val="005427D8"/>
    <w:rsid w:val="00543445"/>
    <w:rsid w:val="005560AA"/>
    <w:rsid w:val="0056291E"/>
    <w:rsid w:val="0056534F"/>
    <w:rsid w:val="00567D94"/>
    <w:rsid w:val="0057001C"/>
    <w:rsid w:val="00570281"/>
    <w:rsid w:val="00574ECB"/>
    <w:rsid w:val="0057742F"/>
    <w:rsid w:val="00577622"/>
    <w:rsid w:val="005834BF"/>
    <w:rsid w:val="00583D81"/>
    <w:rsid w:val="00583E28"/>
    <w:rsid w:val="00585134"/>
    <w:rsid w:val="00585F2B"/>
    <w:rsid w:val="00586977"/>
    <w:rsid w:val="00590B22"/>
    <w:rsid w:val="005955FA"/>
    <w:rsid w:val="00597980"/>
    <w:rsid w:val="005A095E"/>
    <w:rsid w:val="005A2BBD"/>
    <w:rsid w:val="005B0A65"/>
    <w:rsid w:val="005B10F1"/>
    <w:rsid w:val="005B3490"/>
    <w:rsid w:val="005B6E8C"/>
    <w:rsid w:val="005B7652"/>
    <w:rsid w:val="005C00A2"/>
    <w:rsid w:val="005C13A6"/>
    <w:rsid w:val="005C50FF"/>
    <w:rsid w:val="005C5D7F"/>
    <w:rsid w:val="005D218C"/>
    <w:rsid w:val="005D38B3"/>
    <w:rsid w:val="005D5D1F"/>
    <w:rsid w:val="005E05AB"/>
    <w:rsid w:val="005E1A7E"/>
    <w:rsid w:val="005E7539"/>
    <w:rsid w:val="005E7DA6"/>
    <w:rsid w:val="005F4976"/>
    <w:rsid w:val="00602821"/>
    <w:rsid w:val="00604495"/>
    <w:rsid w:val="00604D6D"/>
    <w:rsid w:val="00606639"/>
    <w:rsid w:val="00606B53"/>
    <w:rsid w:val="00606CA6"/>
    <w:rsid w:val="00613004"/>
    <w:rsid w:val="00617864"/>
    <w:rsid w:val="00620D0D"/>
    <w:rsid w:val="006213CB"/>
    <w:rsid w:val="006247F6"/>
    <w:rsid w:val="006262E2"/>
    <w:rsid w:val="00626BD3"/>
    <w:rsid w:val="00627A19"/>
    <w:rsid w:val="00630068"/>
    <w:rsid w:val="00631BD7"/>
    <w:rsid w:val="00633BB0"/>
    <w:rsid w:val="006366FC"/>
    <w:rsid w:val="00637C99"/>
    <w:rsid w:val="0064162E"/>
    <w:rsid w:val="006429BE"/>
    <w:rsid w:val="0065484E"/>
    <w:rsid w:val="00656938"/>
    <w:rsid w:val="00660E73"/>
    <w:rsid w:val="00661211"/>
    <w:rsid w:val="00662356"/>
    <w:rsid w:val="00663F9A"/>
    <w:rsid w:val="00664CD2"/>
    <w:rsid w:val="00671A1F"/>
    <w:rsid w:val="00672DEA"/>
    <w:rsid w:val="006744AA"/>
    <w:rsid w:val="00675E71"/>
    <w:rsid w:val="00676F91"/>
    <w:rsid w:val="00683E0B"/>
    <w:rsid w:val="00685322"/>
    <w:rsid w:val="00686D63"/>
    <w:rsid w:val="00695B12"/>
    <w:rsid w:val="00697833"/>
    <w:rsid w:val="006A08C5"/>
    <w:rsid w:val="006A4022"/>
    <w:rsid w:val="006B3200"/>
    <w:rsid w:val="006C0D5B"/>
    <w:rsid w:val="006C45E4"/>
    <w:rsid w:val="006C52FE"/>
    <w:rsid w:val="006C73D9"/>
    <w:rsid w:val="006D166E"/>
    <w:rsid w:val="006D2ED4"/>
    <w:rsid w:val="006D58C4"/>
    <w:rsid w:val="006D773E"/>
    <w:rsid w:val="006E307C"/>
    <w:rsid w:val="006E3AC2"/>
    <w:rsid w:val="006E5DEA"/>
    <w:rsid w:val="006E5EAD"/>
    <w:rsid w:val="006F08F8"/>
    <w:rsid w:val="006F4B21"/>
    <w:rsid w:val="006F574D"/>
    <w:rsid w:val="006F6B41"/>
    <w:rsid w:val="00703D1E"/>
    <w:rsid w:val="0071384C"/>
    <w:rsid w:val="00720ACF"/>
    <w:rsid w:val="007231BC"/>
    <w:rsid w:val="0072570B"/>
    <w:rsid w:val="007265B6"/>
    <w:rsid w:val="00726ADD"/>
    <w:rsid w:val="00727235"/>
    <w:rsid w:val="007336E6"/>
    <w:rsid w:val="00736764"/>
    <w:rsid w:val="00736FDE"/>
    <w:rsid w:val="0073724B"/>
    <w:rsid w:val="007409F9"/>
    <w:rsid w:val="00742315"/>
    <w:rsid w:val="0074311E"/>
    <w:rsid w:val="0074398C"/>
    <w:rsid w:val="00747886"/>
    <w:rsid w:val="00751F6E"/>
    <w:rsid w:val="00756952"/>
    <w:rsid w:val="00761405"/>
    <w:rsid w:val="007625CF"/>
    <w:rsid w:val="007649F3"/>
    <w:rsid w:val="007668B7"/>
    <w:rsid w:val="007744C8"/>
    <w:rsid w:val="00781BEA"/>
    <w:rsid w:val="00783450"/>
    <w:rsid w:val="0078704F"/>
    <w:rsid w:val="00787152"/>
    <w:rsid w:val="0079207F"/>
    <w:rsid w:val="007921C4"/>
    <w:rsid w:val="00792AAB"/>
    <w:rsid w:val="007A5000"/>
    <w:rsid w:val="007A53D6"/>
    <w:rsid w:val="007A546D"/>
    <w:rsid w:val="007A58A2"/>
    <w:rsid w:val="007A64A2"/>
    <w:rsid w:val="007B01F0"/>
    <w:rsid w:val="007B0B08"/>
    <w:rsid w:val="007B115E"/>
    <w:rsid w:val="007B2280"/>
    <w:rsid w:val="007B4934"/>
    <w:rsid w:val="007B5319"/>
    <w:rsid w:val="007C1887"/>
    <w:rsid w:val="007C5EC8"/>
    <w:rsid w:val="007D068D"/>
    <w:rsid w:val="007D355B"/>
    <w:rsid w:val="007D40C2"/>
    <w:rsid w:val="007D50BA"/>
    <w:rsid w:val="007D595D"/>
    <w:rsid w:val="007D6300"/>
    <w:rsid w:val="007D7075"/>
    <w:rsid w:val="007D7FA4"/>
    <w:rsid w:val="007D7FCA"/>
    <w:rsid w:val="007E178C"/>
    <w:rsid w:val="007E3050"/>
    <w:rsid w:val="007F0A9F"/>
    <w:rsid w:val="007F281E"/>
    <w:rsid w:val="007F70B5"/>
    <w:rsid w:val="00800C7B"/>
    <w:rsid w:val="00804C6B"/>
    <w:rsid w:val="00806714"/>
    <w:rsid w:val="00814102"/>
    <w:rsid w:val="00817601"/>
    <w:rsid w:val="00820E13"/>
    <w:rsid w:val="00822E7B"/>
    <w:rsid w:val="008238AB"/>
    <w:rsid w:val="00826686"/>
    <w:rsid w:val="008328BA"/>
    <w:rsid w:val="008337A4"/>
    <w:rsid w:val="00834DAB"/>
    <w:rsid w:val="0084359A"/>
    <w:rsid w:val="00850D77"/>
    <w:rsid w:val="00852E81"/>
    <w:rsid w:val="0085431F"/>
    <w:rsid w:val="0085489E"/>
    <w:rsid w:val="00854F76"/>
    <w:rsid w:val="00855C5B"/>
    <w:rsid w:val="00867B85"/>
    <w:rsid w:val="00874370"/>
    <w:rsid w:val="00880289"/>
    <w:rsid w:val="00881ADF"/>
    <w:rsid w:val="00882E5A"/>
    <w:rsid w:val="00887436"/>
    <w:rsid w:val="008904C3"/>
    <w:rsid w:val="00890D35"/>
    <w:rsid w:val="00891105"/>
    <w:rsid w:val="00896B38"/>
    <w:rsid w:val="008A5356"/>
    <w:rsid w:val="008A6D79"/>
    <w:rsid w:val="008A79A3"/>
    <w:rsid w:val="008B19B0"/>
    <w:rsid w:val="008B6836"/>
    <w:rsid w:val="008C3A9C"/>
    <w:rsid w:val="008C5508"/>
    <w:rsid w:val="008C5BE0"/>
    <w:rsid w:val="008C5D45"/>
    <w:rsid w:val="008C73F2"/>
    <w:rsid w:val="008D0A9A"/>
    <w:rsid w:val="008D16A6"/>
    <w:rsid w:val="008D2796"/>
    <w:rsid w:val="008D3085"/>
    <w:rsid w:val="008D36E4"/>
    <w:rsid w:val="008D69BF"/>
    <w:rsid w:val="008D70FE"/>
    <w:rsid w:val="008D7A29"/>
    <w:rsid w:val="008E0BE4"/>
    <w:rsid w:val="008E165E"/>
    <w:rsid w:val="008E3E05"/>
    <w:rsid w:val="008E4173"/>
    <w:rsid w:val="008E45E8"/>
    <w:rsid w:val="008E47AE"/>
    <w:rsid w:val="008E5DBB"/>
    <w:rsid w:val="008F3156"/>
    <w:rsid w:val="009033BA"/>
    <w:rsid w:val="00903F6E"/>
    <w:rsid w:val="009047C9"/>
    <w:rsid w:val="0090530B"/>
    <w:rsid w:val="00906C55"/>
    <w:rsid w:val="009115E4"/>
    <w:rsid w:val="009116E5"/>
    <w:rsid w:val="009151DC"/>
    <w:rsid w:val="00920D83"/>
    <w:rsid w:val="009210D4"/>
    <w:rsid w:val="0092426A"/>
    <w:rsid w:val="009355E1"/>
    <w:rsid w:val="0093639A"/>
    <w:rsid w:val="0094003D"/>
    <w:rsid w:val="00940ACD"/>
    <w:rsid w:val="00940D40"/>
    <w:rsid w:val="00943B7D"/>
    <w:rsid w:val="009537DC"/>
    <w:rsid w:val="00953E70"/>
    <w:rsid w:val="009614DC"/>
    <w:rsid w:val="00967ECD"/>
    <w:rsid w:val="00971303"/>
    <w:rsid w:val="009729AF"/>
    <w:rsid w:val="0097625B"/>
    <w:rsid w:val="009800F7"/>
    <w:rsid w:val="00980B5E"/>
    <w:rsid w:val="00985275"/>
    <w:rsid w:val="00985FF6"/>
    <w:rsid w:val="00990F09"/>
    <w:rsid w:val="009918E2"/>
    <w:rsid w:val="00991942"/>
    <w:rsid w:val="0099564F"/>
    <w:rsid w:val="00996170"/>
    <w:rsid w:val="009A4FF2"/>
    <w:rsid w:val="009A53EF"/>
    <w:rsid w:val="009B2D14"/>
    <w:rsid w:val="009B6FC5"/>
    <w:rsid w:val="009C093F"/>
    <w:rsid w:val="009C10E1"/>
    <w:rsid w:val="009C2112"/>
    <w:rsid w:val="009C3323"/>
    <w:rsid w:val="009C4263"/>
    <w:rsid w:val="009C551F"/>
    <w:rsid w:val="009C5CEF"/>
    <w:rsid w:val="009C64BF"/>
    <w:rsid w:val="009C76C0"/>
    <w:rsid w:val="009D3C9F"/>
    <w:rsid w:val="009D48D2"/>
    <w:rsid w:val="009D54F0"/>
    <w:rsid w:val="009D5AA9"/>
    <w:rsid w:val="009D69E8"/>
    <w:rsid w:val="009D74D4"/>
    <w:rsid w:val="009E0690"/>
    <w:rsid w:val="009E1381"/>
    <w:rsid w:val="009E3577"/>
    <w:rsid w:val="009E3789"/>
    <w:rsid w:val="009E53D0"/>
    <w:rsid w:val="009E5BE9"/>
    <w:rsid w:val="009E5EE4"/>
    <w:rsid w:val="009E6AEA"/>
    <w:rsid w:val="009E71AD"/>
    <w:rsid w:val="009E76D1"/>
    <w:rsid w:val="009F63B9"/>
    <w:rsid w:val="00A01E25"/>
    <w:rsid w:val="00A104A7"/>
    <w:rsid w:val="00A13387"/>
    <w:rsid w:val="00A135E9"/>
    <w:rsid w:val="00A16F59"/>
    <w:rsid w:val="00A20F4B"/>
    <w:rsid w:val="00A226B3"/>
    <w:rsid w:val="00A3192F"/>
    <w:rsid w:val="00A34719"/>
    <w:rsid w:val="00A34CE7"/>
    <w:rsid w:val="00A3671E"/>
    <w:rsid w:val="00A374D8"/>
    <w:rsid w:val="00A40AAA"/>
    <w:rsid w:val="00A43C05"/>
    <w:rsid w:val="00A44C87"/>
    <w:rsid w:val="00A45A49"/>
    <w:rsid w:val="00A47C66"/>
    <w:rsid w:val="00A51BE7"/>
    <w:rsid w:val="00A51E97"/>
    <w:rsid w:val="00A60F09"/>
    <w:rsid w:val="00A62C44"/>
    <w:rsid w:val="00A67F92"/>
    <w:rsid w:val="00A75C65"/>
    <w:rsid w:val="00A76077"/>
    <w:rsid w:val="00A80895"/>
    <w:rsid w:val="00A8093D"/>
    <w:rsid w:val="00A811A5"/>
    <w:rsid w:val="00A81FC1"/>
    <w:rsid w:val="00A83EC9"/>
    <w:rsid w:val="00A8523A"/>
    <w:rsid w:val="00A90812"/>
    <w:rsid w:val="00A9234A"/>
    <w:rsid w:val="00A9250D"/>
    <w:rsid w:val="00A93C2A"/>
    <w:rsid w:val="00A94A1A"/>
    <w:rsid w:val="00A94C78"/>
    <w:rsid w:val="00AA083F"/>
    <w:rsid w:val="00AA32A0"/>
    <w:rsid w:val="00AA36E2"/>
    <w:rsid w:val="00AA6208"/>
    <w:rsid w:val="00AA7A44"/>
    <w:rsid w:val="00AB10D1"/>
    <w:rsid w:val="00AB266C"/>
    <w:rsid w:val="00AB3A19"/>
    <w:rsid w:val="00AB3CAF"/>
    <w:rsid w:val="00AB3DEA"/>
    <w:rsid w:val="00AB4FE7"/>
    <w:rsid w:val="00AC01E0"/>
    <w:rsid w:val="00AC4BFE"/>
    <w:rsid w:val="00AC786E"/>
    <w:rsid w:val="00AD0A69"/>
    <w:rsid w:val="00AE22FD"/>
    <w:rsid w:val="00AE2A45"/>
    <w:rsid w:val="00AE4244"/>
    <w:rsid w:val="00AE4AF6"/>
    <w:rsid w:val="00AE7C2A"/>
    <w:rsid w:val="00AF1515"/>
    <w:rsid w:val="00B070FA"/>
    <w:rsid w:val="00B10488"/>
    <w:rsid w:val="00B1078D"/>
    <w:rsid w:val="00B12C75"/>
    <w:rsid w:val="00B1314A"/>
    <w:rsid w:val="00B149E2"/>
    <w:rsid w:val="00B155FA"/>
    <w:rsid w:val="00B20FF1"/>
    <w:rsid w:val="00B2200A"/>
    <w:rsid w:val="00B262B0"/>
    <w:rsid w:val="00B300B5"/>
    <w:rsid w:val="00B30EF7"/>
    <w:rsid w:val="00B328E2"/>
    <w:rsid w:val="00B366B8"/>
    <w:rsid w:val="00B369ED"/>
    <w:rsid w:val="00B40221"/>
    <w:rsid w:val="00B408A3"/>
    <w:rsid w:val="00B42BEF"/>
    <w:rsid w:val="00B44613"/>
    <w:rsid w:val="00B45912"/>
    <w:rsid w:val="00B45BCB"/>
    <w:rsid w:val="00B45F09"/>
    <w:rsid w:val="00B50149"/>
    <w:rsid w:val="00B51E52"/>
    <w:rsid w:val="00B54BDD"/>
    <w:rsid w:val="00B57907"/>
    <w:rsid w:val="00B57F01"/>
    <w:rsid w:val="00B6383A"/>
    <w:rsid w:val="00B71813"/>
    <w:rsid w:val="00B728E9"/>
    <w:rsid w:val="00B75EA3"/>
    <w:rsid w:val="00B7670A"/>
    <w:rsid w:val="00B76A2B"/>
    <w:rsid w:val="00B77652"/>
    <w:rsid w:val="00B82571"/>
    <w:rsid w:val="00B83041"/>
    <w:rsid w:val="00B9039F"/>
    <w:rsid w:val="00B911AA"/>
    <w:rsid w:val="00B93BA8"/>
    <w:rsid w:val="00B95BCF"/>
    <w:rsid w:val="00B963E8"/>
    <w:rsid w:val="00BA00AA"/>
    <w:rsid w:val="00BA04D0"/>
    <w:rsid w:val="00BA1175"/>
    <w:rsid w:val="00BA125C"/>
    <w:rsid w:val="00BA1888"/>
    <w:rsid w:val="00BA2E38"/>
    <w:rsid w:val="00BA51C1"/>
    <w:rsid w:val="00BA5423"/>
    <w:rsid w:val="00BB1C1B"/>
    <w:rsid w:val="00BB1FBE"/>
    <w:rsid w:val="00BB2664"/>
    <w:rsid w:val="00BB3BA0"/>
    <w:rsid w:val="00BB4550"/>
    <w:rsid w:val="00BB5A2A"/>
    <w:rsid w:val="00BB77B4"/>
    <w:rsid w:val="00BC044F"/>
    <w:rsid w:val="00BC251E"/>
    <w:rsid w:val="00BC288A"/>
    <w:rsid w:val="00BC44B1"/>
    <w:rsid w:val="00BC5069"/>
    <w:rsid w:val="00BD0D04"/>
    <w:rsid w:val="00BE1CD5"/>
    <w:rsid w:val="00BF5D68"/>
    <w:rsid w:val="00BF65B7"/>
    <w:rsid w:val="00C03120"/>
    <w:rsid w:val="00C047DC"/>
    <w:rsid w:val="00C0494F"/>
    <w:rsid w:val="00C06F65"/>
    <w:rsid w:val="00C101A1"/>
    <w:rsid w:val="00C11887"/>
    <w:rsid w:val="00C17C1D"/>
    <w:rsid w:val="00C21080"/>
    <w:rsid w:val="00C23E7C"/>
    <w:rsid w:val="00C252A2"/>
    <w:rsid w:val="00C27925"/>
    <w:rsid w:val="00C31B75"/>
    <w:rsid w:val="00C35145"/>
    <w:rsid w:val="00C40C81"/>
    <w:rsid w:val="00C41608"/>
    <w:rsid w:val="00C42F37"/>
    <w:rsid w:val="00C435AF"/>
    <w:rsid w:val="00C47C50"/>
    <w:rsid w:val="00C52D01"/>
    <w:rsid w:val="00C52DEC"/>
    <w:rsid w:val="00C61A95"/>
    <w:rsid w:val="00C63CD0"/>
    <w:rsid w:val="00C64581"/>
    <w:rsid w:val="00C70F70"/>
    <w:rsid w:val="00C718BC"/>
    <w:rsid w:val="00C71BB3"/>
    <w:rsid w:val="00C72204"/>
    <w:rsid w:val="00C75273"/>
    <w:rsid w:val="00C77DB9"/>
    <w:rsid w:val="00C80CB6"/>
    <w:rsid w:val="00C80E4D"/>
    <w:rsid w:val="00C81ADF"/>
    <w:rsid w:val="00C846EF"/>
    <w:rsid w:val="00C852FA"/>
    <w:rsid w:val="00C90500"/>
    <w:rsid w:val="00C92564"/>
    <w:rsid w:val="00CA0954"/>
    <w:rsid w:val="00CA3F2E"/>
    <w:rsid w:val="00CA7888"/>
    <w:rsid w:val="00CA7DCF"/>
    <w:rsid w:val="00CC315B"/>
    <w:rsid w:val="00CC40F8"/>
    <w:rsid w:val="00CC6D22"/>
    <w:rsid w:val="00CC7356"/>
    <w:rsid w:val="00CD115B"/>
    <w:rsid w:val="00CD7CB4"/>
    <w:rsid w:val="00CE33CC"/>
    <w:rsid w:val="00CE512C"/>
    <w:rsid w:val="00CE741E"/>
    <w:rsid w:val="00CE7DD2"/>
    <w:rsid w:val="00CF13F3"/>
    <w:rsid w:val="00CF7C93"/>
    <w:rsid w:val="00D05C5E"/>
    <w:rsid w:val="00D17212"/>
    <w:rsid w:val="00D244A7"/>
    <w:rsid w:val="00D24B70"/>
    <w:rsid w:val="00D24BE5"/>
    <w:rsid w:val="00D325E2"/>
    <w:rsid w:val="00D32624"/>
    <w:rsid w:val="00D3341D"/>
    <w:rsid w:val="00D36B7D"/>
    <w:rsid w:val="00D41BB4"/>
    <w:rsid w:val="00D43D00"/>
    <w:rsid w:val="00D4542D"/>
    <w:rsid w:val="00D46965"/>
    <w:rsid w:val="00D52422"/>
    <w:rsid w:val="00D527F2"/>
    <w:rsid w:val="00D61ACB"/>
    <w:rsid w:val="00D6247E"/>
    <w:rsid w:val="00D625F4"/>
    <w:rsid w:val="00D639EA"/>
    <w:rsid w:val="00D65340"/>
    <w:rsid w:val="00D67024"/>
    <w:rsid w:val="00D74D2B"/>
    <w:rsid w:val="00D75402"/>
    <w:rsid w:val="00D77A39"/>
    <w:rsid w:val="00D80AE1"/>
    <w:rsid w:val="00D86552"/>
    <w:rsid w:val="00D921A2"/>
    <w:rsid w:val="00D95246"/>
    <w:rsid w:val="00DA0A9B"/>
    <w:rsid w:val="00DA0D96"/>
    <w:rsid w:val="00DA45D6"/>
    <w:rsid w:val="00DB0505"/>
    <w:rsid w:val="00DB1629"/>
    <w:rsid w:val="00DB3E31"/>
    <w:rsid w:val="00DB56DC"/>
    <w:rsid w:val="00DB5713"/>
    <w:rsid w:val="00DB6904"/>
    <w:rsid w:val="00DB7ED1"/>
    <w:rsid w:val="00DC0B99"/>
    <w:rsid w:val="00DC122F"/>
    <w:rsid w:val="00DC3DB8"/>
    <w:rsid w:val="00DC4252"/>
    <w:rsid w:val="00DC6D16"/>
    <w:rsid w:val="00DD5598"/>
    <w:rsid w:val="00DF01E7"/>
    <w:rsid w:val="00DF099C"/>
    <w:rsid w:val="00DF3A20"/>
    <w:rsid w:val="00E033C6"/>
    <w:rsid w:val="00E03709"/>
    <w:rsid w:val="00E10543"/>
    <w:rsid w:val="00E10EF1"/>
    <w:rsid w:val="00E11CD7"/>
    <w:rsid w:val="00E1283D"/>
    <w:rsid w:val="00E128EF"/>
    <w:rsid w:val="00E13159"/>
    <w:rsid w:val="00E13863"/>
    <w:rsid w:val="00E16210"/>
    <w:rsid w:val="00E16704"/>
    <w:rsid w:val="00E24AAB"/>
    <w:rsid w:val="00E24FAA"/>
    <w:rsid w:val="00E268B5"/>
    <w:rsid w:val="00E269EB"/>
    <w:rsid w:val="00E33256"/>
    <w:rsid w:val="00E33954"/>
    <w:rsid w:val="00E36640"/>
    <w:rsid w:val="00E40DBE"/>
    <w:rsid w:val="00E43095"/>
    <w:rsid w:val="00E44119"/>
    <w:rsid w:val="00E44CF2"/>
    <w:rsid w:val="00E46123"/>
    <w:rsid w:val="00E52A78"/>
    <w:rsid w:val="00E552D7"/>
    <w:rsid w:val="00E70029"/>
    <w:rsid w:val="00E71F37"/>
    <w:rsid w:val="00E76D2B"/>
    <w:rsid w:val="00E775CA"/>
    <w:rsid w:val="00E835D7"/>
    <w:rsid w:val="00E90F2A"/>
    <w:rsid w:val="00EA00EE"/>
    <w:rsid w:val="00EA145D"/>
    <w:rsid w:val="00EA1B5E"/>
    <w:rsid w:val="00EA23E3"/>
    <w:rsid w:val="00EA50DC"/>
    <w:rsid w:val="00EB7BDC"/>
    <w:rsid w:val="00EC2248"/>
    <w:rsid w:val="00ED034E"/>
    <w:rsid w:val="00ED03FF"/>
    <w:rsid w:val="00ED0687"/>
    <w:rsid w:val="00ED34C9"/>
    <w:rsid w:val="00ED72C6"/>
    <w:rsid w:val="00EE0679"/>
    <w:rsid w:val="00EE2340"/>
    <w:rsid w:val="00EE25BB"/>
    <w:rsid w:val="00EE4D42"/>
    <w:rsid w:val="00EE5493"/>
    <w:rsid w:val="00EF141E"/>
    <w:rsid w:val="00EF1FD7"/>
    <w:rsid w:val="00EF5046"/>
    <w:rsid w:val="00EF7DE5"/>
    <w:rsid w:val="00F018DD"/>
    <w:rsid w:val="00F02446"/>
    <w:rsid w:val="00F0536B"/>
    <w:rsid w:val="00F072F2"/>
    <w:rsid w:val="00F1074F"/>
    <w:rsid w:val="00F152ED"/>
    <w:rsid w:val="00F16F7A"/>
    <w:rsid w:val="00F20699"/>
    <w:rsid w:val="00F2145A"/>
    <w:rsid w:val="00F2170E"/>
    <w:rsid w:val="00F23DC7"/>
    <w:rsid w:val="00F25278"/>
    <w:rsid w:val="00F35182"/>
    <w:rsid w:val="00F417B9"/>
    <w:rsid w:val="00F43477"/>
    <w:rsid w:val="00F454D2"/>
    <w:rsid w:val="00F46D55"/>
    <w:rsid w:val="00F47150"/>
    <w:rsid w:val="00F51093"/>
    <w:rsid w:val="00F5219D"/>
    <w:rsid w:val="00F52B4B"/>
    <w:rsid w:val="00F547BA"/>
    <w:rsid w:val="00F55C9A"/>
    <w:rsid w:val="00F61101"/>
    <w:rsid w:val="00F657DF"/>
    <w:rsid w:val="00F65BC4"/>
    <w:rsid w:val="00F66757"/>
    <w:rsid w:val="00F667D1"/>
    <w:rsid w:val="00F72DA1"/>
    <w:rsid w:val="00F83405"/>
    <w:rsid w:val="00F924D0"/>
    <w:rsid w:val="00F941D1"/>
    <w:rsid w:val="00F96084"/>
    <w:rsid w:val="00F97555"/>
    <w:rsid w:val="00FA0AE8"/>
    <w:rsid w:val="00FA22D8"/>
    <w:rsid w:val="00FA5931"/>
    <w:rsid w:val="00FA7003"/>
    <w:rsid w:val="00FB0C84"/>
    <w:rsid w:val="00FB5391"/>
    <w:rsid w:val="00FB7FF8"/>
    <w:rsid w:val="00FC493B"/>
    <w:rsid w:val="00FC5199"/>
    <w:rsid w:val="00FD0106"/>
    <w:rsid w:val="00FD066F"/>
    <w:rsid w:val="00FD2463"/>
    <w:rsid w:val="00FD6889"/>
    <w:rsid w:val="00FE3DB7"/>
    <w:rsid w:val="00FF1705"/>
    <w:rsid w:val="00FF1898"/>
    <w:rsid w:val="00FF6351"/>
    <w:rsid w:val="00FF72CF"/>
    <w:rsid w:val="00FF749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891592"/>
  <w15:docId w15:val="{85616111-589A-408F-B483-737E65A41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5">
    <w:lsdException w:name="Normal" w:uiPriority="0" w:qFormat="1"/>
    <w:lsdException w:name="heading 1" w:uiPriority="1" w:qFormat="1"/>
    <w:lsdException w:name="heading 2" w:uiPriority="1" w:qFormat="1"/>
    <w:lsdException w:name="heading 3" w:uiPriority="1"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qFormat="1"/>
    <w:lsdException w:name="footer" w:semiHidden="1" w:uiPriority="6"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0895"/>
    <w:rPr>
      <w:rFonts w:ascii="Verdana" w:hAnsi="Verdana"/>
    </w:rPr>
  </w:style>
  <w:style w:type="paragraph" w:styleId="Overskrift1">
    <w:name w:val="heading 1"/>
    <w:basedOn w:val="Normal"/>
    <w:next w:val="Normal"/>
    <w:uiPriority w:val="1"/>
    <w:qFormat/>
    <w:rsid w:val="00177CA8"/>
    <w:pPr>
      <w:keepNext/>
      <w:numPr>
        <w:numId w:val="1"/>
      </w:numPr>
      <w:tabs>
        <w:tab w:val="left" w:pos="720"/>
        <w:tab w:val="left" w:pos="1077"/>
      </w:tabs>
      <w:spacing w:before="360" w:after="240"/>
      <w:ind w:left="471" w:hanging="471"/>
      <w:outlineLvl w:val="0"/>
    </w:pPr>
    <w:rPr>
      <w:b/>
      <w:kern w:val="28"/>
      <w:sz w:val="28"/>
    </w:rPr>
  </w:style>
  <w:style w:type="paragraph" w:styleId="Overskrift2">
    <w:name w:val="heading 2"/>
    <w:basedOn w:val="Normal"/>
    <w:next w:val="Normal"/>
    <w:uiPriority w:val="1"/>
    <w:qFormat/>
    <w:rsid w:val="002A1171"/>
    <w:pPr>
      <w:keepNext/>
      <w:numPr>
        <w:ilvl w:val="1"/>
        <w:numId w:val="1"/>
      </w:numPr>
      <w:spacing w:before="240" w:after="120"/>
      <w:outlineLvl w:val="1"/>
    </w:pPr>
    <w:rPr>
      <w:b/>
      <w:sz w:val="24"/>
    </w:rPr>
  </w:style>
  <w:style w:type="paragraph" w:styleId="Overskrift3">
    <w:name w:val="heading 3"/>
    <w:basedOn w:val="Normal"/>
    <w:next w:val="Normal"/>
    <w:uiPriority w:val="1"/>
    <w:qFormat/>
    <w:rsid w:val="002A1171"/>
    <w:pPr>
      <w:keepNext/>
      <w:numPr>
        <w:ilvl w:val="2"/>
        <w:numId w:val="1"/>
      </w:numPr>
      <w:spacing w:before="180" w:after="120"/>
      <w:outlineLvl w:val="2"/>
    </w:pPr>
    <w:rPr>
      <w:b/>
    </w:rPr>
  </w:style>
  <w:style w:type="paragraph" w:styleId="Overskrift4">
    <w:name w:val="heading 4"/>
    <w:basedOn w:val="Normal"/>
    <w:next w:val="Normal"/>
    <w:qFormat/>
    <w:rsid w:val="0056291E"/>
    <w:pPr>
      <w:keepNext/>
      <w:numPr>
        <w:ilvl w:val="3"/>
        <w:numId w:val="1"/>
      </w:numPr>
      <w:outlineLvl w:val="3"/>
    </w:pPr>
    <w:rPr>
      <w:b/>
      <w:sz w:val="16"/>
    </w:rPr>
  </w:style>
  <w:style w:type="paragraph" w:styleId="Overskrift5">
    <w:name w:val="heading 5"/>
    <w:basedOn w:val="Normal"/>
    <w:next w:val="Normal"/>
    <w:qFormat/>
    <w:rsid w:val="00143EDC"/>
    <w:pPr>
      <w:numPr>
        <w:ilvl w:val="4"/>
        <w:numId w:val="1"/>
      </w:numPr>
      <w:spacing w:before="240" w:after="60"/>
      <w:outlineLvl w:val="4"/>
    </w:pPr>
    <w:rPr>
      <w:rFonts w:ascii="Arial" w:hAnsi="Arial"/>
      <w:sz w:val="22"/>
    </w:rPr>
  </w:style>
  <w:style w:type="paragraph" w:styleId="Overskrift6">
    <w:name w:val="heading 6"/>
    <w:basedOn w:val="Normal"/>
    <w:next w:val="Normal"/>
    <w:qFormat/>
    <w:rsid w:val="00143EDC"/>
    <w:pPr>
      <w:numPr>
        <w:ilvl w:val="5"/>
        <w:numId w:val="1"/>
      </w:numPr>
      <w:spacing w:before="240" w:after="60"/>
      <w:outlineLvl w:val="5"/>
    </w:pPr>
    <w:rPr>
      <w:rFonts w:ascii="Arial" w:hAnsi="Arial"/>
      <w:i/>
      <w:sz w:val="22"/>
    </w:rPr>
  </w:style>
  <w:style w:type="paragraph" w:styleId="Overskrift7">
    <w:name w:val="heading 7"/>
    <w:basedOn w:val="Normal"/>
    <w:next w:val="Normal"/>
    <w:qFormat/>
    <w:rsid w:val="00143EDC"/>
    <w:pPr>
      <w:numPr>
        <w:ilvl w:val="6"/>
        <w:numId w:val="1"/>
      </w:numPr>
      <w:spacing w:before="240" w:after="60"/>
      <w:outlineLvl w:val="6"/>
    </w:pPr>
    <w:rPr>
      <w:rFonts w:ascii="Arial" w:hAnsi="Arial"/>
    </w:rPr>
  </w:style>
  <w:style w:type="paragraph" w:styleId="Overskrift8">
    <w:name w:val="heading 8"/>
    <w:basedOn w:val="Normal"/>
    <w:next w:val="Normal"/>
    <w:qFormat/>
    <w:rsid w:val="00143EDC"/>
    <w:pPr>
      <w:numPr>
        <w:ilvl w:val="7"/>
        <w:numId w:val="1"/>
      </w:numPr>
      <w:spacing w:before="240" w:after="60"/>
      <w:outlineLvl w:val="7"/>
    </w:pPr>
    <w:rPr>
      <w:rFonts w:ascii="Arial" w:hAnsi="Arial"/>
      <w:i/>
    </w:rPr>
  </w:style>
  <w:style w:type="paragraph" w:styleId="Overskrift9">
    <w:name w:val="heading 9"/>
    <w:basedOn w:val="Normal"/>
    <w:next w:val="Normal"/>
    <w:qFormat/>
    <w:rsid w:val="00143EDC"/>
    <w:pPr>
      <w:numPr>
        <w:ilvl w:val="8"/>
        <w:numId w:val="1"/>
      </w:numPr>
      <w:spacing w:before="240" w:after="60"/>
      <w:outlineLvl w:val="8"/>
    </w:pPr>
    <w:rPr>
      <w:rFonts w:ascii="Arial" w:hAnsi="Arial"/>
      <w:i/>
      <w:sz w:val="1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NH1">
    <w:name w:val="toc 1"/>
    <w:basedOn w:val="Normal"/>
    <w:next w:val="Normal"/>
    <w:uiPriority w:val="39"/>
    <w:rsid w:val="00F667D1"/>
    <w:pPr>
      <w:spacing w:before="120" w:after="120"/>
    </w:pPr>
    <w:rPr>
      <w:rFonts w:cs="Calibri"/>
      <w:b/>
      <w:bCs/>
    </w:rPr>
  </w:style>
  <w:style w:type="paragraph" w:styleId="INNH2">
    <w:name w:val="toc 2"/>
    <w:basedOn w:val="Normal"/>
    <w:next w:val="Normal"/>
    <w:uiPriority w:val="39"/>
    <w:rsid w:val="00F667D1"/>
    <w:pPr>
      <w:ind w:left="200"/>
    </w:pPr>
    <w:rPr>
      <w:rFonts w:cs="Calibri"/>
    </w:rPr>
  </w:style>
  <w:style w:type="paragraph" w:styleId="INNH3">
    <w:name w:val="toc 3"/>
    <w:basedOn w:val="Normal"/>
    <w:next w:val="Normal"/>
    <w:uiPriority w:val="39"/>
    <w:rsid w:val="00FF1705"/>
    <w:pPr>
      <w:ind w:left="400"/>
    </w:pPr>
    <w:rPr>
      <w:rFonts w:cs="Calibri"/>
      <w:iCs/>
    </w:rPr>
  </w:style>
  <w:style w:type="paragraph" w:styleId="INNH4">
    <w:name w:val="toc 4"/>
    <w:basedOn w:val="Normal"/>
    <w:next w:val="Normal"/>
    <w:uiPriority w:val="39"/>
    <w:rsid w:val="00143EDC"/>
    <w:pPr>
      <w:ind w:left="600"/>
    </w:pPr>
    <w:rPr>
      <w:rFonts w:ascii="Calibri" w:hAnsi="Calibri" w:cs="Calibri"/>
      <w:sz w:val="18"/>
      <w:szCs w:val="18"/>
    </w:rPr>
  </w:style>
  <w:style w:type="paragraph" w:styleId="INNH5">
    <w:name w:val="toc 5"/>
    <w:basedOn w:val="Normal"/>
    <w:next w:val="Normal"/>
    <w:uiPriority w:val="39"/>
    <w:rsid w:val="00143EDC"/>
    <w:pPr>
      <w:ind w:left="800"/>
    </w:pPr>
    <w:rPr>
      <w:rFonts w:ascii="Calibri" w:hAnsi="Calibri" w:cs="Calibri"/>
      <w:sz w:val="18"/>
      <w:szCs w:val="18"/>
    </w:rPr>
  </w:style>
  <w:style w:type="paragraph" w:styleId="INNH6">
    <w:name w:val="toc 6"/>
    <w:basedOn w:val="Normal"/>
    <w:next w:val="Normal"/>
    <w:uiPriority w:val="39"/>
    <w:rsid w:val="00143EDC"/>
    <w:pPr>
      <w:ind w:left="1000"/>
    </w:pPr>
    <w:rPr>
      <w:rFonts w:ascii="Calibri" w:hAnsi="Calibri" w:cs="Calibri"/>
      <w:sz w:val="18"/>
      <w:szCs w:val="18"/>
    </w:rPr>
  </w:style>
  <w:style w:type="paragraph" w:styleId="INNH7">
    <w:name w:val="toc 7"/>
    <w:basedOn w:val="Normal"/>
    <w:next w:val="Normal"/>
    <w:uiPriority w:val="39"/>
    <w:rsid w:val="00143EDC"/>
    <w:pPr>
      <w:ind w:left="1200"/>
    </w:pPr>
    <w:rPr>
      <w:rFonts w:ascii="Calibri" w:hAnsi="Calibri" w:cs="Calibri"/>
      <w:sz w:val="18"/>
      <w:szCs w:val="18"/>
    </w:rPr>
  </w:style>
  <w:style w:type="paragraph" w:styleId="INNH8">
    <w:name w:val="toc 8"/>
    <w:basedOn w:val="Normal"/>
    <w:next w:val="Normal"/>
    <w:uiPriority w:val="39"/>
    <w:rsid w:val="00143EDC"/>
    <w:pPr>
      <w:ind w:left="1400"/>
    </w:pPr>
    <w:rPr>
      <w:rFonts w:ascii="Calibri" w:hAnsi="Calibri" w:cs="Calibri"/>
      <w:sz w:val="18"/>
      <w:szCs w:val="18"/>
    </w:rPr>
  </w:style>
  <w:style w:type="paragraph" w:styleId="INNH9">
    <w:name w:val="toc 9"/>
    <w:basedOn w:val="Normal"/>
    <w:next w:val="Normal"/>
    <w:uiPriority w:val="39"/>
    <w:rsid w:val="00143EDC"/>
    <w:pPr>
      <w:ind w:left="1600"/>
    </w:pPr>
    <w:rPr>
      <w:rFonts w:ascii="Calibri" w:hAnsi="Calibri" w:cs="Calibri"/>
      <w:sz w:val="18"/>
      <w:szCs w:val="18"/>
    </w:rPr>
  </w:style>
  <w:style w:type="paragraph" w:styleId="Topptekst">
    <w:name w:val="header"/>
    <w:basedOn w:val="Normal"/>
    <w:link w:val="TopptekstTegn"/>
    <w:qFormat/>
    <w:rsid w:val="00143EDC"/>
    <w:pPr>
      <w:tabs>
        <w:tab w:val="center" w:pos="4536"/>
        <w:tab w:val="right" w:pos="9072"/>
      </w:tabs>
    </w:pPr>
  </w:style>
  <w:style w:type="paragraph" w:styleId="Bunntekst">
    <w:name w:val="footer"/>
    <w:basedOn w:val="Normal"/>
    <w:link w:val="BunntekstTegn"/>
    <w:uiPriority w:val="6"/>
    <w:qFormat/>
    <w:rsid w:val="00143EDC"/>
    <w:pPr>
      <w:tabs>
        <w:tab w:val="center" w:pos="4536"/>
        <w:tab w:val="right" w:pos="9072"/>
      </w:tabs>
    </w:pPr>
  </w:style>
  <w:style w:type="character" w:styleId="Sidetall">
    <w:name w:val="page number"/>
    <w:basedOn w:val="Standardskriftforavsnitt"/>
    <w:rsid w:val="00143EDC"/>
  </w:style>
  <w:style w:type="paragraph" w:customStyle="1" w:styleId="Rentekst1">
    <w:name w:val="Ren tekst1"/>
    <w:basedOn w:val="Normal"/>
    <w:rsid w:val="00143EDC"/>
    <w:rPr>
      <w:rFonts w:ascii="Courier New" w:hAnsi="Courier New"/>
    </w:rPr>
  </w:style>
  <w:style w:type="paragraph" w:styleId="Bildetekst">
    <w:name w:val="caption"/>
    <w:basedOn w:val="Normal"/>
    <w:next w:val="Normal"/>
    <w:qFormat/>
    <w:rsid w:val="00143EDC"/>
    <w:pPr>
      <w:spacing w:before="120" w:after="120"/>
    </w:pPr>
    <w:rPr>
      <w:b/>
    </w:rPr>
  </w:style>
  <w:style w:type="paragraph" w:styleId="Fotnotetekst">
    <w:name w:val="footnote text"/>
    <w:basedOn w:val="Normal"/>
    <w:link w:val="FotnotetekstTegn"/>
    <w:semiHidden/>
    <w:rsid w:val="00143EDC"/>
  </w:style>
  <w:style w:type="character" w:styleId="Fotnotereferanse">
    <w:name w:val="footnote reference"/>
    <w:semiHidden/>
    <w:rsid w:val="00143EDC"/>
    <w:rPr>
      <w:vertAlign w:val="superscript"/>
    </w:rPr>
  </w:style>
  <w:style w:type="paragraph" w:styleId="Brdtekst">
    <w:name w:val="Body Text"/>
    <w:basedOn w:val="Normal"/>
    <w:semiHidden/>
    <w:rsid w:val="00143EDC"/>
    <w:pPr>
      <w:shd w:val="pct35" w:color="000000" w:fill="FFFFFF"/>
    </w:pPr>
    <w:rPr>
      <w:b/>
    </w:rPr>
  </w:style>
  <w:style w:type="paragraph" w:customStyle="1" w:styleId="Brdtekst21">
    <w:name w:val="Brødtekst 21"/>
    <w:basedOn w:val="Normal"/>
    <w:rsid w:val="00143EDC"/>
    <w:pPr>
      <w:jc w:val="center"/>
    </w:pPr>
    <w:rPr>
      <w:sz w:val="16"/>
    </w:rPr>
  </w:style>
  <w:style w:type="paragraph" w:styleId="Brdtekst2">
    <w:name w:val="Body Text 2"/>
    <w:basedOn w:val="Normal"/>
    <w:semiHidden/>
    <w:rsid w:val="00143EDC"/>
    <w:pPr>
      <w:jc w:val="center"/>
    </w:pPr>
    <w:rPr>
      <w:b/>
      <w:sz w:val="52"/>
    </w:rPr>
  </w:style>
  <w:style w:type="paragraph" w:styleId="Tittel">
    <w:name w:val="Title"/>
    <w:basedOn w:val="Overskrift1"/>
    <w:next w:val="Normal"/>
    <w:qFormat/>
    <w:rsid w:val="00143EDC"/>
    <w:pPr>
      <w:keepNext w:val="0"/>
      <w:pBdr>
        <w:top w:val="single" w:sz="48" w:space="1" w:color="auto"/>
      </w:pBdr>
      <w:tabs>
        <w:tab w:val="clear" w:pos="720"/>
        <w:tab w:val="clear" w:pos="1077"/>
        <w:tab w:val="num" w:pos="0"/>
        <w:tab w:val="left" w:pos="578"/>
        <w:tab w:val="left" w:pos="1134"/>
        <w:tab w:val="left" w:pos="1418"/>
      </w:tabs>
      <w:spacing w:before="3840"/>
      <w:ind w:left="0" w:firstLine="0"/>
      <w:jc w:val="right"/>
      <w:outlineLvl w:val="9"/>
    </w:pPr>
    <w:rPr>
      <w:rFonts w:ascii="Times New Roman" w:hAnsi="Times New Roman"/>
      <w:kern w:val="0"/>
      <w:sz w:val="60"/>
      <w:lang w:val="en-US"/>
    </w:rPr>
  </w:style>
  <w:style w:type="character" w:styleId="Hyperkobling">
    <w:name w:val="Hyperlink"/>
    <w:uiPriority w:val="99"/>
    <w:rsid w:val="00143EDC"/>
    <w:rPr>
      <w:color w:val="0000FF"/>
      <w:u w:val="single"/>
    </w:rPr>
  </w:style>
  <w:style w:type="paragraph" w:customStyle="1" w:styleId="tabelltekst">
    <w:name w:val="tabell tekst"/>
    <w:basedOn w:val="Normal"/>
    <w:autoRedefine/>
    <w:rsid w:val="00143EDC"/>
    <w:rPr>
      <w:rFonts w:ascii="Arial" w:hAnsi="Arial"/>
      <w:sz w:val="18"/>
    </w:rPr>
  </w:style>
  <w:style w:type="paragraph" w:styleId="Brdtekst3">
    <w:name w:val="Body Text 3"/>
    <w:basedOn w:val="Normal"/>
    <w:semiHidden/>
    <w:rsid w:val="00143EDC"/>
  </w:style>
  <w:style w:type="character" w:styleId="Fulgthyperkobling">
    <w:name w:val="FollowedHyperlink"/>
    <w:semiHidden/>
    <w:rsid w:val="00143EDC"/>
    <w:rPr>
      <w:color w:val="800080"/>
      <w:u w:val="single"/>
    </w:rPr>
  </w:style>
  <w:style w:type="paragraph" w:customStyle="1" w:styleId="liten">
    <w:name w:val="liten"/>
    <w:basedOn w:val="Normal"/>
    <w:rsid w:val="00143EDC"/>
    <w:pPr>
      <w:spacing w:before="120"/>
    </w:pPr>
    <w:rPr>
      <w:sz w:val="16"/>
    </w:rPr>
  </w:style>
  <w:style w:type="paragraph" w:customStyle="1" w:styleId="Tabnormal">
    <w:name w:val="Tabnormal"/>
    <w:basedOn w:val="Normal"/>
    <w:rsid w:val="00143EDC"/>
    <w:rPr>
      <w:rFonts w:ascii="CG Times (W1)" w:hAnsi="CG Times (W1)"/>
      <w:lang w:val="en-GB"/>
    </w:rPr>
  </w:style>
  <w:style w:type="paragraph" w:styleId="Brdtekstinnrykk">
    <w:name w:val="Body Text Indent"/>
    <w:basedOn w:val="Normal"/>
    <w:semiHidden/>
    <w:rsid w:val="00143EDC"/>
    <w:pPr>
      <w:ind w:left="12758"/>
    </w:pPr>
    <w:rPr>
      <w:b/>
    </w:rPr>
  </w:style>
  <w:style w:type="paragraph" w:customStyle="1" w:styleId="Byline">
    <w:name w:val="Byline"/>
    <w:basedOn w:val="Overskrift1"/>
    <w:next w:val="Normal"/>
    <w:rsid w:val="00143EDC"/>
    <w:pPr>
      <w:keepNext w:val="0"/>
      <w:numPr>
        <w:numId w:val="0"/>
      </w:numPr>
      <w:tabs>
        <w:tab w:val="clear" w:pos="720"/>
        <w:tab w:val="clear" w:pos="1077"/>
      </w:tabs>
      <w:spacing w:before="960"/>
      <w:jc w:val="right"/>
      <w:outlineLvl w:val="9"/>
    </w:pPr>
    <w:rPr>
      <w:kern w:val="0"/>
      <w:lang w:val="en-US"/>
    </w:rPr>
  </w:style>
  <w:style w:type="table" w:styleId="Tabellrutenett">
    <w:name w:val="Table Grid"/>
    <w:basedOn w:val="Vanligtabell"/>
    <w:uiPriority w:val="59"/>
    <w:rsid w:val="00BA54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nntekstTegn">
    <w:name w:val="Bunntekst Tegn"/>
    <w:link w:val="Bunntekst"/>
    <w:uiPriority w:val="6"/>
    <w:rsid w:val="00BA5423"/>
    <w:rPr>
      <w:sz w:val="24"/>
    </w:rPr>
  </w:style>
  <w:style w:type="paragraph" w:styleId="Bobletekst">
    <w:name w:val="Balloon Text"/>
    <w:basedOn w:val="Normal"/>
    <w:link w:val="BobletekstTegn"/>
    <w:uiPriority w:val="99"/>
    <w:semiHidden/>
    <w:unhideWhenUsed/>
    <w:rsid w:val="00BA5423"/>
    <w:rPr>
      <w:rFonts w:ascii="Tahoma" w:hAnsi="Tahoma" w:cs="Tahoma"/>
      <w:sz w:val="16"/>
      <w:szCs w:val="16"/>
    </w:rPr>
  </w:style>
  <w:style w:type="character" w:customStyle="1" w:styleId="BobletekstTegn">
    <w:name w:val="Bobletekst Tegn"/>
    <w:link w:val="Bobletekst"/>
    <w:uiPriority w:val="99"/>
    <w:semiHidden/>
    <w:rsid w:val="00BA5423"/>
    <w:rPr>
      <w:rFonts w:ascii="Tahoma" w:hAnsi="Tahoma" w:cs="Tahoma"/>
      <w:sz w:val="16"/>
      <w:szCs w:val="16"/>
    </w:rPr>
  </w:style>
  <w:style w:type="character" w:customStyle="1" w:styleId="TopptekstTegn">
    <w:name w:val="Topptekst Tegn"/>
    <w:link w:val="Topptekst"/>
    <w:rsid w:val="004E7A99"/>
    <w:rPr>
      <w:sz w:val="24"/>
    </w:rPr>
  </w:style>
  <w:style w:type="paragraph" w:customStyle="1" w:styleId="dnb-kommentar">
    <w:name w:val="dnb-kommentar"/>
    <w:basedOn w:val="Normal"/>
    <w:link w:val="dnb-kommentarTegn"/>
    <w:qFormat/>
    <w:rsid w:val="004E7A99"/>
    <w:pPr>
      <w:overflowPunct w:val="0"/>
      <w:autoSpaceDE w:val="0"/>
      <w:autoSpaceDN w:val="0"/>
      <w:adjustRightInd w:val="0"/>
      <w:textAlignment w:val="baseline"/>
    </w:pPr>
    <w:rPr>
      <w:rFonts w:cs="Arial"/>
      <w:iCs/>
      <w:color w:val="FF0000"/>
    </w:rPr>
  </w:style>
  <w:style w:type="character" w:customStyle="1" w:styleId="dnb-kommentarTegn">
    <w:name w:val="dnb-kommentar Tegn"/>
    <w:link w:val="dnb-kommentar"/>
    <w:rsid w:val="004E7A99"/>
    <w:rPr>
      <w:rFonts w:ascii="Verdana" w:hAnsi="Verdana" w:cs="Arial"/>
      <w:iCs/>
      <w:color w:val="FF0000"/>
    </w:rPr>
  </w:style>
  <w:style w:type="paragraph" w:customStyle="1" w:styleId="dnb-hovedoverskrift">
    <w:name w:val="dnb - hovedoverskrift"/>
    <w:basedOn w:val="Normal"/>
    <w:link w:val="dnb-hovedoverskriftTegn"/>
    <w:qFormat/>
    <w:rsid w:val="004E7A99"/>
    <w:pPr>
      <w:pBdr>
        <w:top w:val="single" w:sz="12" w:space="1" w:color="auto"/>
        <w:bottom w:val="single" w:sz="12" w:space="1" w:color="auto"/>
      </w:pBdr>
    </w:pPr>
    <w:rPr>
      <w:rFonts w:cs="Arial"/>
      <w:b/>
      <w:bCs/>
      <w:sz w:val="48"/>
      <w:szCs w:val="48"/>
    </w:rPr>
  </w:style>
  <w:style w:type="character" w:customStyle="1" w:styleId="dnb-hovedoverskriftTegn">
    <w:name w:val="dnb - hovedoverskrift Tegn"/>
    <w:link w:val="dnb-hovedoverskrift"/>
    <w:rsid w:val="004E7A99"/>
    <w:rPr>
      <w:rFonts w:ascii="Verdana" w:hAnsi="Verdana" w:cs="Arial"/>
      <w:b/>
      <w:bCs/>
      <w:sz w:val="48"/>
      <w:szCs w:val="48"/>
    </w:rPr>
  </w:style>
  <w:style w:type="table" w:styleId="Lyslisteuthevingsfarge4">
    <w:name w:val="Light List Accent 4"/>
    <w:basedOn w:val="Vanligtabell"/>
    <w:uiPriority w:val="61"/>
    <w:rsid w:val="00EC2248"/>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DNB">
    <w:name w:val="DNB"/>
    <w:basedOn w:val="Vanligtabell"/>
    <w:uiPriority w:val="99"/>
    <w:rsid w:val="00EC2248"/>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ahoma" w:hAnsi="Tahoma"/>
        <w:b/>
        <w:caps w:val="0"/>
        <w:small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cPr>
    </w:tblStylePr>
  </w:style>
  <w:style w:type="table" w:customStyle="1" w:styleId="Lysskyggelegging-uthevingsfarge11">
    <w:name w:val="Lys skyggelegging - uthevingsfarge 11"/>
    <w:basedOn w:val="Vanligtabell"/>
    <w:uiPriority w:val="60"/>
    <w:rsid w:val="00EC224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FotnotetekstTegn">
    <w:name w:val="Fotnotetekst Tegn"/>
    <w:link w:val="Fotnotetekst"/>
    <w:semiHidden/>
    <w:rsid w:val="00852E81"/>
    <w:rPr>
      <w:rFonts w:ascii="Verdana" w:hAnsi="Verdana"/>
    </w:rPr>
  </w:style>
  <w:style w:type="paragraph" w:customStyle="1" w:styleId="Veiledning">
    <w:name w:val="Veiledning"/>
    <w:basedOn w:val="Normal"/>
    <w:rsid w:val="00852E81"/>
    <w:rPr>
      <w:rFonts w:cs="Arial"/>
      <w:i/>
      <w:iCs/>
      <w:vanish/>
      <w:color w:val="FF0000"/>
    </w:rPr>
  </w:style>
  <w:style w:type="paragraph" w:customStyle="1" w:styleId="DnB-normal">
    <w:name w:val="DnB - normal"/>
    <w:basedOn w:val="Normal"/>
    <w:link w:val="DnB-normalTegn"/>
    <w:qFormat/>
    <w:rsid w:val="00852E81"/>
    <w:rPr>
      <w:rFonts w:cs="Arial"/>
    </w:rPr>
  </w:style>
  <w:style w:type="character" w:customStyle="1" w:styleId="DnB-normalTegn">
    <w:name w:val="DnB - normal Tegn"/>
    <w:link w:val="DnB-normal"/>
    <w:rsid w:val="00852E81"/>
    <w:rPr>
      <w:rFonts w:ascii="Verdana" w:hAnsi="Verdana" w:cs="Arial"/>
    </w:rPr>
  </w:style>
  <w:style w:type="paragraph" w:customStyle="1" w:styleId="Tabelloverskrift">
    <w:name w:val="Tabell_overskrift"/>
    <w:basedOn w:val="Normal"/>
    <w:rsid w:val="00852E81"/>
    <w:rPr>
      <w:b/>
      <w:smallCaps/>
      <w:sz w:val="19"/>
      <w:lang w:eastAsia="en-US"/>
    </w:rPr>
  </w:style>
  <w:style w:type="paragraph" w:customStyle="1" w:styleId="Info2">
    <w:name w:val="Info2"/>
    <w:basedOn w:val="Normal"/>
    <w:link w:val="Info2Tegn"/>
    <w:qFormat/>
    <w:rsid w:val="00852E81"/>
    <w:pPr>
      <w:spacing w:before="240" w:after="120"/>
    </w:pPr>
    <w:rPr>
      <w:b/>
      <w:sz w:val="24"/>
    </w:rPr>
  </w:style>
  <w:style w:type="character" w:customStyle="1" w:styleId="Info2Tegn">
    <w:name w:val="Info2 Tegn"/>
    <w:link w:val="Info2"/>
    <w:rsid w:val="00852E81"/>
    <w:rPr>
      <w:rFonts w:ascii="Verdana" w:hAnsi="Verdana"/>
      <w:b/>
      <w:sz w:val="24"/>
    </w:rPr>
  </w:style>
  <w:style w:type="character" w:styleId="Merknadsreferanse">
    <w:name w:val="annotation reference"/>
    <w:uiPriority w:val="99"/>
    <w:semiHidden/>
    <w:unhideWhenUsed/>
    <w:rsid w:val="00A40AAA"/>
    <w:rPr>
      <w:sz w:val="16"/>
      <w:szCs w:val="16"/>
    </w:rPr>
  </w:style>
  <w:style w:type="paragraph" w:styleId="Merknadstekst">
    <w:name w:val="annotation text"/>
    <w:basedOn w:val="Normal"/>
    <w:link w:val="MerknadstekstTegn"/>
    <w:uiPriority w:val="99"/>
    <w:semiHidden/>
    <w:unhideWhenUsed/>
    <w:rsid w:val="00A40AAA"/>
  </w:style>
  <w:style w:type="character" w:customStyle="1" w:styleId="MerknadstekstTegn">
    <w:name w:val="Merknadstekst Tegn"/>
    <w:link w:val="Merknadstekst"/>
    <w:uiPriority w:val="99"/>
    <w:semiHidden/>
    <w:rsid w:val="00A40AAA"/>
    <w:rPr>
      <w:rFonts w:ascii="Verdana" w:hAnsi="Verdana"/>
    </w:rPr>
  </w:style>
  <w:style w:type="paragraph" w:styleId="Kommentaremne">
    <w:name w:val="annotation subject"/>
    <w:basedOn w:val="Merknadstekst"/>
    <w:next w:val="Merknadstekst"/>
    <w:link w:val="KommentaremneTegn"/>
    <w:uiPriority w:val="99"/>
    <w:semiHidden/>
    <w:unhideWhenUsed/>
    <w:rsid w:val="00A40AAA"/>
    <w:rPr>
      <w:b/>
      <w:bCs/>
    </w:rPr>
  </w:style>
  <w:style w:type="character" w:customStyle="1" w:styleId="KommentaremneTegn">
    <w:name w:val="Kommentaremne Tegn"/>
    <w:link w:val="Kommentaremne"/>
    <w:uiPriority w:val="99"/>
    <w:semiHidden/>
    <w:rsid w:val="00A40AAA"/>
    <w:rPr>
      <w:rFonts w:ascii="Verdana" w:hAnsi="Verdana"/>
      <w:b/>
      <w:bCs/>
    </w:rPr>
  </w:style>
  <w:style w:type="character" w:customStyle="1" w:styleId="hps">
    <w:name w:val="hps"/>
    <w:basedOn w:val="Standardskriftforavsnitt"/>
    <w:rsid w:val="00120A01"/>
  </w:style>
  <w:style w:type="paragraph" w:styleId="Listeavsnitt">
    <w:name w:val="List Paragraph"/>
    <w:basedOn w:val="Normal"/>
    <w:uiPriority w:val="34"/>
    <w:qFormat/>
    <w:rsid w:val="000B35F8"/>
    <w:pPr>
      <w:ind w:left="720"/>
      <w:contextualSpacing/>
    </w:pPr>
  </w:style>
  <w:style w:type="paragraph" w:styleId="NormalWeb">
    <w:name w:val="Normal (Web)"/>
    <w:basedOn w:val="Normal"/>
    <w:uiPriority w:val="99"/>
    <w:unhideWhenUsed/>
    <w:rsid w:val="00742315"/>
    <w:pPr>
      <w:spacing w:before="100" w:beforeAutospacing="1" w:after="100" w:afterAutospacing="1"/>
    </w:pPr>
    <w:rPr>
      <w:rFonts w:ascii="Times New Roman" w:hAnsi="Times New Roman"/>
      <w:sz w:val="24"/>
      <w:szCs w:val="24"/>
    </w:rPr>
  </w:style>
  <w:style w:type="paragraph" w:styleId="Punktliste">
    <w:name w:val="List Bullet"/>
    <w:basedOn w:val="Normal"/>
    <w:uiPriority w:val="99"/>
    <w:unhideWhenUsed/>
    <w:rsid w:val="003F2D77"/>
    <w:pPr>
      <w:numPr>
        <w:numId w:val="2"/>
      </w:numPr>
      <w:spacing w:before="60" w:after="60"/>
      <w:ind w:left="357" w:hanging="357"/>
    </w:pPr>
    <w:rPr>
      <w:lang w:val="en-GB"/>
    </w:rPr>
  </w:style>
  <w:style w:type="paragraph" w:customStyle="1" w:styleId="Table-Header">
    <w:name w:val="Table - Header"/>
    <w:basedOn w:val="Normal"/>
    <w:rsid w:val="003F2D77"/>
    <w:pPr>
      <w:keepNext/>
      <w:spacing w:before="60" w:after="60"/>
    </w:pPr>
    <w:rPr>
      <w:b/>
      <w:bCs/>
      <w:lang w:val="en-GB"/>
    </w:rPr>
  </w:style>
  <w:style w:type="paragraph" w:styleId="Punktliste3">
    <w:name w:val="List Bullet 3"/>
    <w:basedOn w:val="Normal"/>
    <w:uiPriority w:val="99"/>
    <w:semiHidden/>
    <w:unhideWhenUsed/>
    <w:rsid w:val="00943B7D"/>
    <w:pPr>
      <w:numPr>
        <w:numId w:val="3"/>
      </w:numPr>
      <w:contextualSpacing/>
    </w:pPr>
  </w:style>
  <w:style w:type="paragraph" w:styleId="Vanliginnrykk">
    <w:name w:val="Normal Indent"/>
    <w:basedOn w:val="Normal"/>
    <w:semiHidden/>
    <w:rsid w:val="00943B7D"/>
    <w:pPr>
      <w:overflowPunct w:val="0"/>
      <w:autoSpaceDE w:val="0"/>
      <w:autoSpaceDN w:val="0"/>
      <w:adjustRightInd w:val="0"/>
      <w:ind w:left="709"/>
      <w:textAlignment w:val="baseline"/>
    </w:pPr>
    <w:rPr>
      <w:lang w:val="en-GB"/>
    </w:rPr>
  </w:style>
  <w:style w:type="paragraph" w:styleId="Rentekst">
    <w:name w:val="Plain Text"/>
    <w:basedOn w:val="Normal"/>
    <w:link w:val="RentekstTegn"/>
    <w:uiPriority w:val="99"/>
    <w:semiHidden/>
    <w:unhideWhenUsed/>
    <w:rsid w:val="00943B7D"/>
    <w:rPr>
      <w:rFonts w:ascii="Calibri" w:eastAsia="Calibri" w:hAnsi="Calibri"/>
      <w:sz w:val="22"/>
      <w:szCs w:val="22"/>
      <w:lang w:val="sv-SE" w:eastAsia="sv-SE"/>
    </w:rPr>
  </w:style>
  <w:style w:type="character" w:customStyle="1" w:styleId="RentekstTegn">
    <w:name w:val="Ren tekst Tegn"/>
    <w:basedOn w:val="Standardskriftforavsnitt"/>
    <w:link w:val="Rentekst"/>
    <w:uiPriority w:val="99"/>
    <w:semiHidden/>
    <w:rsid w:val="00943B7D"/>
    <w:rPr>
      <w:rFonts w:ascii="Calibri" w:eastAsia="Calibri" w:hAnsi="Calibri"/>
      <w:sz w:val="22"/>
      <w:szCs w:val="22"/>
      <w:lang w:val="sv-SE" w:eastAsia="sv-SE"/>
    </w:rPr>
  </w:style>
  <w:style w:type="numbering" w:customStyle="1" w:styleId="Headings">
    <w:name w:val="Headings"/>
    <w:uiPriority w:val="99"/>
    <w:rsid w:val="0021763D"/>
    <w:pPr>
      <w:numPr>
        <w:numId w:val="4"/>
      </w:numPr>
    </w:pPr>
  </w:style>
  <w:style w:type="paragraph" w:styleId="Overskriftforinnholdsfortegnelse">
    <w:name w:val="TOC Heading"/>
    <w:basedOn w:val="Overskrift1"/>
    <w:next w:val="Normal"/>
    <w:uiPriority w:val="39"/>
    <w:semiHidden/>
    <w:unhideWhenUsed/>
    <w:qFormat/>
    <w:rsid w:val="001B4072"/>
    <w:pPr>
      <w:keepLines/>
      <w:numPr>
        <w:numId w:val="0"/>
      </w:numPr>
      <w:tabs>
        <w:tab w:val="clear" w:pos="720"/>
        <w:tab w:val="clear" w:pos="1077"/>
      </w:tabs>
      <w:spacing w:before="480" w:after="0" w:line="276" w:lineRule="auto"/>
      <w:outlineLvl w:val="9"/>
    </w:pPr>
    <w:rPr>
      <w:rFonts w:asciiTheme="majorHAnsi" w:eastAsiaTheme="majorEastAsia" w:hAnsiTheme="majorHAnsi" w:cstheme="majorBidi"/>
      <w:bCs/>
      <w:color w:val="365F91" w:themeColor="accent1" w:themeShade="BF"/>
      <w:kern w:val="0"/>
      <w:szCs w:val="28"/>
      <w:lang w:val="en-US" w:eastAsia="en-US"/>
    </w:rPr>
  </w:style>
  <w:style w:type="table" w:styleId="Lyslisteuthevingsfarge1">
    <w:name w:val="Light List Accent 1"/>
    <w:basedOn w:val="Vanligtabell"/>
    <w:uiPriority w:val="61"/>
    <w:rsid w:val="00277E0D"/>
    <w:tblPr>
      <w:tblStyleRowBandSize w:val="1"/>
      <w:tblStyleColBandSize w:val="1"/>
      <w:tblBorders>
        <w:top w:val="single" w:sz="4" w:space="0" w:color="auto"/>
        <w:left w:val="single" w:sz="4" w:space="0" w:color="auto"/>
        <w:bottom w:val="single" w:sz="4" w:space="0" w:color="auto"/>
        <w:right w:val="single" w:sz="4" w:space="0" w:color="auto"/>
      </w:tblBorders>
    </w:tblPr>
    <w:tblStylePr w:type="firstRow">
      <w:pPr>
        <w:spacing w:before="0" w:after="0" w:line="240" w:lineRule="auto"/>
        <w:jc w:val="center"/>
      </w:pPr>
      <w:rPr>
        <w:b/>
        <w:bCs/>
        <w:color w:val="auto"/>
      </w:rPr>
      <w:tblPr/>
      <w:tcPr>
        <w:shd w:val="clear" w:color="auto" w:fill="C6D9F1" w:themeFill="text2" w:themeFillTint="33"/>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i w:val="0"/>
        <w:color w:val="auto"/>
      </w:rPr>
      <w:tblPr/>
      <w:tcPr>
        <w:shd w:val="clear" w:color="auto" w:fill="C6D9F1" w:themeFill="text2" w:themeFillTint="33"/>
      </w:tc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Fargeriktrutenettuthevingsfarge1">
    <w:name w:val="Colorful Grid Accent 1"/>
    <w:basedOn w:val="Vanligtabell"/>
    <w:uiPriority w:val="73"/>
    <w:rsid w:val="00277E0D"/>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ddelsrutenett2uthevingsfarge1">
    <w:name w:val="Medium Grid 2 Accent 1"/>
    <w:basedOn w:val="Vanligtabell"/>
    <w:uiPriority w:val="68"/>
    <w:rsid w:val="00277E0D"/>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styleId="HTML-kode">
    <w:name w:val="HTML Code"/>
    <w:basedOn w:val="Standardskriftforavsnitt"/>
    <w:uiPriority w:val="99"/>
    <w:semiHidden/>
    <w:unhideWhenUsed/>
    <w:rsid w:val="000F0FA2"/>
    <w:rPr>
      <w:rFonts w:ascii="Courier New" w:eastAsia="Times New Roman" w:hAnsi="Courier New" w:cs="Courier New" w:hint="default"/>
      <w:sz w:val="20"/>
      <w:szCs w:val="20"/>
    </w:rPr>
  </w:style>
  <w:style w:type="paragraph" w:styleId="HTML-forhndsformatert">
    <w:name w:val="HTML Preformatted"/>
    <w:basedOn w:val="Normal"/>
    <w:link w:val="HTML-forhndsformatertTegn"/>
    <w:uiPriority w:val="99"/>
    <w:unhideWhenUsed/>
    <w:rsid w:val="000F0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pPr>
    <w:rPr>
      <w:rFonts w:ascii="Courier New" w:hAnsi="Courier New" w:cs="Courier New"/>
      <w:lang w:val="en-US" w:eastAsia="en-US"/>
    </w:rPr>
  </w:style>
  <w:style w:type="character" w:customStyle="1" w:styleId="HTML-forhndsformatertTegn">
    <w:name w:val="HTML-forhåndsformatert Tegn"/>
    <w:basedOn w:val="Standardskriftforavsnitt"/>
    <w:link w:val="HTML-forhndsformatert"/>
    <w:uiPriority w:val="99"/>
    <w:rsid w:val="000F0FA2"/>
    <w:rPr>
      <w:rFonts w:ascii="Courier New" w:hAnsi="Courier New" w:cs="Courier New"/>
      <w:lang w:val="en-US" w:eastAsia="en-US"/>
    </w:rPr>
  </w:style>
  <w:style w:type="character" w:styleId="Sterk">
    <w:name w:val="Strong"/>
    <w:basedOn w:val="Standardskriftforavsnitt"/>
    <w:uiPriority w:val="22"/>
    <w:qFormat/>
    <w:rsid w:val="000F0FA2"/>
    <w:rPr>
      <w:b/>
      <w:bCs/>
    </w:rPr>
  </w:style>
  <w:style w:type="table" w:styleId="Lysskyggelegginguthevingsfarge1">
    <w:name w:val="Light Shading Accent 1"/>
    <w:basedOn w:val="Vanligtabell"/>
    <w:uiPriority w:val="60"/>
    <w:rsid w:val="00E0370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m1">
    <w:name w:val="m1"/>
    <w:basedOn w:val="Standardskriftforavsnitt"/>
    <w:rsid w:val="00DC4252"/>
    <w:rPr>
      <w:color w:val="0000FF"/>
    </w:rPr>
  </w:style>
  <w:style w:type="character" w:customStyle="1" w:styleId="t1">
    <w:name w:val="t1"/>
    <w:basedOn w:val="Standardskriftforavsnitt"/>
    <w:rsid w:val="00DC4252"/>
    <w:rPr>
      <w:color w:val="990000"/>
    </w:rPr>
  </w:style>
  <w:style w:type="character" w:customStyle="1" w:styleId="apple-tab-span">
    <w:name w:val="apple-tab-span"/>
    <w:basedOn w:val="Standardskriftforavsnitt"/>
    <w:rsid w:val="00DC4252"/>
  </w:style>
  <w:style w:type="character" w:customStyle="1" w:styleId="apple-converted-space">
    <w:name w:val="apple-converted-space"/>
    <w:basedOn w:val="Standardskriftforavsnitt"/>
    <w:rsid w:val="00990F09"/>
  </w:style>
  <w:style w:type="character" w:customStyle="1" w:styleId="icode1">
    <w:name w:val="icode1"/>
    <w:basedOn w:val="Standardskriftforavsnitt"/>
    <w:rsid w:val="00F51093"/>
    <w:rPr>
      <w:rFonts w:ascii="Courier" w:hAnsi="Courier" w:hint="default"/>
      <w:color w:val="254B90"/>
      <w:sz w:val="18"/>
      <w:szCs w:val="18"/>
    </w:rPr>
  </w:style>
  <w:style w:type="character" w:styleId="Ulstomtale">
    <w:name w:val="Unresolved Mention"/>
    <w:basedOn w:val="Standardskriftforavsnitt"/>
    <w:uiPriority w:val="99"/>
    <w:semiHidden/>
    <w:unhideWhenUsed/>
    <w:rsid w:val="00BB3B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38651">
      <w:bodyDiv w:val="1"/>
      <w:marLeft w:val="0"/>
      <w:marRight w:val="0"/>
      <w:marTop w:val="0"/>
      <w:marBottom w:val="0"/>
      <w:divBdr>
        <w:top w:val="none" w:sz="0" w:space="0" w:color="auto"/>
        <w:left w:val="none" w:sz="0" w:space="0" w:color="auto"/>
        <w:bottom w:val="none" w:sz="0" w:space="0" w:color="auto"/>
        <w:right w:val="none" w:sz="0" w:space="0" w:color="auto"/>
      </w:divBdr>
      <w:divsChild>
        <w:div w:id="1109815127">
          <w:marLeft w:val="0"/>
          <w:marRight w:val="0"/>
          <w:marTop w:val="0"/>
          <w:marBottom w:val="0"/>
          <w:divBdr>
            <w:top w:val="none" w:sz="0" w:space="0" w:color="auto"/>
            <w:left w:val="none" w:sz="0" w:space="0" w:color="auto"/>
            <w:bottom w:val="none" w:sz="0" w:space="0" w:color="auto"/>
            <w:right w:val="none" w:sz="0" w:space="0" w:color="auto"/>
          </w:divBdr>
          <w:divsChild>
            <w:div w:id="1820875047">
              <w:marLeft w:val="0"/>
              <w:marRight w:val="0"/>
              <w:marTop w:val="0"/>
              <w:marBottom w:val="0"/>
              <w:divBdr>
                <w:top w:val="none" w:sz="0" w:space="0" w:color="auto"/>
                <w:left w:val="none" w:sz="0" w:space="0" w:color="auto"/>
                <w:bottom w:val="none" w:sz="0" w:space="0" w:color="auto"/>
                <w:right w:val="none" w:sz="0" w:space="0" w:color="auto"/>
              </w:divBdr>
              <w:divsChild>
                <w:div w:id="1214807655">
                  <w:marLeft w:val="0"/>
                  <w:marRight w:val="0"/>
                  <w:marTop w:val="0"/>
                  <w:marBottom w:val="0"/>
                  <w:divBdr>
                    <w:top w:val="none" w:sz="0" w:space="0" w:color="auto"/>
                    <w:left w:val="none" w:sz="0" w:space="0" w:color="auto"/>
                    <w:bottom w:val="none" w:sz="0" w:space="0" w:color="auto"/>
                    <w:right w:val="none" w:sz="0" w:space="0" w:color="auto"/>
                  </w:divBdr>
                  <w:divsChild>
                    <w:div w:id="1079324831">
                      <w:marLeft w:val="0"/>
                      <w:marRight w:val="0"/>
                      <w:marTop w:val="0"/>
                      <w:marBottom w:val="0"/>
                      <w:divBdr>
                        <w:top w:val="single" w:sz="6" w:space="0" w:color="CCCCCC"/>
                        <w:left w:val="single" w:sz="2" w:space="0" w:color="CCCCCC"/>
                        <w:bottom w:val="single" w:sz="6" w:space="0" w:color="CCCCCC"/>
                        <w:right w:val="single" w:sz="2" w:space="0" w:color="CCCCCC"/>
                      </w:divBdr>
                      <w:divsChild>
                        <w:div w:id="2132283281">
                          <w:marLeft w:val="0"/>
                          <w:marRight w:val="0"/>
                          <w:marTop w:val="0"/>
                          <w:marBottom w:val="0"/>
                          <w:divBdr>
                            <w:top w:val="none" w:sz="0" w:space="0" w:color="auto"/>
                            <w:left w:val="none" w:sz="0" w:space="0" w:color="auto"/>
                            <w:bottom w:val="none" w:sz="0" w:space="0" w:color="auto"/>
                            <w:right w:val="none" w:sz="0" w:space="0" w:color="auto"/>
                          </w:divBdr>
                          <w:divsChild>
                            <w:div w:id="812866359">
                              <w:marLeft w:val="0"/>
                              <w:marRight w:val="0"/>
                              <w:marTop w:val="0"/>
                              <w:marBottom w:val="0"/>
                              <w:divBdr>
                                <w:top w:val="none" w:sz="0" w:space="0" w:color="auto"/>
                                <w:left w:val="none" w:sz="0" w:space="0" w:color="auto"/>
                                <w:bottom w:val="none" w:sz="0" w:space="0" w:color="auto"/>
                                <w:right w:val="none" w:sz="0" w:space="0" w:color="auto"/>
                              </w:divBdr>
                              <w:divsChild>
                                <w:div w:id="24916411">
                                  <w:marLeft w:val="0"/>
                                  <w:marRight w:val="0"/>
                                  <w:marTop w:val="0"/>
                                  <w:marBottom w:val="0"/>
                                  <w:divBdr>
                                    <w:top w:val="dashed" w:sz="6" w:space="0" w:color="auto"/>
                                    <w:left w:val="dashed" w:sz="6" w:space="0" w:color="auto"/>
                                    <w:bottom w:val="dashed" w:sz="6" w:space="0" w:color="auto"/>
                                    <w:right w:val="dashed" w:sz="6" w:space="0" w:color="auto"/>
                                  </w:divBdr>
                                  <w:divsChild>
                                    <w:div w:id="199173006">
                                      <w:marLeft w:val="0"/>
                                      <w:marRight w:val="0"/>
                                      <w:marTop w:val="0"/>
                                      <w:marBottom w:val="0"/>
                                      <w:divBdr>
                                        <w:top w:val="none" w:sz="0" w:space="0" w:color="auto"/>
                                        <w:left w:val="none" w:sz="0" w:space="0" w:color="auto"/>
                                        <w:bottom w:val="none" w:sz="0" w:space="0" w:color="auto"/>
                                        <w:right w:val="none" w:sz="0" w:space="0" w:color="auto"/>
                                      </w:divBdr>
                                      <w:divsChild>
                                        <w:div w:id="1870948530">
                                          <w:marLeft w:val="0"/>
                                          <w:marRight w:val="0"/>
                                          <w:marTop w:val="0"/>
                                          <w:marBottom w:val="0"/>
                                          <w:divBdr>
                                            <w:top w:val="none" w:sz="0" w:space="0" w:color="auto"/>
                                            <w:left w:val="none" w:sz="0" w:space="0" w:color="auto"/>
                                            <w:bottom w:val="none" w:sz="0" w:space="0" w:color="auto"/>
                                            <w:right w:val="none" w:sz="0" w:space="0" w:color="auto"/>
                                          </w:divBdr>
                                          <w:divsChild>
                                            <w:div w:id="1400909800">
                                              <w:marLeft w:val="0"/>
                                              <w:marRight w:val="0"/>
                                              <w:marTop w:val="0"/>
                                              <w:marBottom w:val="0"/>
                                              <w:divBdr>
                                                <w:top w:val="none" w:sz="0" w:space="0" w:color="auto"/>
                                                <w:left w:val="none" w:sz="0" w:space="0" w:color="auto"/>
                                                <w:bottom w:val="none" w:sz="0" w:space="0" w:color="auto"/>
                                                <w:right w:val="none" w:sz="0" w:space="0" w:color="auto"/>
                                              </w:divBdr>
                                              <w:divsChild>
                                                <w:div w:id="289745721">
                                                  <w:marLeft w:val="0"/>
                                                  <w:marRight w:val="0"/>
                                                  <w:marTop w:val="0"/>
                                                  <w:marBottom w:val="0"/>
                                                  <w:divBdr>
                                                    <w:top w:val="none" w:sz="0" w:space="0" w:color="auto"/>
                                                    <w:left w:val="none" w:sz="0" w:space="0" w:color="auto"/>
                                                    <w:bottom w:val="none" w:sz="0" w:space="0" w:color="auto"/>
                                                    <w:right w:val="none" w:sz="0" w:space="0" w:color="auto"/>
                                                  </w:divBdr>
                                                </w:div>
                                                <w:div w:id="1073090188">
                                                  <w:marLeft w:val="0"/>
                                                  <w:marRight w:val="0"/>
                                                  <w:marTop w:val="0"/>
                                                  <w:marBottom w:val="0"/>
                                                  <w:divBdr>
                                                    <w:top w:val="none" w:sz="0" w:space="0" w:color="auto"/>
                                                    <w:left w:val="none" w:sz="0" w:space="0" w:color="auto"/>
                                                    <w:bottom w:val="none" w:sz="0" w:space="0" w:color="auto"/>
                                                    <w:right w:val="none" w:sz="0" w:space="0" w:color="auto"/>
                                                  </w:divBdr>
                                                  <w:divsChild>
                                                    <w:div w:id="78677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350440">
                                  <w:marLeft w:val="0"/>
                                  <w:marRight w:val="0"/>
                                  <w:marTop w:val="0"/>
                                  <w:marBottom w:val="0"/>
                                  <w:divBdr>
                                    <w:top w:val="dashed" w:sz="6" w:space="0" w:color="auto"/>
                                    <w:left w:val="dashed" w:sz="6" w:space="0" w:color="auto"/>
                                    <w:bottom w:val="dashed" w:sz="6" w:space="0" w:color="auto"/>
                                    <w:right w:val="dashed" w:sz="6" w:space="0" w:color="auto"/>
                                  </w:divBdr>
                                  <w:divsChild>
                                    <w:div w:id="101193075">
                                      <w:marLeft w:val="0"/>
                                      <w:marRight w:val="0"/>
                                      <w:marTop w:val="0"/>
                                      <w:marBottom w:val="0"/>
                                      <w:divBdr>
                                        <w:top w:val="none" w:sz="0" w:space="0" w:color="auto"/>
                                        <w:left w:val="none" w:sz="0" w:space="0" w:color="auto"/>
                                        <w:bottom w:val="none" w:sz="0" w:space="0" w:color="auto"/>
                                        <w:right w:val="none" w:sz="0" w:space="0" w:color="auto"/>
                                      </w:divBdr>
                                      <w:divsChild>
                                        <w:div w:id="510920945">
                                          <w:marLeft w:val="0"/>
                                          <w:marRight w:val="0"/>
                                          <w:marTop w:val="0"/>
                                          <w:marBottom w:val="0"/>
                                          <w:divBdr>
                                            <w:top w:val="none" w:sz="0" w:space="0" w:color="auto"/>
                                            <w:left w:val="none" w:sz="0" w:space="0" w:color="auto"/>
                                            <w:bottom w:val="none" w:sz="0" w:space="0" w:color="auto"/>
                                            <w:right w:val="none" w:sz="0" w:space="0" w:color="auto"/>
                                          </w:divBdr>
                                          <w:divsChild>
                                            <w:div w:id="1161583483">
                                              <w:marLeft w:val="0"/>
                                              <w:marRight w:val="0"/>
                                              <w:marTop w:val="0"/>
                                              <w:marBottom w:val="0"/>
                                              <w:divBdr>
                                                <w:top w:val="none" w:sz="0" w:space="0" w:color="auto"/>
                                                <w:left w:val="none" w:sz="0" w:space="0" w:color="auto"/>
                                                <w:bottom w:val="none" w:sz="0" w:space="0" w:color="auto"/>
                                                <w:right w:val="none" w:sz="0" w:space="0" w:color="auto"/>
                                              </w:divBdr>
                                              <w:divsChild>
                                                <w:div w:id="2034190282">
                                                  <w:marLeft w:val="0"/>
                                                  <w:marRight w:val="0"/>
                                                  <w:marTop w:val="0"/>
                                                  <w:marBottom w:val="0"/>
                                                  <w:divBdr>
                                                    <w:top w:val="none" w:sz="0" w:space="0" w:color="auto"/>
                                                    <w:left w:val="none" w:sz="0" w:space="0" w:color="auto"/>
                                                    <w:bottom w:val="none" w:sz="0" w:space="0" w:color="auto"/>
                                                    <w:right w:val="none" w:sz="0" w:space="0" w:color="auto"/>
                                                  </w:divBdr>
                                                </w:div>
                                                <w:div w:id="1081637515">
                                                  <w:marLeft w:val="0"/>
                                                  <w:marRight w:val="0"/>
                                                  <w:marTop w:val="0"/>
                                                  <w:marBottom w:val="0"/>
                                                  <w:divBdr>
                                                    <w:top w:val="none" w:sz="0" w:space="0" w:color="auto"/>
                                                    <w:left w:val="none" w:sz="0" w:space="0" w:color="auto"/>
                                                    <w:bottom w:val="none" w:sz="0" w:space="0" w:color="auto"/>
                                                    <w:right w:val="none" w:sz="0" w:space="0" w:color="auto"/>
                                                  </w:divBdr>
                                                  <w:divsChild>
                                                    <w:div w:id="51996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113454">
                                  <w:marLeft w:val="0"/>
                                  <w:marRight w:val="0"/>
                                  <w:marTop w:val="0"/>
                                  <w:marBottom w:val="0"/>
                                  <w:divBdr>
                                    <w:top w:val="dashed" w:sz="6" w:space="0" w:color="auto"/>
                                    <w:left w:val="dashed" w:sz="6" w:space="0" w:color="auto"/>
                                    <w:bottom w:val="dashed" w:sz="6" w:space="0" w:color="auto"/>
                                    <w:right w:val="dashed" w:sz="6" w:space="0" w:color="auto"/>
                                  </w:divBdr>
                                  <w:divsChild>
                                    <w:div w:id="723214685">
                                      <w:marLeft w:val="0"/>
                                      <w:marRight w:val="0"/>
                                      <w:marTop w:val="0"/>
                                      <w:marBottom w:val="0"/>
                                      <w:divBdr>
                                        <w:top w:val="none" w:sz="0" w:space="0" w:color="auto"/>
                                        <w:left w:val="none" w:sz="0" w:space="0" w:color="auto"/>
                                        <w:bottom w:val="none" w:sz="0" w:space="0" w:color="auto"/>
                                        <w:right w:val="none" w:sz="0" w:space="0" w:color="auto"/>
                                      </w:divBdr>
                                    </w:div>
                                    <w:div w:id="480271522">
                                      <w:marLeft w:val="0"/>
                                      <w:marRight w:val="0"/>
                                      <w:marTop w:val="0"/>
                                      <w:marBottom w:val="0"/>
                                      <w:divBdr>
                                        <w:top w:val="none" w:sz="0" w:space="0" w:color="auto"/>
                                        <w:left w:val="none" w:sz="0" w:space="0" w:color="auto"/>
                                        <w:bottom w:val="none" w:sz="0" w:space="0" w:color="auto"/>
                                        <w:right w:val="none" w:sz="0" w:space="0" w:color="auto"/>
                                      </w:divBdr>
                                      <w:divsChild>
                                        <w:div w:id="1855921792">
                                          <w:marLeft w:val="0"/>
                                          <w:marRight w:val="0"/>
                                          <w:marTop w:val="0"/>
                                          <w:marBottom w:val="0"/>
                                          <w:divBdr>
                                            <w:top w:val="none" w:sz="0" w:space="0" w:color="auto"/>
                                            <w:left w:val="none" w:sz="0" w:space="0" w:color="auto"/>
                                            <w:bottom w:val="none" w:sz="0" w:space="0" w:color="auto"/>
                                            <w:right w:val="none" w:sz="0" w:space="0" w:color="auto"/>
                                          </w:divBdr>
                                          <w:divsChild>
                                            <w:div w:id="672148706">
                                              <w:marLeft w:val="0"/>
                                              <w:marRight w:val="0"/>
                                              <w:marTop w:val="0"/>
                                              <w:marBottom w:val="0"/>
                                              <w:divBdr>
                                                <w:top w:val="none" w:sz="0" w:space="0" w:color="auto"/>
                                                <w:left w:val="none" w:sz="0" w:space="0" w:color="auto"/>
                                                <w:bottom w:val="none" w:sz="0" w:space="0" w:color="auto"/>
                                                <w:right w:val="none" w:sz="0" w:space="0" w:color="auto"/>
                                              </w:divBdr>
                                              <w:divsChild>
                                                <w:div w:id="1194344231">
                                                  <w:marLeft w:val="0"/>
                                                  <w:marRight w:val="0"/>
                                                  <w:marTop w:val="0"/>
                                                  <w:marBottom w:val="0"/>
                                                  <w:divBdr>
                                                    <w:top w:val="none" w:sz="0" w:space="0" w:color="auto"/>
                                                    <w:left w:val="none" w:sz="0" w:space="0" w:color="auto"/>
                                                    <w:bottom w:val="none" w:sz="0" w:space="0" w:color="auto"/>
                                                    <w:right w:val="none" w:sz="0" w:space="0" w:color="auto"/>
                                                  </w:divBdr>
                                                </w:div>
                                                <w:div w:id="1623151449">
                                                  <w:marLeft w:val="0"/>
                                                  <w:marRight w:val="0"/>
                                                  <w:marTop w:val="0"/>
                                                  <w:marBottom w:val="0"/>
                                                  <w:divBdr>
                                                    <w:top w:val="none" w:sz="0" w:space="0" w:color="auto"/>
                                                    <w:left w:val="none" w:sz="0" w:space="0" w:color="auto"/>
                                                    <w:bottom w:val="none" w:sz="0" w:space="0" w:color="auto"/>
                                                    <w:right w:val="none" w:sz="0" w:space="0" w:color="auto"/>
                                                  </w:divBdr>
                                                  <w:divsChild>
                                                    <w:div w:id="1184905764">
                                                      <w:marLeft w:val="0"/>
                                                      <w:marRight w:val="0"/>
                                                      <w:marTop w:val="0"/>
                                                      <w:marBottom w:val="0"/>
                                                      <w:divBdr>
                                                        <w:top w:val="none" w:sz="0" w:space="0" w:color="auto"/>
                                                        <w:left w:val="none" w:sz="0" w:space="0" w:color="auto"/>
                                                        <w:bottom w:val="none" w:sz="0" w:space="0" w:color="auto"/>
                                                        <w:right w:val="none" w:sz="0" w:space="0" w:color="auto"/>
                                                      </w:divBdr>
                                                    </w:div>
                                                    <w:div w:id="505681107">
                                                      <w:marLeft w:val="0"/>
                                                      <w:marRight w:val="0"/>
                                                      <w:marTop w:val="0"/>
                                                      <w:marBottom w:val="0"/>
                                                      <w:divBdr>
                                                        <w:top w:val="none" w:sz="0" w:space="0" w:color="auto"/>
                                                        <w:left w:val="none" w:sz="0" w:space="0" w:color="auto"/>
                                                        <w:bottom w:val="none" w:sz="0" w:space="0" w:color="auto"/>
                                                        <w:right w:val="none" w:sz="0" w:space="0" w:color="auto"/>
                                                      </w:divBdr>
                                                    </w:div>
                                                    <w:div w:id="1997150314">
                                                      <w:marLeft w:val="0"/>
                                                      <w:marRight w:val="0"/>
                                                      <w:marTop w:val="0"/>
                                                      <w:marBottom w:val="0"/>
                                                      <w:divBdr>
                                                        <w:top w:val="none" w:sz="0" w:space="0" w:color="auto"/>
                                                        <w:left w:val="none" w:sz="0" w:space="0" w:color="auto"/>
                                                        <w:bottom w:val="none" w:sz="0" w:space="0" w:color="auto"/>
                                                        <w:right w:val="none" w:sz="0" w:space="0" w:color="auto"/>
                                                      </w:divBdr>
                                                    </w:div>
                                                    <w:div w:id="678854143">
                                                      <w:marLeft w:val="0"/>
                                                      <w:marRight w:val="0"/>
                                                      <w:marTop w:val="0"/>
                                                      <w:marBottom w:val="0"/>
                                                      <w:divBdr>
                                                        <w:top w:val="none" w:sz="0" w:space="0" w:color="auto"/>
                                                        <w:left w:val="none" w:sz="0" w:space="0" w:color="auto"/>
                                                        <w:bottom w:val="none" w:sz="0" w:space="0" w:color="auto"/>
                                                        <w:right w:val="none" w:sz="0" w:space="0" w:color="auto"/>
                                                      </w:divBdr>
                                                    </w:div>
                                                    <w:div w:id="1075977740">
                                                      <w:marLeft w:val="0"/>
                                                      <w:marRight w:val="0"/>
                                                      <w:marTop w:val="0"/>
                                                      <w:marBottom w:val="0"/>
                                                      <w:divBdr>
                                                        <w:top w:val="none" w:sz="0" w:space="0" w:color="auto"/>
                                                        <w:left w:val="none" w:sz="0" w:space="0" w:color="auto"/>
                                                        <w:bottom w:val="none" w:sz="0" w:space="0" w:color="auto"/>
                                                        <w:right w:val="none" w:sz="0" w:space="0" w:color="auto"/>
                                                      </w:divBdr>
                                                    </w:div>
                                                    <w:div w:id="1078017934">
                                                      <w:marLeft w:val="0"/>
                                                      <w:marRight w:val="0"/>
                                                      <w:marTop w:val="0"/>
                                                      <w:marBottom w:val="0"/>
                                                      <w:divBdr>
                                                        <w:top w:val="none" w:sz="0" w:space="0" w:color="auto"/>
                                                        <w:left w:val="none" w:sz="0" w:space="0" w:color="auto"/>
                                                        <w:bottom w:val="none" w:sz="0" w:space="0" w:color="auto"/>
                                                        <w:right w:val="none" w:sz="0" w:space="0" w:color="auto"/>
                                                      </w:divBdr>
                                                    </w:div>
                                                    <w:div w:id="1258631505">
                                                      <w:marLeft w:val="0"/>
                                                      <w:marRight w:val="0"/>
                                                      <w:marTop w:val="0"/>
                                                      <w:marBottom w:val="0"/>
                                                      <w:divBdr>
                                                        <w:top w:val="none" w:sz="0" w:space="0" w:color="auto"/>
                                                        <w:left w:val="none" w:sz="0" w:space="0" w:color="auto"/>
                                                        <w:bottom w:val="none" w:sz="0" w:space="0" w:color="auto"/>
                                                        <w:right w:val="none" w:sz="0" w:space="0" w:color="auto"/>
                                                      </w:divBdr>
                                                    </w:div>
                                                    <w:div w:id="199824821">
                                                      <w:marLeft w:val="0"/>
                                                      <w:marRight w:val="0"/>
                                                      <w:marTop w:val="0"/>
                                                      <w:marBottom w:val="0"/>
                                                      <w:divBdr>
                                                        <w:top w:val="none" w:sz="0" w:space="0" w:color="auto"/>
                                                        <w:left w:val="none" w:sz="0" w:space="0" w:color="auto"/>
                                                        <w:bottom w:val="none" w:sz="0" w:space="0" w:color="auto"/>
                                                        <w:right w:val="none" w:sz="0" w:space="0" w:color="auto"/>
                                                      </w:divBdr>
                                                    </w:div>
                                                    <w:div w:id="1467503151">
                                                      <w:marLeft w:val="0"/>
                                                      <w:marRight w:val="0"/>
                                                      <w:marTop w:val="0"/>
                                                      <w:marBottom w:val="0"/>
                                                      <w:divBdr>
                                                        <w:top w:val="none" w:sz="0" w:space="0" w:color="auto"/>
                                                        <w:left w:val="none" w:sz="0" w:space="0" w:color="auto"/>
                                                        <w:bottom w:val="none" w:sz="0" w:space="0" w:color="auto"/>
                                                        <w:right w:val="none" w:sz="0" w:space="0" w:color="auto"/>
                                                      </w:divBdr>
                                                    </w:div>
                                                    <w:div w:id="2124768406">
                                                      <w:marLeft w:val="0"/>
                                                      <w:marRight w:val="0"/>
                                                      <w:marTop w:val="0"/>
                                                      <w:marBottom w:val="0"/>
                                                      <w:divBdr>
                                                        <w:top w:val="none" w:sz="0" w:space="0" w:color="auto"/>
                                                        <w:left w:val="none" w:sz="0" w:space="0" w:color="auto"/>
                                                        <w:bottom w:val="none" w:sz="0" w:space="0" w:color="auto"/>
                                                        <w:right w:val="none" w:sz="0" w:space="0" w:color="auto"/>
                                                      </w:divBdr>
                                                    </w:div>
                                                    <w:div w:id="1707754123">
                                                      <w:marLeft w:val="0"/>
                                                      <w:marRight w:val="0"/>
                                                      <w:marTop w:val="0"/>
                                                      <w:marBottom w:val="0"/>
                                                      <w:divBdr>
                                                        <w:top w:val="none" w:sz="0" w:space="0" w:color="auto"/>
                                                        <w:left w:val="none" w:sz="0" w:space="0" w:color="auto"/>
                                                        <w:bottom w:val="none" w:sz="0" w:space="0" w:color="auto"/>
                                                        <w:right w:val="none" w:sz="0" w:space="0" w:color="auto"/>
                                                      </w:divBdr>
                                                    </w:div>
                                                    <w:div w:id="1664504402">
                                                      <w:marLeft w:val="0"/>
                                                      <w:marRight w:val="0"/>
                                                      <w:marTop w:val="0"/>
                                                      <w:marBottom w:val="0"/>
                                                      <w:divBdr>
                                                        <w:top w:val="none" w:sz="0" w:space="0" w:color="auto"/>
                                                        <w:left w:val="none" w:sz="0" w:space="0" w:color="auto"/>
                                                        <w:bottom w:val="none" w:sz="0" w:space="0" w:color="auto"/>
                                                        <w:right w:val="none" w:sz="0" w:space="0" w:color="auto"/>
                                                      </w:divBdr>
                                                    </w:div>
                                                    <w:div w:id="688215448">
                                                      <w:marLeft w:val="0"/>
                                                      <w:marRight w:val="0"/>
                                                      <w:marTop w:val="0"/>
                                                      <w:marBottom w:val="0"/>
                                                      <w:divBdr>
                                                        <w:top w:val="none" w:sz="0" w:space="0" w:color="auto"/>
                                                        <w:left w:val="none" w:sz="0" w:space="0" w:color="auto"/>
                                                        <w:bottom w:val="none" w:sz="0" w:space="0" w:color="auto"/>
                                                        <w:right w:val="none" w:sz="0" w:space="0" w:color="auto"/>
                                                      </w:divBdr>
                                                    </w:div>
                                                    <w:div w:id="1526482852">
                                                      <w:marLeft w:val="0"/>
                                                      <w:marRight w:val="0"/>
                                                      <w:marTop w:val="0"/>
                                                      <w:marBottom w:val="0"/>
                                                      <w:divBdr>
                                                        <w:top w:val="none" w:sz="0" w:space="0" w:color="auto"/>
                                                        <w:left w:val="none" w:sz="0" w:space="0" w:color="auto"/>
                                                        <w:bottom w:val="none" w:sz="0" w:space="0" w:color="auto"/>
                                                        <w:right w:val="none" w:sz="0" w:space="0" w:color="auto"/>
                                                      </w:divBdr>
                                                    </w:div>
                                                    <w:div w:id="179532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133962">
                                  <w:marLeft w:val="0"/>
                                  <w:marRight w:val="0"/>
                                  <w:marTop w:val="150"/>
                                  <w:marBottom w:val="0"/>
                                  <w:divBdr>
                                    <w:top w:val="none" w:sz="0" w:space="0" w:color="auto"/>
                                    <w:left w:val="none" w:sz="0" w:space="0" w:color="auto"/>
                                    <w:bottom w:val="none" w:sz="0" w:space="0" w:color="auto"/>
                                    <w:right w:val="none" w:sz="0" w:space="0" w:color="auto"/>
                                  </w:divBdr>
                                  <w:divsChild>
                                    <w:div w:id="1287851985">
                                      <w:marLeft w:val="0"/>
                                      <w:marRight w:val="0"/>
                                      <w:marTop w:val="0"/>
                                      <w:marBottom w:val="0"/>
                                      <w:divBdr>
                                        <w:top w:val="none" w:sz="0" w:space="0" w:color="auto"/>
                                        <w:left w:val="none" w:sz="0" w:space="0" w:color="auto"/>
                                        <w:bottom w:val="none" w:sz="0" w:space="0" w:color="auto"/>
                                        <w:right w:val="none" w:sz="0" w:space="0" w:color="auto"/>
                                      </w:divBdr>
                                    </w:div>
                                    <w:div w:id="1472476121">
                                      <w:marLeft w:val="0"/>
                                      <w:marRight w:val="0"/>
                                      <w:marTop w:val="0"/>
                                      <w:marBottom w:val="0"/>
                                      <w:divBdr>
                                        <w:top w:val="none" w:sz="0" w:space="0" w:color="auto"/>
                                        <w:left w:val="none" w:sz="0" w:space="0" w:color="auto"/>
                                        <w:bottom w:val="none" w:sz="0" w:space="0" w:color="auto"/>
                                        <w:right w:val="none" w:sz="0" w:space="0" w:color="auto"/>
                                      </w:divBdr>
                                    </w:div>
                                    <w:div w:id="509805097">
                                      <w:marLeft w:val="0"/>
                                      <w:marRight w:val="0"/>
                                      <w:marTop w:val="0"/>
                                      <w:marBottom w:val="0"/>
                                      <w:divBdr>
                                        <w:top w:val="none" w:sz="0" w:space="0" w:color="auto"/>
                                        <w:left w:val="none" w:sz="0" w:space="0" w:color="auto"/>
                                        <w:bottom w:val="none" w:sz="0" w:space="0" w:color="auto"/>
                                        <w:right w:val="none" w:sz="0" w:space="0" w:color="auto"/>
                                      </w:divBdr>
                                    </w:div>
                                    <w:div w:id="2021085836">
                                      <w:marLeft w:val="0"/>
                                      <w:marRight w:val="0"/>
                                      <w:marTop w:val="0"/>
                                      <w:marBottom w:val="0"/>
                                      <w:divBdr>
                                        <w:top w:val="none" w:sz="0" w:space="0" w:color="auto"/>
                                        <w:left w:val="none" w:sz="0" w:space="0" w:color="auto"/>
                                        <w:bottom w:val="none" w:sz="0" w:space="0" w:color="auto"/>
                                        <w:right w:val="none" w:sz="0" w:space="0" w:color="auto"/>
                                      </w:divBdr>
                                    </w:div>
                                  </w:divsChild>
                                </w:div>
                                <w:div w:id="2005283089">
                                  <w:marLeft w:val="0"/>
                                  <w:marRight w:val="0"/>
                                  <w:marTop w:val="0"/>
                                  <w:marBottom w:val="0"/>
                                  <w:divBdr>
                                    <w:top w:val="none" w:sz="0" w:space="0" w:color="auto"/>
                                    <w:left w:val="none" w:sz="0" w:space="0" w:color="auto"/>
                                    <w:bottom w:val="none" w:sz="0" w:space="0" w:color="auto"/>
                                    <w:right w:val="none" w:sz="0" w:space="0" w:color="auto"/>
                                  </w:divBdr>
                                </w:div>
                                <w:div w:id="1825124752">
                                  <w:marLeft w:val="0"/>
                                  <w:marRight w:val="0"/>
                                  <w:marTop w:val="0"/>
                                  <w:marBottom w:val="0"/>
                                  <w:divBdr>
                                    <w:top w:val="none" w:sz="0" w:space="0" w:color="auto"/>
                                    <w:left w:val="none" w:sz="0" w:space="0" w:color="auto"/>
                                    <w:bottom w:val="none" w:sz="0" w:space="0" w:color="auto"/>
                                    <w:right w:val="none" w:sz="0" w:space="0" w:color="auto"/>
                                  </w:divBdr>
                                </w:div>
                                <w:div w:id="541526181">
                                  <w:marLeft w:val="0"/>
                                  <w:marRight w:val="0"/>
                                  <w:marTop w:val="0"/>
                                  <w:marBottom w:val="0"/>
                                  <w:divBdr>
                                    <w:top w:val="none" w:sz="0" w:space="0" w:color="auto"/>
                                    <w:left w:val="none" w:sz="0" w:space="0" w:color="auto"/>
                                    <w:bottom w:val="none" w:sz="0" w:space="0" w:color="auto"/>
                                    <w:right w:val="none" w:sz="0" w:space="0" w:color="auto"/>
                                  </w:divBdr>
                                  <w:divsChild>
                                    <w:div w:id="1405253434">
                                      <w:marLeft w:val="0"/>
                                      <w:marRight w:val="0"/>
                                      <w:marTop w:val="150"/>
                                      <w:marBottom w:val="0"/>
                                      <w:divBdr>
                                        <w:top w:val="none" w:sz="0" w:space="0" w:color="auto"/>
                                        <w:left w:val="none" w:sz="0" w:space="0" w:color="auto"/>
                                        <w:bottom w:val="none" w:sz="0" w:space="0" w:color="auto"/>
                                        <w:right w:val="none" w:sz="0" w:space="0" w:color="auto"/>
                                      </w:divBdr>
                                      <w:divsChild>
                                        <w:div w:id="2058968083">
                                          <w:marLeft w:val="0"/>
                                          <w:marRight w:val="0"/>
                                          <w:marTop w:val="0"/>
                                          <w:marBottom w:val="0"/>
                                          <w:divBdr>
                                            <w:top w:val="none" w:sz="0" w:space="0" w:color="auto"/>
                                            <w:left w:val="none" w:sz="0" w:space="0" w:color="auto"/>
                                            <w:bottom w:val="none" w:sz="0" w:space="0" w:color="auto"/>
                                            <w:right w:val="none" w:sz="0" w:space="0" w:color="auto"/>
                                          </w:divBdr>
                                        </w:div>
                                        <w:div w:id="15194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97021">
                                  <w:marLeft w:val="0"/>
                                  <w:marRight w:val="0"/>
                                  <w:marTop w:val="0"/>
                                  <w:marBottom w:val="0"/>
                                  <w:divBdr>
                                    <w:top w:val="dashed" w:sz="6" w:space="0" w:color="auto"/>
                                    <w:left w:val="dashed" w:sz="6" w:space="0" w:color="auto"/>
                                    <w:bottom w:val="dashed" w:sz="6" w:space="0" w:color="auto"/>
                                    <w:right w:val="dashed" w:sz="6" w:space="0" w:color="auto"/>
                                  </w:divBdr>
                                  <w:divsChild>
                                    <w:div w:id="1450737503">
                                      <w:marLeft w:val="0"/>
                                      <w:marRight w:val="0"/>
                                      <w:marTop w:val="0"/>
                                      <w:marBottom w:val="0"/>
                                      <w:divBdr>
                                        <w:top w:val="none" w:sz="0" w:space="0" w:color="auto"/>
                                        <w:left w:val="none" w:sz="0" w:space="0" w:color="auto"/>
                                        <w:bottom w:val="none" w:sz="0" w:space="0" w:color="auto"/>
                                        <w:right w:val="none" w:sz="0" w:space="0" w:color="auto"/>
                                      </w:divBdr>
                                      <w:divsChild>
                                        <w:div w:id="936016563">
                                          <w:marLeft w:val="0"/>
                                          <w:marRight w:val="0"/>
                                          <w:marTop w:val="0"/>
                                          <w:marBottom w:val="0"/>
                                          <w:divBdr>
                                            <w:top w:val="none" w:sz="0" w:space="0" w:color="auto"/>
                                            <w:left w:val="none" w:sz="0" w:space="0" w:color="auto"/>
                                            <w:bottom w:val="none" w:sz="0" w:space="0" w:color="auto"/>
                                            <w:right w:val="none" w:sz="0" w:space="0" w:color="auto"/>
                                          </w:divBdr>
                                          <w:divsChild>
                                            <w:div w:id="2146045264">
                                              <w:marLeft w:val="0"/>
                                              <w:marRight w:val="0"/>
                                              <w:marTop w:val="0"/>
                                              <w:marBottom w:val="0"/>
                                              <w:divBdr>
                                                <w:top w:val="none" w:sz="0" w:space="0" w:color="auto"/>
                                                <w:left w:val="none" w:sz="0" w:space="0" w:color="auto"/>
                                                <w:bottom w:val="none" w:sz="0" w:space="0" w:color="auto"/>
                                                <w:right w:val="none" w:sz="0" w:space="0" w:color="auto"/>
                                              </w:divBdr>
                                              <w:divsChild>
                                                <w:div w:id="426538448">
                                                  <w:marLeft w:val="0"/>
                                                  <w:marRight w:val="0"/>
                                                  <w:marTop w:val="0"/>
                                                  <w:marBottom w:val="0"/>
                                                  <w:divBdr>
                                                    <w:top w:val="none" w:sz="0" w:space="0" w:color="auto"/>
                                                    <w:left w:val="none" w:sz="0" w:space="0" w:color="auto"/>
                                                    <w:bottom w:val="none" w:sz="0" w:space="0" w:color="auto"/>
                                                    <w:right w:val="none" w:sz="0" w:space="0" w:color="auto"/>
                                                  </w:divBdr>
                                                </w:div>
                                                <w:div w:id="505369874">
                                                  <w:marLeft w:val="0"/>
                                                  <w:marRight w:val="0"/>
                                                  <w:marTop w:val="0"/>
                                                  <w:marBottom w:val="0"/>
                                                  <w:divBdr>
                                                    <w:top w:val="none" w:sz="0" w:space="0" w:color="auto"/>
                                                    <w:left w:val="none" w:sz="0" w:space="0" w:color="auto"/>
                                                    <w:bottom w:val="none" w:sz="0" w:space="0" w:color="auto"/>
                                                    <w:right w:val="none" w:sz="0" w:space="0" w:color="auto"/>
                                                  </w:divBdr>
                                                  <w:divsChild>
                                                    <w:div w:id="1450930954">
                                                      <w:marLeft w:val="0"/>
                                                      <w:marRight w:val="0"/>
                                                      <w:marTop w:val="0"/>
                                                      <w:marBottom w:val="0"/>
                                                      <w:divBdr>
                                                        <w:top w:val="none" w:sz="0" w:space="0" w:color="auto"/>
                                                        <w:left w:val="none" w:sz="0" w:space="0" w:color="auto"/>
                                                        <w:bottom w:val="none" w:sz="0" w:space="0" w:color="auto"/>
                                                        <w:right w:val="none" w:sz="0" w:space="0" w:color="auto"/>
                                                      </w:divBdr>
                                                    </w:div>
                                                    <w:div w:id="1736203517">
                                                      <w:marLeft w:val="0"/>
                                                      <w:marRight w:val="0"/>
                                                      <w:marTop w:val="0"/>
                                                      <w:marBottom w:val="0"/>
                                                      <w:divBdr>
                                                        <w:top w:val="none" w:sz="0" w:space="0" w:color="auto"/>
                                                        <w:left w:val="none" w:sz="0" w:space="0" w:color="auto"/>
                                                        <w:bottom w:val="none" w:sz="0" w:space="0" w:color="auto"/>
                                                        <w:right w:val="none" w:sz="0" w:space="0" w:color="auto"/>
                                                      </w:divBdr>
                                                    </w:div>
                                                    <w:div w:id="1843887749">
                                                      <w:marLeft w:val="0"/>
                                                      <w:marRight w:val="0"/>
                                                      <w:marTop w:val="0"/>
                                                      <w:marBottom w:val="0"/>
                                                      <w:divBdr>
                                                        <w:top w:val="none" w:sz="0" w:space="0" w:color="auto"/>
                                                        <w:left w:val="none" w:sz="0" w:space="0" w:color="auto"/>
                                                        <w:bottom w:val="none" w:sz="0" w:space="0" w:color="auto"/>
                                                        <w:right w:val="none" w:sz="0" w:space="0" w:color="auto"/>
                                                      </w:divBdr>
                                                    </w:div>
                                                    <w:div w:id="1452363691">
                                                      <w:marLeft w:val="0"/>
                                                      <w:marRight w:val="0"/>
                                                      <w:marTop w:val="0"/>
                                                      <w:marBottom w:val="0"/>
                                                      <w:divBdr>
                                                        <w:top w:val="none" w:sz="0" w:space="0" w:color="auto"/>
                                                        <w:left w:val="none" w:sz="0" w:space="0" w:color="auto"/>
                                                        <w:bottom w:val="none" w:sz="0" w:space="0" w:color="auto"/>
                                                        <w:right w:val="none" w:sz="0" w:space="0" w:color="auto"/>
                                                      </w:divBdr>
                                                    </w:div>
                                                    <w:div w:id="1627616173">
                                                      <w:marLeft w:val="0"/>
                                                      <w:marRight w:val="0"/>
                                                      <w:marTop w:val="0"/>
                                                      <w:marBottom w:val="0"/>
                                                      <w:divBdr>
                                                        <w:top w:val="none" w:sz="0" w:space="0" w:color="auto"/>
                                                        <w:left w:val="none" w:sz="0" w:space="0" w:color="auto"/>
                                                        <w:bottom w:val="none" w:sz="0" w:space="0" w:color="auto"/>
                                                        <w:right w:val="none" w:sz="0" w:space="0" w:color="auto"/>
                                                      </w:divBdr>
                                                    </w:div>
                                                    <w:div w:id="1672678488">
                                                      <w:marLeft w:val="0"/>
                                                      <w:marRight w:val="0"/>
                                                      <w:marTop w:val="0"/>
                                                      <w:marBottom w:val="0"/>
                                                      <w:divBdr>
                                                        <w:top w:val="none" w:sz="0" w:space="0" w:color="auto"/>
                                                        <w:left w:val="none" w:sz="0" w:space="0" w:color="auto"/>
                                                        <w:bottom w:val="none" w:sz="0" w:space="0" w:color="auto"/>
                                                        <w:right w:val="none" w:sz="0" w:space="0" w:color="auto"/>
                                                      </w:divBdr>
                                                    </w:div>
                                                    <w:div w:id="362632193">
                                                      <w:marLeft w:val="0"/>
                                                      <w:marRight w:val="0"/>
                                                      <w:marTop w:val="0"/>
                                                      <w:marBottom w:val="0"/>
                                                      <w:divBdr>
                                                        <w:top w:val="none" w:sz="0" w:space="0" w:color="auto"/>
                                                        <w:left w:val="none" w:sz="0" w:space="0" w:color="auto"/>
                                                        <w:bottom w:val="none" w:sz="0" w:space="0" w:color="auto"/>
                                                        <w:right w:val="none" w:sz="0" w:space="0" w:color="auto"/>
                                                      </w:divBdr>
                                                    </w:div>
                                                    <w:div w:id="1333028083">
                                                      <w:marLeft w:val="0"/>
                                                      <w:marRight w:val="0"/>
                                                      <w:marTop w:val="0"/>
                                                      <w:marBottom w:val="0"/>
                                                      <w:divBdr>
                                                        <w:top w:val="none" w:sz="0" w:space="0" w:color="auto"/>
                                                        <w:left w:val="none" w:sz="0" w:space="0" w:color="auto"/>
                                                        <w:bottom w:val="none" w:sz="0" w:space="0" w:color="auto"/>
                                                        <w:right w:val="none" w:sz="0" w:space="0" w:color="auto"/>
                                                      </w:divBdr>
                                                    </w:div>
                                                    <w:div w:id="1856578103">
                                                      <w:marLeft w:val="0"/>
                                                      <w:marRight w:val="0"/>
                                                      <w:marTop w:val="0"/>
                                                      <w:marBottom w:val="0"/>
                                                      <w:divBdr>
                                                        <w:top w:val="none" w:sz="0" w:space="0" w:color="auto"/>
                                                        <w:left w:val="none" w:sz="0" w:space="0" w:color="auto"/>
                                                        <w:bottom w:val="none" w:sz="0" w:space="0" w:color="auto"/>
                                                        <w:right w:val="none" w:sz="0" w:space="0" w:color="auto"/>
                                                      </w:divBdr>
                                                    </w:div>
                                                    <w:div w:id="887230860">
                                                      <w:marLeft w:val="0"/>
                                                      <w:marRight w:val="0"/>
                                                      <w:marTop w:val="0"/>
                                                      <w:marBottom w:val="0"/>
                                                      <w:divBdr>
                                                        <w:top w:val="none" w:sz="0" w:space="0" w:color="auto"/>
                                                        <w:left w:val="none" w:sz="0" w:space="0" w:color="auto"/>
                                                        <w:bottom w:val="none" w:sz="0" w:space="0" w:color="auto"/>
                                                        <w:right w:val="none" w:sz="0" w:space="0" w:color="auto"/>
                                                      </w:divBdr>
                                                    </w:div>
                                                    <w:div w:id="886912038">
                                                      <w:marLeft w:val="0"/>
                                                      <w:marRight w:val="0"/>
                                                      <w:marTop w:val="0"/>
                                                      <w:marBottom w:val="0"/>
                                                      <w:divBdr>
                                                        <w:top w:val="none" w:sz="0" w:space="0" w:color="auto"/>
                                                        <w:left w:val="none" w:sz="0" w:space="0" w:color="auto"/>
                                                        <w:bottom w:val="none" w:sz="0" w:space="0" w:color="auto"/>
                                                        <w:right w:val="none" w:sz="0" w:space="0" w:color="auto"/>
                                                      </w:divBdr>
                                                    </w:div>
                                                    <w:div w:id="5079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585338">
                                  <w:marLeft w:val="0"/>
                                  <w:marRight w:val="0"/>
                                  <w:marTop w:val="150"/>
                                  <w:marBottom w:val="0"/>
                                  <w:divBdr>
                                    <w:top w:val="none" w:sz="0" w:space="0" w:color="auto"/>
                                    <w:left w:val="none" w:sz="0" w:space="0" w:color="auto"/>
                                    <w:bottom w:val="none" w:sz="0" w:space="0" w:color="auto"/>
                                    <w:right w:val="none" w:sz="0" w:space="0" w:color="auto"/>
                                  </w:divBdr>
                                  <w:divsChild>
                                    <w:div w:id="649137124">
                                      <w:marLeft w:val="0"/>
                                      <w:marRight w:val="0"/>
                                      <w:marTop w:val="0"/>
                                      <w:marBottom w:val="0"/>
                                      <w:divBdr>
                                        <w:top w:val="none" w:sz="0" w:space="0" w:color="auto"/>
                                        <w:left w:val="none" w:sz="0" w:space="0" w:color="auto"/>
                                        <w:bottom w:val="none" w:sz="0" w:space="0" w:color="auto"/>
                                        <w:right w:val="none" w:sz="0" w:space="0" w:color="auto"/>
                                      </w:divBdr>
                                    </w:div>
                                    <w:div w:id="854999295">
                                      <w:marLeft w:val="0"/>
                                      <w:marRight w:val="0"/>
                                      <w:marTop w:val="0"/>
                                      <w:marBottom w:val="0"/>
                                      <w:divBdr>
                                        <w:top w:val="none" w:sz="0" w:space="0" w:color="auto"/>
                                        <w:left w:val="none" w:sz="0" w:space="0" w:color="auto"/>
                                        <w:bottom w:val="none" w:sz="0" w:space="0" w:color="auto"/>
                                        <w:right w:val="none" w:sz="0" w:space="0" w:color="auto"/>
                                      </w:divBdr>
                                    </w:div>
                                    <w:div w:id="620189047">
                                      <w:marLeft w:val="0"/>
                                      <w:marRight w:val="0"/>
                                      <w:marTop w:val="0"/>
                                      <w:marBottom w:val="0"/>
                                      <w:divBdr>
                                        <w:top w:val="none" w:sz="0" w:space="0" w:color="auto"/>
                                        <w:left w:val="none" w:sz="0" w:space="0" w:color="auto"/>
                                        <w:bottom w:val="none" w:sz="0" w:space="0" w:color="auto"/>
                                        <w:right w:val="none" w:sz="0" w:space="0" w:color="auto"/>
                                      </w:divBdr>
                                    </w:div>
                                    <w:div w:id="1454057838">
                                      <w:marLeft w:val="0"/>
                                      <w:marRight w:val="0"/>
                                      <w:marTop w:val="0"/>
                                      <w:marBottom w:val="0"/>
                                      <w:divBdr>
                                        <w:top w:val="none" w:sz="0" w:space="0" w:color="auto"/>
                                        <w:left w:val="none" w:sz="0" w:space="0" w:color="auto"/>
                                        <w:bottom w:val="none" w:sz="0" w:space="0" w:color="auto"/>
                                        <w:right w:val="none" w:sz="0" w:space="0" w:color="auto"/>
                                      </w:divBdr>
                                    </w:div>
                                  </w:divsChild>
                                </w:div>
                                <w:div w:id="1910336506">
                                  <w:marLeft w:val="0"/>
                                  <w:marRight w:val="0"/>
                                  <w:marTop w:val="150"/>
                                  <w:marBottom w:val="0"/>
                                  <w:divBdr>
                                    <w:top w:val="none" w:sz="0" w:space="0" w:color="auto"/>
                                    <w:left w:val="none" w:sz="0" w:space="0" w:color="auto"/>
                                    <w:bottom w:val="none" w:sz="0" w:space="0" w:color="auto"/>
                                    <w:right w:val="none" w:sz="0" w:space="0" w:color="auto"/>
                                  </w:divBdr>
                                  <w:divsChild>
                                    <w:div w:id="1692026738">
                                      <w:marLeft w:val="0"/>
                                      <w:marRight w:val="0"/>
                                      <w:marTop w:val="0"/>
                                      <w:marBottom w:val="0"/>
                                      <w:divBdr>
                                        <w:top w:val="none" w:sz="0" w:space="0" w:color="auto"/>
                                        <w:left w:val="none" w:sz="0" w:space="0" w:color="auto"/>
                                        <w:bottom w:val="none" w:sz="0" w:space="0" w:color="auto"/>
                                        <w:right w:val="none" w:sz="0" w:space="0" w:color="auto"/>
                                      </w:divBdr>
                                    </w:div>
                                    <w:div w:id="252980850">
                                      <w:marLeft w:val="0"/>
                                      <w:marRight w:val="0"/>
                                      <w:marTop w:val="0"/>
                                      <w:marBottom w:val="0"/>
                                      <w:divBdr>
                                        <w:top w:val="none" w:sz="0" w:space="0" w:color="auto"/>
                                        <w:left w:val="none" w:sz="0" w:space="0" w:color="auto"/>
                                        <w:bottom w:val="none" w:sz="0" w:space="0" w:color="auto"/>
                                        <w:right w:val="none" w:sz="0" w:space="0" w:color="auto"/>
                                      </w:divBdr>
                                    </w:div>
                                    <w:div w:id="1493719463">
                                      <w:marLeft w:val="0"/>
                                      <w:marRight w:val="0"/>
                                      <w:marTop w:val="0"/>
                                      <w:marBottom w:val="0"/>
                                      <w:divBdr>
                                        <w:top w:val="none" w:sz="0" w:space="0" w:color="auto"/>
                                        <w:left w:val="none" w:sz="0" w:space="0" w:color="auto"/>
                                        <w:bottom w:val="none" w:sz="0" w:space="0" w:color="auto"/>
                                        <w:right w:val="none" w:sz="0" w:space="0" w:color="auto"/>
                                      </w:divBdr>
                                    </w:div>
                                  </w:divsChild>
                                </w:div>
                                <w:div w:id="784933112">
                                  <w:marLeft w:val="0"/>
                                  <w:marRight w:val="0"/>
                                  <w:marTop w:val="0"/>
                                  <w:marBottom w:val="0"/>
                                  <w:divBdr>
                                    <w:top w:val="dashed" w:sz="6" w:space="0" w:color="auto"/>
                                    <w:left w:val="dashed" w:sz="6" w:space="0" w:color="auto"/>
                                    <w:bottom w:val="dashed" w:sz="6" w:space="0" w:color="auto"/>
                                    <w:right w:val="dashed" w:sz="6" w:space="0" w:color="auto"/>
                                  </w:divBdr>
                                  <w:divsChild>
                                    <w:div w:id="435683926">
                                      <w:marLeft w:val="0"/>
                                      <w:marRight w:val="0"/>
                                      <w:marTop w:val="0"/>
                                      <w:marBottom w:val="0"/>
                                      <w:divBdr>
                                        <w:top w:val="none" w:sz="0" w:space="0" w:color="auto"/>
                                        <w:left w:val="none" w:sz="0" w:space="0" w:color="auto"/>
                                        <w:bottom w:val="none" w:sz="0" w:space="0" w:color="auto"/>
                                        <w:right w:val="none" w:sz="0" w:space="0" w:color="auto"/>
                                      </w:divBdr>
                                      <w:divsChild>
                                        <w:div w:id="1284386530">
                                          <w:marLeft w:val="0"/>
                                          <w:marRight w:val="0"/>
                                          <w:marTop w:val="0"/>
                                          <w:marBottom w:val="0"/>
                                          <w:divBdr>
                                            <w:top w:val="none" w:sz="0" w:space="0" w:color="auto"/>
                                            <w:left w:val="none" w:sz="0" w:space="0" w:color="auto"/>
                                            <w:bottom w:val="none" w:sz="0" w:space="0" w:color="auto"/>
                                            <w:right w:val="none" w:sz="0" w:space="0" w:color="auto"/>
                                          </w:divBdr>
                                          <w:divsChild>
                                            <w:div w:id="1026296745">
                                              <w:marLeft w:val="0"/>
                                              <w:marRight w:val="0"/>
                                              <w:marTop w:val="0"/>
                                              <w:marBottom w:val="0"/>
                                              <w:divBdr>
                                                <w:top w:val="none" w:sz="0" w:space="0" w:color="auto"/>
                                                <w:left w:val="none" w:sz="0" w:space="0" w:color="auto"/>
                                                <w:bottom w:val="none" w:sz="0" w:space="0" w:color="auto"/>
                                                <w:right w:val="none" w:sz="0" w:space="0" w:color="auto"/>
                                              </w:divBdr>
                                              <w:divsChild>
                                                <w:div w:id="2092047417">
                                                  <w:marLeft w:val="0"/>
                                                  <w:marRight w:val="0"/>
                                                  <w:marTop w:val="0"/>
                                                  <w:marBottom w:val="0"/>
                                                  <w:divBdr>
                                                    <w:top w:val="none" w:sz="0" w:space="0" w:color="auto"/>
                                                    <w:left w:val="none" w:sz="0" w:space="0" w:color="auto"/>
                                                    <w:bottom w:val="none" w:sz="0" w:space="0" w:color="auto"/>
                                                    <w:right w:val="none" w:sz="0" w:space="0" w:color="auto"/>
                                                  </w:divBdr>
                                                </w:div>
                                                <w:div w:id="2077123827">
                                                  <w:marLeft w:val="0"/>
                                                  <w:marRight w:val="0"/>
                                                  <w:marTop w:val="0"/>
                                                  <w:marBottom w:val="0"/>
                                                  <w:divBdr>
                                                    <w:top w:val="none" w:sz="0" w:space="0" w:color="auto"/>
                                                    <w:left w:val="none" w:sz="0" w:space="0" w:color="auto"/>
                                                    <w:bottom w:val="none" w:sz="0" w:space="0" w:color="auto"/>
                                                    <w:right w:val="none" w:sz="0" w:space="0" w:color="auto"/>
                                                  </w:divBdr>
                                                  <w:divsChild>
                                                    <w:div w:id="1219240046">
                                                      <w:marLeft w:val="0"/>
                                                      <w:marRight w:val="0"/>
                                                      <w:marTop w:val="0"/>
                                                      <w:marBottom w:val="0"/>
                                                      <w:divBdr>
                                                        <w:top w:val="none" w:sz="0" w:space="0" w:color="auto"/>
                                                        <w:left w:val="none" w:sz="0" w:space="0" w:color="auto"/>
                                                        <w:bottom w:val="none" w:sz="0" w:space="0" w:color="auto"/>
                                                        <w:right w:val="none" w:sz="0" w:space="0" w:color="auto"/>
                                                      </w:divBdr>
                                                    </w:div>
                                                    <w:div w:id="1082484274">
                                                      <w:marLeft w:val="0"/>
                                                      <w:marRight w:val="0"/>
                                                      <w:marTop w:val="0"/>
                                                      <w:marBottom w:val="0"/>
                                                      <w:divBdr>
                                                        <w:top w:val="none" w:sz="0" w:space="0" w:color="auto"/>
                                                        <w:left w:val="none" w:sz="0" w:space="0" w:color="auto"/>
                                                        <w:bottom w:val="none" w:sz="0" w:space="0" w:color="auto"/>
                                                        <w:right w:val="none" w:sz="0" w:space="0" w:color="auto"/>
                                                      </w:divBdr>
                                                    </w:div>
                                                    <w:div w:id="653534711">
                                                      <w:marLeft w:val="0"/>
                                                      <w:marRight w:val="0"/>
                                                      <w:marTop w:val="0"/>
                                                      <w:marBottom w:val="0"/>
                                                      <w:divBdr>
                                                        <w:top w:val="none" w:sz="0" w:space="0" w:color="auto"/>
                                                        <w:left w:val="none" w:sz="0" w:space="0" w:color="auto"/>
                                                        <w:bottom w:val="none" w:sz="0" w:space="0" w:color="auto"/>
                                                        <w:right w:val="none" w:sz="0" w:space="0" w:color="auto"/>
                                                      </w:divBdr>
                                                    </w:div>
                                                    <w:div w:id="112021859">
                                                      <w:marLeft w:val="0"/>
                                                      <w:marRight w:val="0"/>
                                                      <w:marTop w:val="0"/>
                                                      <w:marBottom w:val="0"/>
                                                      <w:divBdr>
                                                        <w:top w:val="none" w:sz="0" w:space="0" w:color="auto"/>
                                                        <w:left w:val="none" w:sz="0" w:space="0" w:color="auto"/>
                                                        <w:bottom w:val="none" w:sz="0" w:space="0" w:color="auto"/>
                                                        <w:right w:val="none" w:sz="0" w:space="0" w:color="auto"/>
                                                      </w:divBdr>
                                                    </w:div>
                                                    <w:div w:id="15266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613226">
                                  <w:marLeft w:val="0"/>
                                  <w:marRight w:val="0"/>
                                  <w:marTop w:val="0"/>
                                  <w:marBottom w:val="0"/>
                                  <w:divBdr>
                                    <w:top w:val="dashed" w:sz="6" w:space="0" w:color="auto"/>
                                    <w:left w:val="dashed" w:sz="6" w:space="0" w:color="auto"/>
                                    <w:bottom w:val="dashed" w:sz="6" w:space="0" w:color="auto"/>
                                    <w:right w:val="dashed" w:sz="6" w:space="0" w:color="auto"/>
                                  </w:divBdr>
                                  <w:divsChild>
                                    <w:div w:id="1041826977">
                                      <w:marLeft w:val="0"/>
                                      <w:marRight w:val="0"/>
                                      <w:marTop w:val="0"/>
                                      <w:marBottom w:val="0"/>
                                      <w:divBdr>
                                        <w:top w:val="none" w:sz="0" w:space="0" w:color="auto"/>
                                        <w:left w:val="none" w:sz="0" w:space="0" w:color="auto"/>
                                        <w:bottom w:val="none" w:sz="0" w:space="0" w:color="auto"/>
                                        <w:right w:val="none" w:sz="0" w:space="0" w:color="auto"/>
                                      </w:divBdr>
                                      <w:divsChild>
                                        <w:div w:id="1947731173">
                                          <w:marLeft w:val="0"/>
                                          <w:marRight w:val="0"/>
                                          <w:marTop w:val="0"/>
                                          <w:marBottom w:val="0"/>
                                          <w:divBdr>
                                            <w:top w:val="none" w:sz="0" w:space="0" w:color="auto"/>
                                            <w:left w:val="none" w:sz="0" w:space="0" w:color="auto"/>
                                            <w:bottom w:val="none" w:sz="0" w:space="0" w:color="auto"/>
                                            <w:right w:val="none" w:sz="0" w:space="0" w:color="auto"/>
                                          </w:divBdr>
                                          <w:divsChild>
                                            <w:div w:id="646471920">
                                              <w:marLeft w:val="0"/>
                                              <w:marRight w:val="0"/>
                                              <w:marTop w:val="0"/>
                                              <w:marBottom w:val="0"/>
                                              <w:divBdr>
                                                <w:top w:val="none" w:sz="0" w:space="0" w:color="auto"/>
                                                <w:left w:val="none" w:sz="0" w:space="0" w:color="auto"/>
                                                <w:bottom w:val="none" w:sz="0" w:space="0" w:color="auto"/>
                                                <w:right w:val="none" w:sz="0" w:space="0" w:color="auto"/>
                                              </w:divBdr>
                                              <w:divsChild>
                                                <w:div w:id="1767995736">
                                                  <w:marLeft w:val="0"/>
                                                  <w:marRight w:val="0"/>
                                                  <w:marTop w:val="0"/>
                                                  <w:marBottom w:val="0"/>
                                                  <w:divBdr>
                                                    <w:top w:val="none" w:sz="0" w:space="0" w:color="auto"/>
                                                    <w:left w:val="none" w:sz="0" w:space="0" w:color="auto"/>
                                                    <w:bottom w:val="none" w:sz="0" w:space="0" w:color="auto"/>
                                                    <w:right w:val="none" w:sz="0" w:space="0" w:color="auto"/>
                                                  </w:divBdr>
                                                </w:div>
                                                <w:div w:id="1692682298">
                                                  <w:marLeft w:val="0"/>
                                                  <w:marRight w:val="0"/>
                                                  <w:marTop w:val="0"/>
                                                  <w:marBottom w:val="0"/>
                                                  <w:divBdr>
                                                    <w:top w:val="none" w:sz="0" w:space="0" w:color="auto"/>
                                                    <w:left w:val="none" w:sz="0" w:space="0" w:color="auto"/>
                                                    <w:bottom w:val="none" w:sz="0" w:space="0" w:color="auto"/>
                                                    <w:right w:val="none" w:sz="0" w:space="0" w:color="auto"/>
                                                  </w:divBdr>
                                                  <w:divsChild>
                                                    <w:div w:id="1377702682">
                                                      <w:marLeft w:val="0"/>
                                                      <w:marRight w:val="0"/>
                                                      <w:marTop w:val="0"/>
                                                      <w:marBottom w:val="0"/>
                                                      <w:divBdr>
                                                        <w:top w:val="none" w:sz="0" w:space="0" w:color="auto"/>
                                                        <w:left w:val="none" w:sz="0" w:space="0" w:color="auto"/>
                                                        <w:bottom w:val="none" w:sz="0" w:space="0" w:color="auto"/>
                                                        <w:right w:val="none" w:sz="0" w:space="0" w:color="auto"/>
                                                      </w:divBdr>
                                                    </w:div>
                                                    <w:div w:id="1546790666">
                                                      <w:marLeft w:val="0"/>
                                                      <w:marRight w:val="0"/>
                                                      <w:marTop w:val="0"/>
                                                      <w:marBottom w:val="0"/>
                                                      <w:divBdr>
                                                        <w:top w:val="none" w:sz="0" w:space="0" w:color="auto"/>
                                                        <w:left w:val="none" w:sz="0" w:space="0" w:color="auto"/>
                                                        <w:bottom w:val="none" w:sz="0" w:space="0" w:color="auto"/>
                                                        <w:right w:val="none" w:sz="0" w:space="0" w:color="auto"/>
                                                      </w:divBdr>
                                                    </w:div>
                                                    <w:div w:id="1343162207">
                                                      <w:marLeft w:val="0"/>
                                                      <w:marRight w:val="0"/>
                                                      <w:marTop w:val="0"/>
                                                      <w:marBottom w:val="0"/>
                                                      <w:divBdr>
                                                        <w:top w:val="none" w:sz="0" w:space="0" w:color="auto"/>
                                                        <w:left w:val="none" w:sz="0" w:space="0" w:color="auto"/>
                                                        <w:bottom w:val="none" w:sz="0" w:space="0" w:color="auto"/>
                                                        <w:right w:val="none" w:sz="0" w:space="0" w:color="auto"/>
                                                      </w:divBdr>
                                                    </w:div>
                                                    <w:div w:id="1457525500">
                                                      <w:marLeft w:val="0"/>
                                                      <w:marRight w:val="0"/>
                                                      <w:marTop w:val="0"/>
                                                      <w:marBottom w:val="0"/>
                                                      <w:divBdr>
                                                        <w:top w:val="none" w:sz="0" w:space="0" w:color="auto"/>
                                                        <w:left w:val="none" w:sz="0" w:space="0" w:color="auto"/>
                                                        <w:bottom w:val="none" w:sz="0" w:space="0" w:color="auto"/>
                                                        <w:right w:val="none" w:sz="0" w:space="0" w:color="auto"/>
                                                      </w:divBdr>
                                                    </w:div>
                                                    <w:div w:id="1330792302">
                                                      <w:marLeft w:val="0"/>
                                                      <w:marRight w:val="0"/>
                                                      <w:marTop w:val="0"/>
                                                      <w:marBottom w:val="0"/>
                                                      <w:divBdr>
                                                        <w:top w:val="none" w:sz="0" w:space="0" w:color="auto"/>
                                                        <w:left w:val="none" w:sz="0" w:space="0" w:color="auto"/>
                                                        <w:bottom w:val="none" w:sz="0" w:space="0" w:color="auto"/>
                                                        <w:right w:val="none" w:sz="0" w:space="0" w:color="auto"/>
                                                      </w:divBdr>
                                                    </w:div>
                                                    <w:div w:id="1974092540">
                                                      <w:marLeft w:val="0"/>
                                                      <w:marRight w:val="0"/>
                                                      <w:marTop w:val="0"/>
                                                      <w:marBottom w:val="0"/>
                                                      <w:divBdr>
                                                        <w:top w:val="none" w:sz="0" w:space="0" w:color="auto"/>
                                                        <w:left w:val="none" w:sz="0" w:space="0" w:color="auto"/>
                                                        <w:bottom w:val="none" w:sz="0" w:space="0" w:color="auto"/>
                                                        <w:right w:val="none" w:sz="0" w:space="0" w:color="auto"/>
                                                      </w:divBdr>
                                                    </w:div>
                                                    <w:div w:id="146893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571201">
                                  <w:marLeft w:val="0"/>
                                  <w:marRight w:val="0"/>
                                  <w:marTop w:val="0"/>
                                  <w:marBottom w:val="0"/>
                                  <w:divBdr>
                                    <w:top w:val="dashed" w:sz="6" w:space="0" w:color="auto"/>
                                    <w:left w:val="dashed" w:sz="6" w:space="0" w:color="auto"/>
                                    <w:bottom w:val="dashed" w:sz="6" w:space="0" w:color="auto"/>
                                    <w:right w:val="dashed" w:sz="6" w:space="0" w:color="auto"/>
                                  </w:divBdr>
                                  <w:divsChild>
                                    <w:div w:id="1699506634">
                                      <w:marLeft w:val="0"/>
                                      <w:marRight w:val="0"/>
                                      <w:marTop w:val="0"/>
                                      <w:marBottom w:val="0"/>
                                      <w:divBdr>
                                        <w:top w:val="none" w:sz="0" w:space="0" w:color="auto"/>
                                        <w:left w:val="none" w:sz="0" w:space="0" w:color="auto"/>
                                        <w:bottom w:val="none" w:sz="0" w:space="0" w:color="auto"/>
                                        <w:right w:val="none" w:sz="0" w:space="0" w:color="auto"/>
                                      </w:divBdr>
                                      <w:divsChild>
                                        <w:div w:id="1968118114">
                                          <w:marLeft w:val="0"/>
                                          <w:marRight w:val="0"/>
                                          <w:marTop w:val="0"/>
                                          <w:marBottom w:val="0"/>
                                          <w:divBdr>
                                            <w:top w:val="none" w:sz="0" w:space="0" w:color="auto"/>
                                            <w:left w:val="none" w:sz="0" w:space="0" w:color="auto"/>
                                            <w:bottom w:val="none" w:sz="0" w:space="0" w:color="auto"/>
                                            <w:right w:val="none" w:sz="0" w:space="0" w:color="auto"/>
                                          </w:divBdr>
                                          <w:divsChild>
                                            <w:div w:id="986738375">
                                              <w:marLeft w:val="0"/>
                                              <w:marRight w:val="0"/>
                                              <w:marTop w:val="0"/>
                                              <w:marBottom w:val="0"/>
                                              <w:divBdr>
                                                <w:top w:val="none" w:sz="0" w:space="0" w:color="auto"/>
                                                <w:left w:val="none" w:sz="0" w:space="0" w:color="auto"/>
                                                <w:bottom w:val="none" w:sz="0" w:space="0" w:color="auto"/>
                                                <w:right w:val="none" w:sz="0" w:space="0" w:color="auto"/>
                                              </w:divBdr>
                                              <w:divsChild>
                                                <w:div w:id="744492127">
                                                  <w:marLeft w:val="0"/>
                                                  <w:marRight w:val="0"/>
                                                  <w:marTop w:val="0"/>
                                                  <w:marBottom w:val="0"/>
                                                  <w:divBdr>
                                                    <w:top w:val="none" w:sz="0" w:space="0" w:color="auto"/>
                                                    <w:left w:val="none" w:sz="0" w:space="0" w:color="auto"/>
                                                    <w:bottom w:val="none" w:sz="0" w:space="0" w:color="auto"/>
                                                    <w:right w:val="none" w:sz="0" w:space="0" w:color="auto"/>
                                                  </w:divBdr>
                                                </w:div>
                                                <w:div w:id="841169012">
                                                  <w:marLeft w:val="0"/>
                                                  <w:marRight w:val="0"/>
                                                  <w:marTop w:val="0"/>
                                                  <w:marBottom w:val="0"/>
                                                  <w:divBdr>
                                                    <w:top w:val="none" w:sz="0" w:space="0" w:color="auto"/>
                                                    <w:left w:val="none" w:sz="0" w:space="0" w:color="auto"/>
                                                    <w:bottom w:val="none" w:sz="0" w:space="0" w:color="auto"/>
                                                    <w:right w:val="none" w:sz="0" w:space="0" w:color="auto"/>
                                                  </w:divBdr>
                                                  <w:divsChild>
                                                    <w:div w:id="870874187">
                                                      <w:marLeft w:val="0"/>
                                                      <w:marRight w:val="0"/>
                                                      <w:marTop w:val="0"/>
                                                      <w:marBottom w:val="0"/>
                                                      <w:divBdr>
                                                        <w:top w:val="none" w:sz="0" w:space="0" w:color="auto"/>
                                                        <w:left w:val="none" w:sz="0" w:space="0" w:color="auto"/>
                                                        <w:bottom w:val="none" w:sz="0" w:space="0" w:color="auto"/>
                                                        <w:right w:val="none" w:sz="0" w:space="0" w:color="auto"/>
                                                      </w:divBdr>
                                                    </w:div>
                                                    <w:div w:id="1674450401">
                                                      <w:marLeft w:val="0"/>
                                                      <w:marRight w:val="0"/>
                                                      <w:marTop w:val="0"/>
                                                      <w:marBottom w:val="0"/>
                                                      <w:divBdr>
                                                        <w:top w:val="none" w:sz="0" w:space="0" w:color="auto"/>
                                                        <w:left w:val="none" w:sz="0" w:space="0" w:color="auto"/>
                                                        <w:bottom w:val="none" w:sz="0" w:space="0" w:color="auto"/>
                                                        <w:right w:val="none" w:sz="0" w:space="0" w:color="auto"/>
                                                      </w:divBdr>
                                                    </w:div>
                                                    <w:div w:id="1572077862">
                                                      <w:marLeft w:val="0"/>
                                                      <w:marRight w:val="0"/>
                                                      <w:marTop w:val="0"/>
                                                      <w:marBottom w:val="0"/>
                                                      <w:divBdr>
                                                        <w:top w:val="none" w:sz="0" w:space="0" w:color="auto"/>
                                                        <w:left w:val="none" w:sz="0" w:space="0" w:color="auto"/>
                                                        <w:bottom w:val="none" w:sz="0" w:space="0" w:color="auto"/>
                                                        <w:right w:val="none" w:sz="0" w:space="0" w:color="auto"/>
                                                      </w:divBdr>
                                                    </w:div>
                                                    <w:div w:id="643583285">
                                                      <w:marLeft w:val="0"/>
                                                      <w:marRight w:val="0"/>
                                                      <w:marTop w:val="0"/>
                                                      <w:marBottom w:val="0"/>
                                                      <w:divBdr>
                                                        <w:top w:val="none" w:sz="0" w:space="0" w:color="auto"/>
                                                        <w:left w:val="none" w:sz="0" w:space="0" w:color="auto"/>
                                                        <w:bottom w:val="none" w:sz="0" w:space="0" w:color="auto"/>
                                                        <w:right w:val="none" w:sz="0" w:space="0" w:color="auto"/>
                                                      </w:divBdr>
                                                    </w:div>
                                                    <w:div w:id="121701525">
                                                      <w:marLeft w:val="0"/>
                                                      <w:marRight w:val="0"/>
                                                      <w:marTop w:val="0"/>
                                                      <w:marBottom w:val="0"/>
                                                      <w:divBdr>
                                                        <w:top w:val="none" w:sz="0" w:space="0" w:color="auto"/>
                                                        <w:left w:val="none" w:sz="0" w:space="0" w:color="auto"/>
                                                        <w:bottom w:val="none" w:sz="0" w:space="0" w:color="auto"/>
                                                        <w:right w:val="none" w:sz="0" w:space="0" w:color="auto"/>
                                                      </w:divBdr>
                                                    </w:div>
                                                    <w:div w:id="1533806902">
                                                      <w:marLeft w:val="0"/>
                                                      <w:marRight w:val="0"/>
                                                      <w:marTop w:val="0"/>
                                                      <w:marBottom w:val="0"/>
                                                      <w:divBdr>
                                                        <w:top w:val="none" w:sz="0" w:space="0" w:color="auto"/>
                                                        <w:left w:val="none" w:sz="0" w:space="0" w:color="auto"/>
                                                        <w:bottom w:val="none" w:sz="0" w:space="0" w:color="auto"/>
                                                        <w:right w:val="none" w:sz="0" w:space="0" w:color="auto"/>
                                                      </w:divBdr>
                                                    </w:div>
                                                    <w:div w:id="1466041715">
                                                      <w:marLeft w:val="0"/>
                                                      <w:marRight w:val="0"/>
                                                      <w:marTop w:val="0"/>
                                                      <w:marBottom w:val="0"/>
                                                      <w:divBdr>
                                                        <w:top w:val="none" w:sz="0" w:space="0" w:color="auto"/>
                                                        <w:left w:val="none" w:sz="0" w:space="0" w:color="auto"/>
                                                        <w:bottom w:val="none" w:sz="0" w:space="0" w:color="auto"/>
                                                        <w:right w:val="none" w:sz="0" w:space="0" w:color="auto"/>
                                                      </w:divBdr>
                                                    </w:div>
                                                    <w:div w:id="126776782">
                                                      <w:marLeft w:val="0"/>
                                                      <w:marRight w:val="0"/>
                                                      <w:marTop w:val="0"/>
                                                      <w:marBottom w:val="0"/>
                                                      <w:divBdr>
                                                        <w:top w:val="none" w:sz="0" w:space="0" w:color="auto"/>
                                                        <w:left w:val="none" w:sz="0" w:space="0" w:color="auto"/>
                                                        <w:bottom w:val="none" w:sz="0" w:space="0" w:color="auto"/>
                                                        <w:right w:val="none" w:sz="0" w:space="0" w:color="auto"/>
                                                      </w:divBdr>
                                                    </w:div>
                                                    <w:div w:id="424960236">
                                                      <w:marLeft w:val="0"/>
                                                      <w:marRight w:val="0"/>
                                                      <w:marTop w:val="0"/>
                                                      <w:marBottom w:val="0"/>
                                                      <w:divBdr>
                                                        <w:top w:val="none" w:sz="0" w:space="0" w:color="auto"/>
                                                        <w:left w:val="none" w:sz="0" w:space="0" w:color="auto"/>
                                                        <w:bottom w:val="none" w:sz="0" w:space="0" w:color="auto"/>
                                                        <w:right w:val="none" w:sz="0" w:space="0" w:color="auto"/>
                                                      </w:divBdr>
                                                    </w:div>
                                                    <w:div w:id="1406294238">
                                                      <w:marLeft w:val="0"/>
                                                      <w:marRight w:val="0"/>
                                                      <w:marTop w:val="0"/>
                                                      <w:marBottom w:val="0"/>
                                                      <w:divBdr>
                                                        <w:top w:val="none" w:sz="0" w:space="0" w:color="auto"/>
                                                        <w:left w:val="none" w:sz="0" w:space="0" w:color="auto"/>
                                                        <w:bottom w:val="none" w:sz="0" w:space="0" w:color="auto"/>
                                                        <w:right w:val="none" w:sz="0" w:space="0" w:color="auto"/>
                                                      </w:divBdr>
                                                    </w:div>
                                                    <w:div w:id="1377659911">
                                                      <w:marLeft w:val="0"/>
                                                      <w:marRight w:val="0"/>
                                                      <w:marTop w:val="0"/>
                                                      <w:marBottom w:val="0"/>
                                                      <w:divBdr>
                                                        <w:top w:val="none" w:sz="0" w:space="0" w:color="auto"/>
                                                        <w:left w:val="none" w:sz="0" w:space="0" w:color="auto"/>
                                                        <w:bottom w:val="none" w:sz="0" w:space="0" w:color="auto"/>
                                                        <w:right w:val="none" w:sz="0" w:space="0" w:color="auto"/>
                                                      </w:divBdr>
                                                    </w:div>
                                                    <w:div w:id="1877889053">
                                                      <w:marLeft w:val="0"/>
                                                      <w:marRight w:val="0"/>
                                                      <w:marTop w:val="0"/>
                                                      <w:marBottom w:val="0"/>
                                                      <w:divBdr>
                                                        <w:top w:val="none" w:sz="0" w:space="0" w:color="auto"/>
                                                        <w:left w:val="none" w:sz="0" w:space="0" w:color="auto"/>
                                                        <w:bottom w:val="none" w:sz="0" w:space="0" w:color="auto"/>
                                                        <w:right w:val="none" w:sz="0" w:space="0" w:color="auto"/>
                                                      </w:divBdr>
                                                    </w:div>
                                                    <w:div w:id="2074428263">
                                                      <w:marLeft w:val="0"/>
                                                      <w:marRight w:val="0"/>
                                                      <w:marTop w:val="0"/>
                                                      <w:marBottom w:val="0"/>
                                                      <w:divBdr>
                                                        <w:top w:val="none" w:sz="0" w:space="0" w:color="auto"/>
                                                        <w:left w:val="none" w:sz="0" w:space="0" w:color="auto"/>
                                                        <w:bottom w:val="none" w:sz="0" w:space="0" w:color="auto"/>
                                                        <w:right w:val="none" w:sz="0" w:space="0" w:color="auto"/>
                                                      </w:divBdr>
                                                    </w:div>
                                                    <w:div w:id="1447584473">
                                                      <w:marLeft w:val="0"/>
                                                      <w:marRight w:val="0"/>
                                                      <w:marTop w:val="0"/>
                                                      <w:marBottom w:val="0"/>
                                                      <w:divBdr>
                                                        <w:top w:val="none" w:sz="0" w:space="0" w:color="auto"/>
                                                        <w:left w:val="none" w:sz="0" w:space="0" w:color="auto"/>
                                                        <w:bottom w:val="none" w:sz="0" w:space="0" w:color="auto"/>
                                                        <w:right w:val="none" w:sz="0" w:space="0" w:color="auto"/>
                                                      </w:divBdr>
                                                    </w:div>
                                                    <w:div w:id="1453859817">
                                                      <w:marLeft w:val="0"/>
                                                      <w:marRight w:val="0"/>
                                                      <w:marTop w:val="0"/>
                                                      <w:marBottom w:val="0"/>
                                                      <w:divBdr>
                                                        <w:top w:val="none" w:sz="0" w:space="0" w:color="auto"/>
                                                        <w:left w:val="none" w:sz="0" w:space="0" w:color="auto"/>
                                                        <w:bottom w:val="none" w:sz="0" w:space="0" w:color="auto"/>
                                                        <w:right w:val="none" w:sz="0" w:space="0" w:color="auto"/>
                                                      </w:divBdr>
                                                    </w:div>
                                                    <w:div w:id="10757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30726">
                                  <w:marLeft w:val="0"/>
                                  <w:marRight w:val="0"/>
                                  <w:marTop w:val="150"/>
                                  <w:marBottom w:val="0"/>
                                  <w:divBdr>
                                    <w:top w:val="none" w:sz="0" w:space="0" w:color="auto"/>
                                    <w:left w:val="none" w:sz="0" w:space="0" w:color="auto"/>
                                    <w:bottom w:val="none" w:sz="0" w:space="0" w:color="auto"/>
                                    <w:right w:val="none" w:sz="0" w:space="0" w:color="auto"/>
                                  </w:divBdr>
                                  <w:divsChild>
                                    <w:div w:id="432480932">
                                      <w:marLeft w:val="0"/>
                                      <w:marRight w:val="0"/>
                                      <w:marTop w:val="0"/>
                                      <w:marBottom w:val="0"/>
                                      <w:divBdr>
                                        <w:top w:val="none" w:sz="0" w:space="0" w:color="auto"/>
                                        <w:left w:val="none" w:sz="0" w:space="0" w:color="auto"/>
                                        <w:bottom w:val="none" w:sz="0" w:space="0" w:color="auto"/>
                                        <w:right w:val="none" w:sz="0" w:space="0" w:color="auto"/>
                                      </w:divBdr>
                                    </w:div>
                                    <w:div w:id="2035960801">
                                      <w:marLeft w:val="0"/>
                                      <w:marRight w:val="0"/>
                                      <w:marTop w:val="0"/>
                                      <w:marBottom w:val="0"/>
                                      <w:divBdr>
                                        <w:top w:val="none" w:sz="0" w:space="0" w:color="auto"/>
                                        <w:left w:val="none" w:sz="0" w:space="0" w:color="auto"/>
                                        <w:bottom w:val="none" w:sz="0" w:space="0" w:color="auto"/>
                                        <w:right w:val="none" w:sz="0" w:space="0" w:color="auto"/>
                                      </w:divBdr>
                                    </w:div>
                                    <w:div w:id="388649713">
                                      <w:marLeft w:val="0"/>
                                      <w:marRight w:val="0"/>
                                      <w:marTop w:val="0"/>
                                      <w:marBottom w:val="0"/>
                                      <w:divBdr>
                                        <w:top w:val="none" w:sz="0" w:space="0" w:color="auto"/>
                                        <w:left w:val="none" w:sz="0" w:space="0" w:color="auto"/>
                                        <w:bottom w:val="none" w:sz="0" w:space="0" w:color="auto"/>
                                        <w:right w:val="none" w:sz="0" w:space="0" w:color="auto"/>
                                      </w:divBdr>
                                    </w:div>
                                    <w:div w:id="4297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838733">
      <w:bodyDiv w:val="1"/>
      <w:marLeft w:val="0"/>
      <w:marRight w:val="0"/>
      <w:marTop w:val="0"/>
      <w:marBottom w:val="0"/>
      <w:divBdr>
        <w:top w:val="none" w:sz="0" w:space="0" w:color="auto"/>
        <w:left w:val="none" w:sz="0" w:space="0" w:color="auto"/>
        <w:bottom w:val="none" w:sz="0" w:space="0" w:color="auto"/>
        <w:right w:val="none" w:sz="0" w:space="0" w:color="auto"/>
      </w:divBdr>
      <w:divsChild>
        <w:div w:id="818375928">
          <w:marLeft w:val="0"/>
          <w:marRight w:val="0"/>
          <w:marTop w:val="0"/>
          <w:marBottom w:val="0"/>
          <w:divBdr>
            <w:top w:val="none" w:sz="0" w:space="0" w:color="auto"/>
            <w:left w:val="none" w:sz="0" w:space="0" w:color="auto"/>
            <w:bottom w:val="none" w:sz="0" w:space="0" w:color="auto"/>
            <w:right w:val="none" w:sz="0" w:space="0" w:color="auto"/>
          </w:divBdr>
          <w:divsChild>
            <w:div w:id="1896967844">
              <w:marLeft w:val="0"/>
              <w:marRight w:val="0"/>
              <w:marTop w:val="0"/>
              <w:marBottom w:val="0"/>
              <w:divBdr>
                <w:top w:val="none" w:sz="0" w:space="0" w:color="auto"/>
                <w:left w:val="none" w:sz="0" w:space="0" w:color="auto"/>
                <w:bottom w:val="none" w:sz="0" w:space="0" w:color="auto"/>
                <w:right w:val="none" w:sz="0" w:space="0" w:color="auto"/>
              </w:divBdr>
              <w:divsChild>
                <w:div w:id="1523667446">
                  <w:marLeft w:val="0"/>
                  <w:marRight w:val="0"/>
                  <w:marTop w:val="0"/>
                  <w:marBottom w:val="0"/>
                  <w:divBdr>
                    <w:top w:val="none" w:sz="0" w:space="0" w:color="auto"/>
                    <w:left w:val="none" w:sz="0" w:space="0" w:color="auto"/>
                    <w:bottom w:val="none" w:sz="0" w:space="0" w:color="auto"/>
                    <w:right w:val="none" w:sz="0" w:space="0" w:color="auto"/>
                  </w:divBdr>
                  <w:divsChild>
                    <w:div w:id="929653753">
                      <w:marLeft w:val="0"/>
                      <w:marRight w:val="0"/>
                      <w:marTop w:val="0"/>
                      <w:marBottom w:val="0"/>
                      <w:divBdr>
                        <w:top w:val="single" w:sz="6" w:space="0" w:color="CCCCCC"/>
                        <w:left w:val="single" w:sz="2" w:space="0" w:color="CCCCCC"/>
                        <w:bottom w:val="single" w:sz="6" w:space="0" w:color="CCCCCC"/>
                        <w:right w:val="single" w:sz="2" w:space="0" w:color="CCCCCC"/>
                      </w:divBdr>
                      <w:divsChild>
                        <w:div w:id="729420286">
                          <w:marLeft w:val="0"/>
                          <w:marRight w:val="0"/>
                          <w:marTop w:val="0"/>
                          <w:marBottom w:val="0"/>
                          <w:divBdr>
                            <w:top w:val="none" w:sz="0" w:space="0" w:color="auto"/>
                            <w:left w:val="none" w:sz="0" w:space="0" w:color="auto"/>
                            <w:bottom w:val="none" w:sz="0" w:space="0" w:color="auto"/>
                            <w:right w:val="none" w:sz="0" w:space="0" w:color="auto"/>
                          </w:divBdr>
                          <w:divsChild>
                            <w:div w:id="965162726">
                              <w:marLeft w:val="0"/>
                              <w:marRight w:val="0"/>
                              <w:marTop w:val="0"/>
                              <w:marBottom w:val="0"/>
                              <w:divBdr>
                                <w:top w:val="none" w:sz="0" w:space="0" w:color="auto"/>
                                <w:left w:val="none" w:sz="0" w:space="0" w:color="auto"/>
                                <w:bottom w:val="none" w:sz="0" w:space="0" w:color="auto"/>
                                <w:right w:val="none" w:sz="0" w:space="0" w:color="auto"/>
                              </w:divBdr>
                              <w:divsChild>
                                <w:div w:id="957757906">
                                  <w:marLeft w:val="0"/>
                                  <w:marRight w:val="0"/>
                                  <w:marTop w:val="150"/>
                                  <w:marBottom w:val="0"/>
                                  <w:divBdr>
                                    <w:top w:val="none" w:sz="0" w:space="0" w:color="auto"/>
                                    <w:left w:val="none" w:sz="0" w:space="0" w:color="auto"/>
                                    <w:bottom w:val="none" w:sz="0" w:space="0" w:color="auto"/>
                                    <w:right w:val="none" w:sz="0" w:space="0" w:color="auto"/>
                                  </w:divBdr>
                                  <w:divsChild>
                                    <w:div w:id="1385836282">
                                      <w:marLeft w:val="0"/>
                                      <w:marRight w:val="0"/>
                                      <w:marTop w:val="0"/>
                                      <w:marBottom w:val="0"/>
                                      <w:divBdr>
                                        <w:top w:val="none" w:sz="0" w:space="0" w:color="auto"/>
                                        <w:left w:val="none" w:sz="0" w:space="0" w:color="auto"/>
                                        <w:bottom w:val="none" w:sz="0" w:space="0" w:color="auto"/>
                                        <w:right w:val="none" w:sz="0" w:space="0" w:color="auto"/>
                                      </w:divBdr>
                                    </w:div>
                                    <w:div w:id="884098669">
                                      <w:marLeft w:val="0"/>
                                      <w:marRight w:val="0"/>
                                      <w:marTop w:val="0"/>
                                      <w:marBottom w:val="0"/>
                                      <w:divBdr>
                                        <w:top w:val="none" w:sz="0" w:space="0" w:color="auto"/>
                                        <w:left w:val="none" w:sz="0" w:space="0" w:color="auto"/>
                                        <w:bottom w:val="none" w:sz="0" w:space="0" w:color="auto"/>
                                        <w:right w:val="none" w:sz="0" w:space="0" w:color="auto"/>
                                      </w:divBdr>
                                    </w:div>
                                    <w:div w:id="13930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32650">
      <w:bodyDiv w:val="1"/>
      <w:marLeft w:val="0"/>
      <w:marRight w:val="0"/>
      <w:marTop w:val="0"/>
      <w:marBottom w:val="0"/>
      <w:divBdr>
        <w:top w:val="none" w:sz="0" w:space="0" w:color="auto"/>
        <w:left w:val="none" w:sz="0" w:space="0" w:color="auto"/>
        <w:bottom w:val="none" w:sz="0" w:space="0" w:color="auto"/>
        <w:right w:val="none" w:sz="0" w:space="0" w:color="auto"/>
      </w:divBdr>
      <w:divsChild>
        <w:div w:id="1507744317">
          <w:marLeft w:val="0"/>
          <w:marRight w:val="0"/>
          <w:marTop w:val="0"/>
          <w:marBottom w:val="0"/>
          <w:divBdr>
            <w:top w:val="none" w:sz="0" w:space="0" w:color="auto"/>
            <w:left w:val="none" w:sz="0" w:space="0" w:color="auto"/>
            <w:bottom w:val="none" w:sz="0" w:space="0" w:color="auto"/>
            <w:right w:val="none" w:sz="0" w:space="0" w:color="auto"/>
          </w:divBdr>
          <w:divsChild>
            <w:div w:id="61297292">
              <w:marLeft w:val="0"/>
              <w:marRight w:val="0"/>
              <w:marTop w:val="0"/>
              <w:marBottom w:val="0"/>
              <w:divBdr>
                <w:top w:val="none" w:sz="0" w:space="0" w:color="auto"/>
                <w:left w:val="none" w:sz="0" w:space="0" w:color="auto"/>
                <w:bottom w:val="none" w:sz="0" w:space="0" w:color="auto"/>
                <w:right w:val="none" w:sz="0" w:space="0" w:color="auto"/>
              </w:divBdr>
              <w:divsChild>
                <w:div w:id="692925747">
                  <w:marLeft w:val="0"/>
                  <w:marRight w:val="0"/>
                  <w:marTop w:val="0"/>
                  <w:marBottom w:val="0"/>
                  <w:divBdr>
                    <w:top w:val="none" w:sz="0" w:space="0" w:color="auto"/>
                    <w:left w:val="none" w:sz="0" w:space="0" w:color="auto"/>
                    <w:bottom w:val="none" w:sz="0" w:space="0" w:color="auto"/>
                    <w:right w:val="none" w:sz="0" w:space="0" w:color="auto"/>
                  </w:divBdr>
                  <w:divsChild>
                    <w:div w:id="1259025966">
                      <w:marLeft w:val="0"/>
                      <w:marRight w:val="0"/>
                      <w:marTop w:val="0"/>
                      <w:marBottom w:val="0"/>
                      <w:divBdr>
                        <w:top w:val="single" w:sz="6" w:space="0" w:color="CCCCCC"/>
                        <w:left w:val="single" w:sz="2" w:space="0" w:color="CCCCCC"/>
                        <w:bottom w:val="single" w:sz="6" w:space="0" w:color="CCCCCC"/>
                        <w:right w:val="single" w:sz="2" w:space="0" w:color="CCCCCC"/>
                      </w:divBdr>
                      <w:divsChild>
                        <w:div w:id="1231892682">
                          <w:marLeft w:val="0"/>
                          <w:marRight w:val="0"/>
                          <w:marTop w:val="0"/>
                          <w:marBottom w:val="0"/>
                          <w:divBdr>
                            <w:top w:val="none" w:sz="0" w:space="0" w:color="auto"/>
                            <w:left w:val="none" w:sz="0" w:space="0" w:color="auto"/>
                            <w:bottom w:val="none" w:sz="0" w:space="0" w:color="auto"/>
                            <w:right w:val="none" w:sz="0" w:space="0" w:color="auto"/>
                          </w:divBdr>
                          <w:divsChild>
                            <w:div w:id="1975062978">
                              <w:marLeft w:val="0"/>
                              <w:marRight w:val="0"/>
                              <w:marTop w:val="0"/>
                              <w:marBottom w:val="0"/>
                              <w:divBdr>
                                <w:top w:val="none" w:sz="0" w:space="0" w:color="auto"/>
                                <w:left w:val="none" w:sz="0" w:space="0" w:color="auto"/>
                                <w:bottom w:val="none" w:sz="0" w:space="0" w:color="auto"/>
                                <w:right w:val="none" w:sz="0" w:space="0" w:color="auto"/>
                              </w:divBdr>
                              <w:divsChild>
                                <w:div w:id="1311910608">
                                  <w:marLeft w:val="0"/>
                                  <w:marRight w:val="0"/>
                                  <w:marTop w:val="150"/>
                                  <w:marBottom w:val="0"/>
                                  <w:divBdr>
                                    <w:top w:val="none" w:sz="0" w:space="0" w:color="auto"/>
                                    <w:left w:val="none" w:sz="0" w:space="0" w:color="auto"/>
                                    <w:bottom w:val="none" w:sz="0" w:space="0" w:color="auto"/>
                                    <w:right w:val="none" w:sz="0" w:space="0" w:color="auto"/>
                                  </w:divBdr>
                                  <w:divsChild>
                                    <w:div w:id="695885856">
                                      <w:marLeft w:val="0"/>
                                      <w:marRight w:val="0"/>
                                      <w:marTop w:val="0"/>
                                      <w:marBottom w:val="0"/>
                                      <w:divBdr>
                                        <w:top w:val="none" w:sz="0" w:space="0" w:color="auto"/>
                                        <w:left w:val="none" w:sz="0" w:space="0" w:color="auto"/>
                                        <w:bottom w:val="none" w:sz="0" w:space="0" w:color="auto"/>
                                        <w:right w:val="none" w:sz="0" w:space="0" w:color="auto"/>
                                      </w:divBdr>
                                    </w:div>
                                    <w:div w:id="1071539431">
                                      <w:marLeft w:val="0"/>
                                      <w:marRight w:val="0"/>
                                      <w:marTop w:val="0"/>
                                      <w:marBottom w:val="0"/>
                                      <w:divBdr>
                                        <w:top w:val="none" w:sz="0" w:space="0" w:color="auto"/>
                                        <w:left w:val="none" w:sz="0" w:space="0" w:color="auto"/>
                                        <w:bottom w:val="none" w:sz="0" w:space="0" w:color="auto"/>
                                        <w:right w:val="none" w:sz="0" w:space="0" w:color="auto"/>
                                      </w:divBdr>
                                    </w:div>
                                    <w:div w:id="1267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081983">
      <w:bodyDiv w:val="1"/>
      <w:marLeft w:val="0"/>
      <w:marRight w:val="0"/>
      <w:marTop w:val="0"/>
      <w:marBottom w:val="0"/>
      <w:divBdr>
        <w:top w:val="none" w:sz="0" w:space="0" w:color="auto"/>
        <w:left w:val="none" w:sz="0" w:space="0" w:color="auto"/>
        <w:bottom w:val="none" w:sz="0" w:space="0" w:color="auto"/>
        <w:right w:val="none" w:sz="0" w:space="0" w:color="auto"/>
      </w:divBdr>
    </w:div>
    <w:div w:id="397636705">
      <w:bodyDiv w:val="1"/>
      <w:marLeft w:val="0"/>
      <w:marRight w:val="0"/>
      <w:marTop w:val="0"/>
      <w:marBottom w:val="0"/>
      <w:divBdr>
        <w:top w:val="none" w:sz="0" w:space="0" w:color="auto"/>
        <w:left w:val="none" w:sz="0" w:space="0" w:color="auto"/>
        <w:bottom w:val="none" w:sz="0" w:space="0" w:color="auto"/>
        <w:right w:val="none" w:sz="0" w:space="0" w:color="auto"/>
      </w:divBdr>
    </w:div>
    <w:div w:id="427115601">
      <w:bodyDiv w:val="1"/>
      <w:marLeft w:val="0"/>
      <w:marRight w:val="0"/>
      <w:marTop w:val="0"/>
      <w:marBottom w:val="0"/>
      <w:divBdr>
        <w:top w:val="none" w:sz="0" w:space="0" w:color="auto"/>
        <w:left w:val="none" w:sz="0" w:space="0" w:color="auto"/>
        <w:bottom w:val="none" w:sz="0" w:space="0" w:color="auto"/>
        <w:right w:val="none" w:sz="0" w:space="0" w:color="auto"/>
      </w:divBdr>
      <w:divsChild>
        <w:div w:id="142740278">
          <w:marLeft w:val="0"/>
          <w:marRight w:val="0"/>
          <w:marTop w:val="0"/>
          <w:marBottom w:val="0"/>
          <w:divBdr>
            <w:top w:val="none" w:sz="0" w:space="0" w:color="auto"/>
            <w:left w:val="none" w:sz="0" w:space="0" w:color="auto"/>
            <w:bottom w:val="none" w:sz="0" w:space="0" w:color="auto"/>
            <w:right w:val="none" w:sz="0" w:space="0" w:color="auto"/>
          </w:divBdr>
          <w:divsChild>
            <w:div w:id="2022854698">
              <w:marLeft w:val="0"/>
              <w:marRight w:val="0"/>
              <w:marTop w:val="0"/>
              <w:marBottom w:val="0"/>
              <w:divBdr>
                <w:top w:val="none" w:sz="0" w:space="0" w:color="auto"/>
                <w:left w:val="none" w:sz="0" w:space="0" w:color="auto"/>
                <w:bottom w:val="none" w:sz="0" w:space="0" w:color="auto"/>
                <w:right w:val="none" w:sz="0" w:space="0" w:color="auto"/>
              </w:divBdr>
              <w:divsChild>
                <w:div w:id="328946093">
                  <w:marLeft w:val="0"/>
                  <w:marRight w:val="0"/>
                  <w:marTop w:val="0"/>
                  <w:marBottom w:val="0"/>
                  <w:divBdr>
                    <w:top w:val="none" w:sz="0" w:space="0" w:color="auto"/>
                    <w:left w:val="none" w:sz="0" w:space="0" w:color="auto"/>
                    <w:bottom w:val="none" w:sz="0" w:space="0" w:color="auto"/>
                    <w:right w:val="none" w:sz="0" w:space="0" w:color="auto"/>
                  </w:divBdr>
                  <w:divsChild>
                    <w:div w:id="1660233634">
                      <w:marLeft w:val="0"/>
                      <w:marRight w:val="0"/>
                      <w:marTop w:val="0"/>
                      <w:marBottom w:val="0"/>
                      <w:divBdr>
                        <w:top w:val="single" w:sz="6" w:space="0" w:color="CCCCCC"/>
                        <w:left w:val="single" w:sz="2" w:space="0" w:color="CCCCCC"/>
                        <w:bottom w:val="single" w:sz="6" w:space="0" w:color="CCCCCC"/>
                        <w:right w:val="single" w:sz="2" w:space="0" w:color="CCCCCC"/>
                      </w:divBdr>
                      <w:divsChild>
                        <w:div w:id="1846437217">
                          <w:marLeft w:val="0"/>
                          <w:marRight w:val="0"/>
                          <w:marTop w:val="0"/>
                          <w:marBottom w:val="0"/>
                          <w:divBdr>
                            <w:top w:val="none" w:sz="0" w:space="0" w:color="auto"/>
                            <w:left w:val="none" w:sz="0" w:space="0" w:color="auto"/>
                            <w:bottom w:val="none" w:sz="0" w:space="0" w:color="auto"/>
                            <w:right w:val="none" w:sz="0" w:space="0" w:color="auto"/>
                          </w:divBdr>
                          <w:divsChild>
                            <w:div w:id="9077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0533764">
      <w:bodyDiv w:val="1"/>
      <w:marLeft w:val="0"/>
      <w:marRight w:val="0"/>
      <w:marTop w:val="0"/>
      <w:marBottom w:val="0"/>
      <w:divBdr>
        <w:top w:val="none" w:sz="0" w:space="0" w:color="auto"/>
        <w:left w:val="none" w:sz="0" w:space="0" w:color="auto"/>
        <w:bottom w:val="none" w:sz="0" w:space="0" w:color="auto"/>
        <w:right w:val="none" w:sz="0" w:space="0" w:color="auto"/>
      </w:divBdr>
      <w:divsChild>
        <w:div w:id="921568223">
          <w:marLeft w:val="0"/>
          <w:marRight w:val="0"/>
          <w:marTop w:val="0"/>
          <w:marBottom w:val="0"/>
          <w:divBdr>
            <w:top w:val="none" w:sz="0" w:space="0" w:color="auto"/>
            <w:left w:val="none" w:sz="0" w:space="0" w:color="auto"/>
            <w:bottom w:val="none" w:sz="0" w:space="0" w:color="auto"/>
            <w:right w:val="none" w:sz="0" w:space="0" w:color="auto"/>
          </w:divBdr>
          <w:divsChild>
            <w:div w:id="1912079682">
              <w:marLeft w:val="0"/>
              <w:marRight w:val="0"/>
              <w:marTop w:val="0"/>
              <w:marBottom w:val="0"/>
              <w:divBdr>
                <w:top w:val="none" w:sz="0" w:space="0" w:color="auto"/>
                <w:left w:val="none" w:sz="0" w:space="0" w:color="auto"/>
                <w:bottom w:val="none" w:sz="0" w:space="0" w:color="auto"/>
                <w:right w:val="none" w:sz="0" w:space="0" w:color="auto"/>
              </w:divBdr>
              <w:divsChild>
                <w:div w:id="416050357">
                  <w:marLeft w:val="0"/>
                  <w:marRight w:val="0"/>
                  <w:marTop w:val="0"/>
                  <w:marBottom w:val="0"/>
                  <w:divBdr>
                    <w:top w:val="none" w:sz="0" w:space="0" w:color="auto"/>
                    <w:left w:val="none" w:sz="0" w:space="0" w:color="auto"/>
                    <w:bottom w:val="none" w:sz="0" w:space="0" w:color="auto"/>
                    <w:right w:val="none" w:sz="0" w:space="0" w:color="auto"/>
                  </w:divBdr>
                  <w:divsChild>
                    <w:div w:id="1921407426">
                      <w:marLeft w:val="0"/>
                      <w:marRight w:val="0"/>
                      <w:marTop w:val="0"/>
                      <w:marBottom w:val="0"/>
                      <w:divBdr>
                        <w:top w:val="single" w:sz="6" w:space="0" w:color="CCCCCC"/>
                        <w:left w:val="single" w:sz="2" w:space="0" w:color="CCCCCC"/>
                        <w:bottom w:val="single" w:sz="6" w:space="0" w:color="CCCCCC"/>
                        <w:right w:val="single" w:sz="2" w:space="0" w:color="CCCCCC"/>
                      </w:divBdr>
                      <w:divsChild>
                        <w:div w:id="1792043292">
                          <w:marLeft w:val="0"/>
                          <w:marRight w:val="0"/>
                          <w:marTop w:val="0"/>
                          <w:marBottom w:val="0"/>
                          <w:divBdr>
                            <w:top w:val="none" w:sz="0" w:space="0" w:color="auto"/>
                            <w:left w:val="none" w:sz="0" w:space="0" w:color="auto"/>
                            <w:bottom w:val="none" w:sz="0" w:space="0" w:color="auto"/>
                            <w:right w:val="none" w:sz="0" w:space="0" w:color="auto"/>
                          </w:divBdr>
                          <w:divsChild>
                            <w:div w:id="889344305">
                              <w:marLeft w:val="0"/>
                              <w:marRight w:val="0"/>
                              <w:marTop w:val="0"/>
                              <w:marBottom w:val="0"/>
                              <w:divBdr>
                                <w:top w:val="none" w:sz="0" w:space="0" w:color="auto"/>
                                <w:left w:val="none" w:sz="0" w:space="0" w:color="auto"/>
                                <w:bottom w:val="none" w:sz="0" w:space="0" w:color="auto"/>
                                <w:right w:val="none" w:sz="0" w:space="0" w:color="auto"/>
                              </w:divBdr>
                              <w:divsChild>
                                <w:div w:id="970554557">
                                  <w:marLeft w:val="0"/>
                                  <w:marRight w:val="0"/>
                                  <w:marTop w:val="0"/>
                                  <w:marBottom w:val="0"/>
                                  <w:divBdr>
                                    <w:top w:val="dashed" w:sz="6" w:space="0" w:color="auto"/>
                                    <w:left w:val="dashed" w:sz="6" w:space="0" w:color="auto"/>
                                    <w:bottom w:val="dashed" w:sz="6" w:space="0" w:color="auto"/>
                                    <w:right w:val="dashed" w:sz="6" w:space="0" w:color="auto"/>
                                  </w:divBdr>
                                  <w:divsChild>
                                    <w:div w:id="2042239957">
                                      <w:marLeft w:val="0"/>
                                      <w:marRight w:val="0"/>
                                      <w:marTop w:val="0"/>
                                      <w:marBottom w:val="0"/>
                                      <w:divBdr>
                                        <w:top w:val="none" w:sz="0" w:space="0" w:color="auto"/>
                                        <w:left w:val="none" w:sz="0" w:space="0" w:color="auto"/>
                                        <w:bottom w:val="none" w:sz="0" w:space="0" w:color="auto"/>
                                        <w:right w:val="none" w:sz="0" w:space="0" w:color="auto"/>
                                      </w:divBdr>
                                      <w:divsChild>
                                        <w:div w:id="906575132">
                                          <w:marLeft w:val="0"/>
                                          <w:marRight w:val="0"/>
                                          <w:marTop w:val="0"/>
                                          <w:marBottom w:val="0"/>
                                          <w:divBdr>
                                            <w:top w:val="none" w:sz="0" w:space="0" w:color="auto"/>
                                            <w:left w:val="none" w:sz="0" w:space="0" w:color="auto"/>
                                            <w:bottom w:val="none" w:sz="0" w:space="0" w:color="auto"/>
                                            <w:right w:val="none" w:sz="0" w:space="0" w:color="auto"/>
                                          </w:divBdr>
                                          <w:divsChild>
                                            <w:div w:id="665405977">
                                              <w:marLeft w:val="0"/>
                                              <w:marRight w:val="0"/>
                                              <w:marTop w:val="0"/>
                                              <w:marBottom w:val="0"/>
                                              <w:divBdr>
                                                <w:top w:val="none" w:sz="0" w:space="0" w:color="auto"/>
                                                <w:left w:val="none" w:sz="0" w:space="0" w:color="auto"/>
                                                <w:bottom w:val="none" w:sz="0" w:space="0" w:color="auto"/>
                                                <w:right w:val="none" w:sz="0" w:space="0" w:color="auto"/>
                                              </w:divBdr>
                                              <w:divsChild>
                                                <w:div w:id="1385640909">
                                                  <w:marLeft w:val="0"/>
                                                  <w:marRight w:val="0"/>
                                                  <w:marTop w:val="0"/>
                                                  <w:marBottom w:val="0"/>
                                                  <w:divBdr>
                                                    <w:top w:val="none" w:sz="0" w:space="0" w:color="auto"/>
                                                    <w:left w:val="none" w:sz="0" w:space="0" w:color="auto"/>
                                                    <w:bottom w:val="none" w:sz="0" w:space="0" w:color="auto"/>
                                                    <w:right w:val="none" w:sz="0" w:space="0" w:color="auto"/>
                                                  </w:divBdr>
                                                </w:div>
                                                <w:div w:id="955600333">
                                                  <w:marLeft w:val="0"/>
                                                  <w:marRight w:val="0"/>
                                                  <w:marTop w:val="0"/>
                                                  <w:marBottom w:val="0"/>
                                                  <w:divBdr>
                                                    <w:top w:val="none" w:sz="0" w:space="0" w:color="auto"/>
                                                    <w:left w:val="none" w:sz="0" w:space="0" w:color="auto"/>
                                                    <w:bottom w:val="none" w:sz="0" w:space="0" w:color="auto"/>
                                                    <w:right w:val="none" w:sz="0" w:space="0" w:color="auto"/>
                                                  </w:divBdr>
                                                  <w:divsChild>
                                                    <w:div w:id="16249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837998">
                                  <w:marLeft w:val="0"/>
                                  <w:marRight w:val="0"/>
                                  <w:marTop w:val="0"/>
                                  <w:marBottom w:val="0"/>
                                  <w:divBdr>
                                    <w:top w:val="dashed" w:sz="6" w:space="0" w:color="auto"/>
                                    <w:left w:val="dashed" w:sz="6" w:space="0" w:color="auto"/>
                                    <w:bottom w:val="dashed" w:sz="6" w:space="0" w:color="auto"/>
                                    <w:right w:val="dashed" w:sz="6" w:space="0" w:color="auto"/>
                                  </w:divBdr>
                                  <w:divsChild>
                                    <w:div w:id="109711520">
                                      <w:marLeft w:val="0"/>
                                      <w:marRight w:val="0"/>
                                      <w:marTop w:val="0"/>
                                      <w:marBottom w:val="0"/>
                                      <w:divBdr>
                                        <w:top w:val="none" w:sz="0" w:space="0" w:color="auto"/>
                                        <w:left w:val="none" w:sz="0" w:space="0" w:color="auto"/>
                                        <w:bottom w:val="none" w:sz="0" w:space="0" w:color="auto"/>
                                        <w:right w:val="none" w:sz="0" w:space="0" w:color="auto"/>
                                      </w:divBdr>
                                      <w:divsChild>
                                        <w:div w:id="2012178820">
                                          <w:marLeft w:val="0"/>
                                          <w:marRight w:val="0"/>
                                          <w:marTop w:val="0"/>
                                          <w:marBottom w:val="0"/>
                                          <w:divBdr>
                                            <w:top w:val="none" w:sz="0" w:space="0" w:color="auto"/>
                                            <w:left w:val="none" w:sz="0" w:space="0" w:color="auto"/>
                                            <w:bottom w:val="none" w:sz="0" w:space="0" w:color="auto"/>
                                            <w:right w:val="none" w:sz="0" w:space="0" w:color="auto"/>
                                          </w:divBdr>
                                          <w:divsChild>
                                            <w:div w:id="1786774124">
                                              <w:marLeft w:val="0"/>
                                              <w:marRight w:val="0"/>
                                              <w:marTop w:val="0"/>
                                              <w:marBottom w:val="0"/>
                                              <w:divBdr>
                                                <w:top w:val="none" w:sz="0" w:space="0" w:color="auto"/>
                                                <w:left w:val="none" w:sz="0" w:space="0" w:color="auto"/>
                                                <w:bottom w:val="none" w:sz="0" w:space="0" w:color="auto"/>
                                                <w:right w:val="none" w:sz="0" w:space="0" w:color="auto"/>
                                              </w:divBdr>
                                              <w:divsChild>
                                                <w:div w:id="262998781">
                                                  <w:marLeft w:val="0"/>
                                                  <w:marRight w:val="0"/>
                                                  <w:marTop w:val="0"/>
                                                  <w:marBottom w:val="0"/>
                                                  <w:divBdr>
                                                    <w:top w:val="none" w:sz="0" w:space="0" w:color="auto"/>
                                                    <w:left w:val="none" w:sz="0" w:space="0" w:color="auto"/>
                                                    <w:bottom w:val="none" w:sz="0" w:space="0" w:color="auto"/>
                                                    <w:right w:val="none" w:sz="0" w:space="0" w:color="auto"/>
                                                  </w:divBdr>
                                                </w:div>
                                                <w:div w:id="529539339">
                                                  <w:marLeft w:val="0"/>
                                                  <w:marRight w:val="0"/>
                                                  <w:marTop w:val="0"/>
                                                  <w:marBottom w:val="0"/>
                                                  <w:divBdr>
                                                    <w:top w:val="none" w:sz="0" w:space="0" w:color="auto"/>
                                                    <w:left w:val="none" w:sz="0" w:space="0" w:color="auto"/>
                                                    <w:bottom w:val="none" w:sz="0" w:space="0" w:color="auto"/>
                                                    <w:right w:val="none" w:sz="0" w:space="0" w:color="auto"/>
                                                  </w:divBdr>
                                                  <w:divsChild>
                                                    <w:div w:id="56842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19035">
                                  <w:marLeft w:val="0"/>
                                  <w:marRight w:val="0"/>
                                  <w:marTop w:val="0"/>
                                  <w:marBottom w:val="0"/>
                                  <w:divBdr>
                                    <w:top w:val="dashed" w:sz="6" w:space="0" w:color="auto"/>
                                    <w:left w:val="dashed" w:sz="6" w:space="0" w:color="auto"/>
                                    <w:bottom w:val="dashed" w:sz="6" w:space="0" w:color="auto"/>
                                    <w:right w:val="dashed" w:sz="6" w:space="0" w:color="auto"/>
                                  </w:divBdr>
                                  <w:divsChild>
                                    <w:div w:id="1298299933">
                                      <w:marLeft w:val="0"/>
                                      <w:marRight w:val="0"/>
                                      <w:marTop w:val="0"/>
                                      <w:marBottom w:val="0"/>
                                      <w:divBdr>
                                        <w:top w:val="none" w:sz="0" w:space="0" w:color="auto"/>
                                        <w:left w:val="none" w:sz="0" w:space="0" w:color="auto"/>
                                        <w:bottom w:val="none" w:sz="0" w:space="0" w:color="auto"/>
                                        <w:right w:val="none" w:sz="0" w:space="0" w:color="auto"/>
                                      </w:divBdr>
                                      <w:divsChild>
                                        <w:div w:id="146021817">
                                          <w:marLeft w:val="0"/>
                                          <w:marRight w:val="0"/>
                                          <w:marTop w:val="0"/>
                                          <w:marBottom w:val="0"/>
                                          <w:divBdr>
                                            <w:top w:val="none" w:sz="0" w:space="0" w:color="auto"/>
                                            <w:left w:val="none" w:sz="0" w:space="0" w:color="auto"/>
                                            <w:bottom w:val="none" w:sz="0" w:space="0" w:color="auto"/>
                                            <w:right w:val="none" w:sz="0" w:space="0" w:color="auto"/>
                                          </w:divBdr>
                                          <w:divsChild>
                                            <w:div w:id="97722937">
                                              <w:marLeft w:val="0"/>
                                              <w:marRight w:val="0"/>
                                              <w:marTop w:val="0"/>
                                              <w:marBottom w:val="0"/>
                                              <w:divBdr>
                                                <w:top w:val="none" w:sz="0" w:space="0" w:color="auto"/>
                                                <w:left w:val="none" w:sz="0" w:space="0" w:color="auto"/>
                                                <w:bottom w:val="none" w:sz="0" w:space="0" w:color="auto"/>
                                                <w:right w:val="none" w:sz="0" w:space="0" w:color="auto"/>
                                              </w:divBdr>
                                              <w:divsChild>
                                                <w:div w:id="41295271">
                                                  <w:marLeft w:val="0"/>
                                                  <w:marRight w:val="0"/>
                                                  <w:marTop w:val="0"/>
                                                  <w:marBottom w:val="0"/>
                                                  <w:divBdr>
                                                    <w:top w:val="none" w:sz="0" w:space="0" w:color="auto"/>
                                                    <w:left w:val="none" w:sz="0" w:space="0" w:color="auto"/>
                                                    <w:bottom w:val="none" w:sz="0" w:space="0" w:color="auto"/>
                                                    <w:right w:val="none" w:sz="0" w:space="0" w:color="auto"/>
                                                  </w:divBdr>
                                                </w:div>
                                                <w:div w:id="281812470">
                                                  <w:marLeft w:val="0"/>
                                                  <w:marRight w:val="0"/>
                                                  <w:marTop w:val="0"/>
                                                  <w:marBottom w:val="0"/>
                                                  <w:divBdr>
                                                    <w:top w:val="none" w:sz="0" w:space="0" w:color="auto"/>
                                                    <w:left w:val="none" w:sz="0" w:space="0" w:color="auto"/>
                                                    <w:bottom w:val="none" w:sz="0" w:space="0" w:color="auto"/>
                                                    <w:right w:val="none" w:sz="0" w:space="0" w:color="auto"/>
                                                  </w:divBdr>
                                                  <w:divsChild>
                                                    <w:div w:id="3392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129935">
                                  <w:marLeft w:val="0"/>
                                  <w:marRight w:val="0"/>
                                  <w:marTop w:val="0"/>
                                  <w:marBottom w:val="0"/>
                                  <w:divBdr>
                                    <w:top w:val="dashed" w:sz="6" w:space="0" w:color="auto"/>
                                    <w:left w:val="dashed" w:sz="6" w:space="0" w:color="auto"/>
                                    <w:bottom w:val="dashed" w:sz="6" w:space="0" w:color="auto"/>
                                    <w:right w:val="dashed" w:sz="6" w:space="0" w:color="auto"/>
                                  </w:divBdr>
                                  <w:divsChild>
                                    <w:div w:id="1203598386">
                                      <w:marLeft w:val="0"/>
                                      <w:marRight w:val="0"/>
                                      <w:marTop w:val="0"/>
                                      <w:marBottom w:val="0"/>
                                      <w:divBdr>
                                        <w:top w:val="none" w:sz="0" w:space="0" w:color="auto"/>
                                        <w:left w:val="none" w:sz="0" w:space="0" w:color="auto"/>
                                        <w:bottom w:val="none" w:sz="0" w:space="0" w:color="auto"/>
                                        <w:right w:val="none" w:sz="0" w:space="0" w:color="auto"/>
                                      </w:divBdr>
                                      <w:divsChild>
                                        <w:div w:id="1603608460">
                                          <w:marLeft w:val="0"/>
                                          <w:marRight w:val="0"/>
                                          <w:marTop w:val="0"/>
                                          <w:marBottom w:val="0"/>
                                          <w:divBdr>
                                            <w:top w:val="none" w:sz="0" w:space="0" w:color="auto"/>
                                            <w:left w:val="none" w:sz="0" w:space="0" w:color="auto"/>
                                            <w:bottom w:val="none" w:sz="0" w:space="0" w:color="auto"/>
                                            <w:right w:val="none" w:sz="0" w:space="0" w:color="auto"/>
                                          </w:divBdr>
                                          <w:divsChild>
                                            <w:div w:id="2081712071">
                                              <w:marLeft w:val="0"/>
                                              <w:marRight w:val="0"/>
                                              <w:marTop w:val="0"/>
                                              <w:marBottom w:val="0"/>
                                              <w:divBdr>
                                                <w:top w:val="none" w:sz="0" w:space="0" w:color="auto"/>
                                                <w:left w:val="none" w:sz="0" w:space="0" w:color="auto"/>
                                                <w:bottom w:val="none" w:sz="0" w:space="0" w:color="auto"/>
                                                <w:right w:val="none" w:sz="0" w:space="0" w:color="auto"/>
                                              </w:divBdr>
                                              <w:divsChild>
                                                <w:div w:id="1887375182">
                                                  <w:marLeft w:val="0"/>
                                                  <w:marRight w:val="0"/>
                                                  <w:marTop w:val="0"/>
                                                  <w:marBottom w:val="0"/>
                                                  <w:divBdr>
                                                    <w:top w:val="none" w:sz="0" w:space="0" w:color="auto"/>
                                                    <w:left w:val="none" w:sz="0" w:space="0" w:color="auto"/>
                                                    <w:bottom w:val="none" w:sz="0" w:space="0" w:color="auto"/>
                                                    <w:right w:val="none" w:sz="0" w:space="0" w:color="auto"/>
                                                  </w:divBdr>
                                                </w:div>
                                                <w:div w:id="1592162491">
                                                  <w:marLeft w:val="0"/>
                                                  <w:marRight w:val="0"/>
                                                  <w:marTop w:val="0"/>
                                                  <w:marBottom w:val="0"/>
                                                  <w:divBdr>
                                                    <w:top w:val="none" w:sz="0" w:space="0" w:color="auto"/>
                                                    <w:left w:val="none" w:sz="0" w:space="0" w:color="auto"/>
                                                    <w:bottom w:val="none" w:sz="0" w:space="0" w:color="auto"/>
                                                    <w:right w:val="none" w:sz="0" w:space="0" w:color="auto"/>
                                                  </w:divBdr>
                                                  <w:divsChild>
                                                    <w:div w:id="551845311">
                                                      <w:marLeft w:val="0"/>
                                                      <w:marRight w:val="0"/>
                                                      <w:marTop w:val="0"/>
                                                      <w:marBottom w:val="0"/>
                                                      <w:divBdr>
                                                        <w:top w:val="none" w:sz="0" w:space="0" w:color="auto"/>
                                                        <w:left w:val="none" w:sz="0" w:space="0" w:color="auto"/>
                                                        <w:bottom w:val="none" w:sz="0" w:space="0" w:color="auto"/>
                                                        <w:right w:val="none" w:sz="0" w:space="0" w:color="auto"/>
                                                      </w:divBdr>
                                                    </w:div>
                                                    <w:div w:id="1096250354">
                                                      <w:marLeft w:val="0"/>
                                                      <w:marRight w:val="0"/>
                                                      <w:marTop w:val="0"/>
                                                      <w:marBottom w:val="0"/>
                                                      <w:divBdr>
                                                        <w:top w:val="none" w:sz="0" w:space="0" w:color="auto"/>
                                                        <w:left w:val="none" w:sz="0" w:space="0" w:color="auto"/>
                                                        <w:bottom w:val="none" w:sz="0" w:space="0" w:color="auto"/>
                                                        <w:right w:val="none" w:sz="0" w:space="0" w:color="auto"/>
                                                      </w:divBdr>
                                                    </w:div>
                                                    <w:div w:id="1188061579">
                                                      <w:marLeft w:val="0"/>
                                                      <w:marRight w:val="0"/>
                                                      <w:marTop w:val="0"/>
                                                      <w:marBottom w:val="0"/>
                                                      <w:divBdr>
                                                        <w:top w:val="none" w:sz="0" w:space="0" w:color="auto"/>
                                                        <w:left w:val="none" w:sz="0" w:space="0" w:color="auto"/>
                                                        <w:bottom w:val="none" w:sz="0" w:space="0" w:color="auto"/>
                                                        <w:right w:val="none" w:sz="0" w:space="0" w:color="auto"/>
                                                      </w:divBdr>
                                                    </w:div>
                                                    <w:div w:id="632713162">
                                                      <w:marLeft w:val="0"/>
                                                      <w:marRight w:val="0"/>
                                                      <w:marTop w:val="0"/>
                                                      <w:marBottom w:val="0"/>
                                                      <w:divBdr>
                                                        <w:top w:val="none" w:sz="0" w:space="0" w:color="auto"/>
                                                        <w:left w:val="none" w:sz="0" w:space="0" w:color="auto"/>
                                                        <w:bottom w:val="none" w:sz="0" w:space="0" w:color="auto"/>
                                                        <w:right w:val="none" w:sz="0" w:space="0" w:color="auto"/>
                                                      </w:divBdr>
                                                    </w:div>
                                                    <w:div w:id="1279219918">
                                                      <w:marLeft w:val="0"/>
                                                      <w:marRight w:val="0"/>
                                                      <w:marTop w:val="0"/>
                                                      <w:marBottom w:val="0"/>
                                                      <w:divBdr>
                                                        <w:top w:val="none" w:sz="0" w:space="0" w:color="auto"/>
                                                        <w:left w:val="none" w:sz="0" w:space="0" w:color="auto"/>
                                                        <w:bottom w:val="none" w:sz="0" w:space="0" w:color="auto"/>
                                                        <w:right w:val="none" w:sz="0" w:space="0" w:color="auto"/>
                                                      </w:divBdr>
                                                    </w:div>
                                                    <w:div w:id="95947065">
                                                      <w:marLeft w:val="0"/>
                                                      <w:marRight w:val="0"/>
                                                      <w:marTop w:val="0"/>
                                                      <w:marBottom w:val="0"/>
                                                      <w:divBdr>
                                                        <w:top w:val="none" w:sz="0" w:space="0" w:color="auto"/>
                                                        <w:left w:val="none" w:sz="0" w:space="0" w:color="auto"/>
                                                        <w:bottom w:val="none" w:sz="0" w:space="0" w:color="auto"/>
                                                        <w:right w:val="none" w:sz="0" w:space="0" w:color="auto"/>
                                                      </w:divBdr>
                                                    </w:div>
                                                    <w:div w:id="1562595473">
                                                      <w:marLeft w:val="0"/>
                                                      <w:marRight w:val="0"/>
                                                      <w:marTop w:val="0"/>
                                                      <w:marBottom w:val="0"/>
                                                      <w:divBdr>
                                                        <w:top w:val="none" w:sz="0" w:space="0" w:color="auto"/>
                                                        <w:left w:val="none" w:sz="0" w:space="0" w:color="auto"/>
                                                        <w:bottom w:val="none" w:sz="0" w:space="0" w:color="auto"/>
                                                        <w:right w:val="none" w:sz="0" w:space="0" w:color="auto"/>
                                                      </w:divBdr>
                                                    </w:div>
                                                    <w:div w:id="1850096606">
                                                      <w:marLeft w:val="0"/>
                                                      <w:marRight w:val="0"/>
                                                      <w:marTop w:val="0"/>
                                                      <w:marBottom w:val="0"/>
                                                      <w:divBdr>
                                                        <w:top w:val="none" w:sz="0" w:space="0" w:color="auto"/>
                                                        <w:left w:val="none" w:sz="0" w:space="0" w:color="auto"/>
                                                        <w:bottom w:val="none" w:sz="0" w:space="0" w:color="auto"/>
                                                        <w:right w:val="none" w:sz="0" w:space="0" w:color="auto"/>
                                                      </w:divBdr>
                                                    </w:div>
                                                    <w:div w:id="1299802361">
                                                      <w:marLeft w:val="0"/>
                                                      <w:marRight w:val="0"/>
                                                      <w:marTop w:val="0"/>
                                                      <w:marBottom w:val="0"/>
                                                      <w:divBdr>
                                                        <w:top w:val="none" w:sz="0" w:space="0" w:color="auto"/>
                                                        <w:left w:val="none" w:sz="0" w:space="0" w:color="auto"/>
                                                        <w:bottom w:val="none" w:sz="0" w:space="0" w:color="auto"/>
                                                        <w:right w:val="none" w:sz="0" w:space="0" w:color="auto"/>
                                                      </w:divBdr>
                                                    </w:div>
                                                    <w:div w:id="13676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4689">
                                  <w:marLeft w:val="0"/>
                                  <w:marRight w:val="0"/>
                                  <w:marTop w:val="150"/>
                                  <w:marBottom w:val="0"/>
                                  <w:divBdr>
                                    <w:top w:val="none" w:sz="0" w:space="0" w:color="auto"/>
                                    <w:left w:val="none" w:sz="0" w:space="0" w:color="auto"/>
                                    <w:bottom w:val="none" w:sz="0" w:space="0" w:color="auto"/>
                                    <w:right w:val="none" w:sz="0" w:space="0" w:color="auto"/>
                                  </w:divBdr>
                                  <w:divsChild>
                                    <w:div w:id="1104302666">
                                      <w:marLeft w:val="0"/>
                                      <w:marRight w:val="0"/>
                                      <w:marTop w:val="0"/>
                                      <w:marBottom w:val="0"/>
                                      <w:divBdr>
                                        <w:top w:val="none" w:sz="0" w:space="0" w:color="auto"/>
                                        <w:left w:val="none" w:sz="0" w:space="0" w:color="auto"/>
                                        <w:bottom w:val="none" w:sz="0" w:space="0" w:color="auto"/>
                                        <w:right w:val="none" w:sz="0" w:space="0" w:color="auto"/>
                                      </w:divBdr>
                                    </w:div>
                                    <w:div w:id="337317219">
                                      <w:marLeft w:val="0"/>
                                      <w:marRight w:val="0"/>
                                      <w:marTop w:val="0"/>
                                      <w:marBottom w:val="0"/>
                                      <w:divBdr>
                                        <w:top w:val="none" w:sz="0" w:space="0" w:color="auto"/>
                                        <w:left w:val="none" w:sz="0" w:space="0" w:color="auto"/>
                                        <w:bottom w:val="none" w:sz="0" w:space="0" w:color="auto"/>
                                        <w:right w:val="none" w:sz="0" w:space="0" w:color="auto"/>
                                      </w:divBdr>
                                    </w:div>
                                    <w:div w:id="206454640">
                                      <w:marLeft w:val="0"/>
                                      <w:marRight w:val="0"/>
                                      <w:marTop w:val="0"/>
                                      <w:marBottom w:val="0"/>
                                      <w:divBdr>
                                        <w:top w:val="none" w:sz="0" w:space="0" w:color="auto"/>
                                        <w:left w:val="none" w:sz="0" w:space="0" w:color="auto"/>
                                        <w:bottom w:val="none" w:sz="0" w:space="0" w:color="auto"/>
                                        <w:right w:val="none" w:sz="0" w:space="0" w:color="auto"/>
                                      </w:divBdr>
                                    </w:div>
                                    <w:div w:id="1074863929">
                                      <w:marLeft w:val="0"/>
                                      <w:marRight w:val="0"/>
                                      <w:marTop w:val="0"/>
                                      <w:marBottom w:val="0"/>
                                      <w:divBdr>
                                        <w:top w:val="none" w:sz="0" w:space="0" w:color="auto"/>
                                        <w:left w:val="none" w:sz="0" w:space="0" w:color="auto"/>
                                        <w:bottom w:val="none" w:sz="0" w:space="0" w:color="auto"/>
                                        <w:right w:val="none" w:sz="0" w:space="0" w:color="auto"/>
                                      </w:divBdr>
                                    </w:div>
                                  </w:divsChild>
                                </w:div>
                                <w:div w:id="337850314">
                                  <w:marLeft w:val="0"/>
                                  <w:marRight w:val="0"/>
                                  <w:marTop w:val="0"/>
                                  <w:marBottom w:val="0"/>
                                  <w:divBdr>
                                    <w:top w:val="none" w:sz="0" w:space="0" w:color="auto"/>
                                    <w:left w:val="none" w:sz="0" w:space="0" w:color="auto"/>
                                    <w:bottom w:val="none" w:sz="0" w:space="0" w:color="auto"/>
                                    <w:right w:val="none" w:sz="0" w:space="0" w:color="auto"/>
                                  </w:divBdr>
                                  <w:divsChild>
                                    <w:div w:id="836000568">
                                      <w:marLeft w:val="0"/>
                                      <w:marRight w:val="0"/>
                                      <w:marTop w:val="150"/>
                                      <w:marBottom w:val="0"/>
                                      <w:divBdr>
                                        <w:top w:val="none" w:sz="0" w:space="0" w:color="auto"/>
                                        <w:left w:val="none" w:sz="0" w:space="0" w:color="auto"/>
                                        <w:bottom w:val="none" w:sz="0" w:space="0" w:color="auto"/>
                                        <w:right w:val="none" w:sz="0" w:space="0" w:color="auto"/>
                                      </w:divBdr>
                                      <w:divsChild>
                                        <w:div w:id="310865391">
                                          <w:marLeft w:val="0"/>
                                          <w:marRight w:val="0"/>
                                          <w:marTop w:val="0"/>
                                          <w:marBottom w:val="0"/>
                                          <w:divBdr>
                                            <w:top w:val="none" w:sz="0" w:space="0" w:color="auto"/>
                                            <w:left w:val="none" w:sz="0" w:space="0" w:color="auto"/>
                                            <w:bottom w:val="none" w:sz="0" w:space="0" w:color="auto"/>
                                            <w:right w:val="none" w:sz="0" w:space="0" w:color="auto"/>
                                          </w:divBdr>
                                        </w:div>
                                        <w:div w:id="1508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8170">
                                  <w:marLeft w:val="0"/>
                                  <w:marRight w:val="0"/>
                                  <w:marTop w:val="0"/>
                                  <w:marBottom w:val="0"/>
                                  <w:divBdr>
                                    <w:top w:val="dashed" w:sz="6" w:space="0" w:color="auto"/>
                                    <w:left w:val="dashed" w:sz="6" w:space="0" w:color="auto"/>
                                    <w:bottom w:val="dashed" w:sz="6" w:space="0" w:color="auto"/>
                                    <w:right w:val="dashed" w:sz="6" w:space="0" w:color="auto"/>
                                  </w:divBdr>
                                  <w:divsChild>
                                    <w:div w:id="452558480">
                                      <w:marLeft w:val="0"/>
                                      <w:marRight w:val="0"/>
                                      <w:marTop w:val="0"/>
                                      <w:marBottom w:val="0"/>
                                      <w:divBdr>
                                        <w:top w:val="none" w:sz="0" w:space="0" w:color="auto"/>
                                        <w:left w:val="none" w:sz="0" w:space="0" w:color="auto"/>
                                        <w:bottom w:val="none" w:sz="0" w:space="0" w:color="auto"/>
                                        <w:right w:val="none" w:sz="0" w:space="0" w:color="auto"/>
                                      </w:divBdr>
                                      <w:divsChild>
                                        <w:div w:id="457921496">
                                          <w:marLeft w:val="0"/>
                                          <w:marRight w:val="0"/>
                                          <w:marTop w:val="0"/>
                                          <w:marBottom w:val="0"/>
                                          <w:divBdr>
                                            <w:top w:val="none" w:sz="0" w:space="0" w:color="auto"/>
                                            <w:left w:val="none" w:sz="0" w:space="0" w:color="auto"/>
                                            <w:bottom w:val="none" w:sz="0" w:space="0" w:color="auto"/>
                                            <w:right w:val="none" w:sz="0" w:space="0" w:color="auto"/>
                                          </w:divBdr>
                                          <w:divsChild>
                                            <w:div w:id="1637179373">
                                              <w:marLeft w:val="0"/>
                                              <w:marRight w:val="0"/>
                                              <w:marTop w:val="0"/>
                                              <w:marBottom w:val="0"/>
                                              <w:divBdr>
                                                <w:top w:val="none" w:sz="0" w:space="0" w:color="auto"/>
                                                <w:left w:val="none" w:sz="0" w:space="0" w:color="auto"/>
                                                <w:bottom w:val="none" w:sz="0" w:space="0" w:color="auto"/>
                                                <w:right w:val="none" w:sz="0" w:space="0" w:color="auto"/>
                                              </w:divBdr>
                                              <w:divsChild>
                                                <w:div w:id="1913348611">
                                                  <w:marLeft w:val="0"/>
                                                  <w:marRight w:val="0"/>
                                                  <w:marTop w:val="0"/>
                                                  <w:marBottom w:val="0"/>
                                                  <w:divBdr>
                                                    <w:top w:val="none" w:sz="0" w:space="0" w:color="auto"/>
                                                    <w:left w:val="none" w:sz="0" w:space="0" w:color="auto"/>
                                                    <w:bottom w:val="none" w:sz="0" w:space="0" w:color="auto"/>
                                                    <w:right w:val="none" w:sz="0" w:space="0" w:color="auto"/>
                                                  </w:divBdr>
                                                </w:div>
                                                <w:div w:id="931159454">
                                                  <w:marLeft w:val="0"/>
                                                  <w:marRight w:val="0"/>
                                                  <w:marTop w:val="0"/>
                                                  <w:marBottom w:val="0"/>
                                                  <w:divBdr>
                                                    <w:top w:val="none" w:sz="0" w:space="0" w:color="auto"/>
                                                    <w:left w:val="none" w:sz="0" w:space="0" w:color="auto"/>
                                                    <w:bottom w:val="none" w:sz="0" w:space="0" w:color="auto"/>
                                                    <w:right w:val="none" w:sz="0" w:space="0" w:color="auto"/>
                                                  </w:divBdr>
                                                  <w:divsChild>
                                                    <w:div w:id="1136295276">
                                                      <w:marLeft w:val="0"/>
                                                      <w:marRight w:val="0"/>
                                                      <w:marTop w:val="0"/>
                                                      <w:marBottom w:val="0"/>
                                                      <w:divBdr>
                                                        <w:top w:val="none" w:sz="0" w:space="0" w:color="auto"/>
                                                        <w:left w:val="none" w:sz="0" w:space="0" w:color="auto"/>
                                                        <w:bottom w:val="none" w:sz="0" w:space="0" w:color="auto"/>
                                                        <w:right w:val="none" w:sz="0" w:space="0" w:color="auto"/>
                                                      </w:divBdr>
                                                    </w:div>
                                                    <w:div w:id="1126386484">
                                                      <w:marLeft w:val="0"/>
                                                      <w:marRight w:val="0"/>
                                                      <w:marTop w:val="0"/>
                                                      <w:marBottom w:val="0"/>
                                                      <w:divBdr>
                                                        <w:top w:val="none" w:sz="0" w:space="0" w:color="auto"/>
                                                        <w:left w:val="none" w:sz="0" w:space="0" w:color="auto"/>
                                                        <w:bottom w:val="none" w:sz="0" w:space="0" w:color="auto"/>
                                                        <w:right w:val="none" w:sz="0" w:space="0" w:color="auto"/>
                                                      </w:divBdr>
                                                    </w:div>
                                                    <w:div w:id="513417952">
                                                      <w:marLeft w:val="0"/>
                                                      <w:marRight w:val="0"/>
                                                      <w:marTop w:val="0"/>
                                                      <w:marBottom w:val="0"/>
                                                      <w:divBdr>
                                                        <w:top w:val="none" w:sz="0" w:space="0" w:color="auto"/>
                                                        <w:left w:val="none" w:sz="0" w:space="0" w:color="auto"/>
                                                        <w:bottom w:val="none" w:sz="0" w:space="0" w:color="auto"/>
                                                        <w:right w:val="none" w:sz="0" w:space="0" w:color="auto"/>
                                                      </w:divBdr>
                                                    </w:div>
                                                    <w:div w:id="45951564">
                                                      <w:marLeft w:val="0"/>
                                                      <w:marRight w:val="0"/>
                                                      <w:marTop w:val="0"/>
                                                      <w:marBottom w:val="0"/>
                                                      <w:divBdr>
                                                        <w:top w:val="none" w:sz="0" w:space="0" w:color="auto"/>
                                                        <w:left w:val="none" w:sz="0" w:space="0" w:color="auto"/>
                                                        <w:bottom w:val="none" w:sz="0" w:space="0" w:color="auto"/>
                                                        <w:right w:val="none" w:sz="0" w:space="0" w:color="auto"/>
                                                      </w:divBdr>
                                                    </w:div>
                                                    <w:div w:id="1220631266">
                                                      <w:marLeft w:val="0"/>
                                                      <w:marRight w:val="0"/>
                                                      <w:marTop w:val="0"/>
                                                      <w:marBottom w:val="0"/>
                                                      <w:divBdr>
                                                        <w:top w:val="none" w:sz="0" w:space="0" w:color="auto"/>
                                                        <w:left w:val="none" w:sz="0" w:space="0" w:color="auto"/>
                                                        <w:bottom w:val="none" w:sz="0" w:space="0" w:color="auto"/>
                                                        <w:right w:val="none" w:sz="0" w:space="0" w:color="auto"/>
                                                      </w:divBdr>
                                                    </w:div>
                                                    <w:div w:id="1109085095">
                                                      <w:marLeft w:val="0"/>
                                                      <w:marRight w:val="0"/>
                                                      <w:marTop w:val="0"/>
                                                      <w:marBottom w:val="0"/>
                                                      <w:divBdr>
                                                        <w:top w:val="none" w:sz="0" w:space="0" w:color="auto"/>
                                                        <w:left w:val="none" w:sz="0" w:space="0" w:color="auto"/>
                                                        <w:bottom w:val="none" w:sz="0" w:space="0" w:color="auto"/>
                                                        <w:right w:val="none" w:sz="0" w:space="0" w:color="auto"/>
                                                      </w:divBdr>
                                                    </w:div>
                                                    <w:div w:id="1454714592">
                                                      <w:marLeft w:val="0"/>
                                                      <w:marRight w:val="0"/>
                                                      <w:marTop w:val="0"/>
                                                      <w:marBottom w:val="0"/>
                                                      <w:divBdr>
                                                        <w:top w:val="none" w:sz="0" w:space="0" w:color="auto"/>
                                                        <w:left w:val="none" w:sz="0" w:space="0" w:color="auto"/>
                                                        <w:bottom w:val="none" w:sz="0" w:space="0" w:color="auto"/>
                                                        <w:right w:val="none" w:sz="0" w:space="0" w:color="auto"/>
                                                      </w:divBdr>
                                                    </w:div>
                                                    <w:div w:id="1430007243">
                                                      <w:marLeft w:val="0"/>
                                                      <w:marRight w:val="0"/>
                                                      <w:marTop w:val="0"/>
                                                      <w:marBottom w:val="0"/>
                                                      <w:divBdr>
                                                        <w:top w:val="none" w:sz="0" w:space="0" w:color="auto"/>
                                                        <w:left w:val="none" w:sz="0" w:space="0" w:color="auto"/>
                                                        <w:bottom w:val="none" w:sz="0" w:space="0" w:color="auto"/>
                                                        <w:right w:val="none" w:sz="0" w:space="0" w:color="auto"/>
                                                      </w:divBdr>
                                                    </w:div>
                                                    <w:div w:id="1260916108">
                                                      <w:marLeft w:val="0"/>
                                                      <w:marRight w:val="0"/>
                                                      <w:marTop w:val="0"/>
                                                      <w:marBottom w:val="0"/>
                                                      <w:divBdr>
                                                        <w:top w:val="none" w:sz="0" w:space="0" w:color="auto"/>
                                                        <w:left w:val="none" w:sz="0" w:space="0" w:color="auto"/>
                                                        <w:bottom w:val="none" w:sz="0" w:space="0" w:color="auto"/>
                                                        <w:right w:val="none" w:sz="0" w:space="0" w:color="auto"/>
                                                      </w:divBdr>
                                                    </w:div>
                                                    <w:div w:id="1091663778">
                                                      <w:marLeft w:val="0"/>
                                                      <w:marRight w:val="0"/>
                                                      <w:marTop w:val="0"/>
                                                      <w:marBottom w:val="0"/>
                                                      <w:divBdr>
                                                        <w:top w:val="none" w:sz="0" w:space="0" w:color="auto"/>
                                                        <w:left w:val="none" w:sz="0" w:space="0" w:color="auto"/>
                                                        <w:bottom w:val="none" w:sz="0" w:space="0" w:color="auto"/>
                                                        <w:right w:val="none" w:sz="0" w:space="0" w:color="auto"/>
                                                      </w:divBdr>
                                                    </w:div>
                                                    <w:div w:id="631251669">
                                                      <w:marLeft w:val="0"/>
                                                      <w:marRight w:val="0"/>
                                                      <w:marTop w:val="0"/>
                                                      <w:marBottom w:val="0"/>
                                                      <w:divBdr>
                                                        <w:top w:val="none" w:sz="0" w:space="0" w:color="auto"/>
                                                        <w:left w:val="none" w:sz="0" w:space="0" w:color="auto"/>
                                                        <w:bottom w:val="none" w:sz="0" w:space="0" w:color="auto"/>
                                                        <w:right w:val="none" w:sz="0" w:space="0" w:color="auto"/>
                                                      </w:divBdr>
                                                    </w:div>
                                                    <w:div w:id="1570382271">
                                                      <w:marLeft w:val="0"/>
                                                      <w:marRight w:val="0"/>
                                                      <w:marTop w:val="0"/>
                                                      <w:marBottom w:val="0"/>
                                                      <w:divBdr>
                                                        <w:top w:val="none" w:sz="0" w:space="0" w:color="auto"/>
                                                        <w:left w:val="none" w:sz="0" w:space="0" w:color="auto"/>
                                                        <w:bottom w:val="none" w:sz="0" w:space="0" w:color="auto"/>
                                                        <w:right w:val="none" w:sz="0" w:space="0" w:color="auto"/>
                                                      </w:divBdr>
                                                    </w:div>
                                                    <w:div w:id="1078133563">
                                                      <w:marLeft w:val="0"/>
                                                      <w:marRight w:val="0"/>
                                                      <w:marTop w:val="0"/>
                                                      <w:marBottom w:val="0"/>
                                                      <w:divBdr>
                                                        <w:top w:val="none" w:sz="0" w:space="0" w:color="auto"/>
                                                        <w:left w:val="none" w:sz="0" w:space="0" w:color="auto"/>
                                                        <w:bottom w:val="none" w:sz="0" w:space="0" w:color="auto"/>
                                                        <w:right w:val="none" w:sz="0" w:space="0" w:color="auto"/>
                                                      </w:divBdr>
                                                    </w:div>
                                                    <w:div w:id="76679977">
                                                      <w:marLeft w:val="0"/>
                                                      <w:marRight w:val="0"/>
                                                      <w:marTop w:val="0"/>
                                                      <w:marBottom w:val="0"/>
                                                      <w:divBdr>
                                                        <w:top w:val="none" w:sz="0" w:space="0" w:color="auto"/>
                                                        <w:left w:val="none" w:sz="0" w:space="0" w:color="auto"/>
                                                        <w:bottom w:val="none" w:sz="0" w:space="0" w:color="auto"/>
                                                        <w:right w:val="none" w:sz="0" w:space="0" w:color="auto"/>
                                                      </w:divBdr>
                                                    </w:div>
                                                    <w:div w:id="1102412675">
                                                      <w:marLeft w:val="0"/>
                                                      <w:marRight w:val="0"/>
                                                      <w:marTop w:val="0"/>
                                                      <w:marBottom w:val="0"/>
                                                      <w:divBdr>
                                                        <w:top w:val="none" w:sz="0" w:space="0" w:color="auto"/>
                                                        <w:left w:val="none" w:sz="0" w:space="0" w:color="auto"/>
                                                        <w:bottom w:val="none" w:sz="0" w:space="0" w:color="auto"/>
                                                        <w:right w:val="none" w:sz="0" w:space="0" w:color="auto"/>
                                                      </w:divBdr>
                                                    </w:div>
                                                    <w:div w:id="19976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286908">
                                  <w:marLeft w:val="0"/>
                                  <w:marRight w:val="0"/>
                                  <w:marTop w:val="150"/>
                                  <w:marBottom w:val="0"/>
                                  <w:divBdr>
                                    <w:top w:val="none" w:sz="0" w:space="0" w:color="auto"/>
                                    <w:left w:val="none" w:sz="0" w:space="0" w:color="auto"/>
                                    <w:bottom w:val="none" w:sz="0" w:space="0" w:color="auto"/>
                                    <w:right w:val="none" w:sz="0" w:space="0" w:color="auto"/>
                                  </w:divBdr>
                                  <w:divsChild>
                                    <w:div w:id="775178636">
                                      <w:marLeft w:val="0"/>
                                      <w:marRight w:val="0"/>
                                      <w:marTop w:val="0"/>
                                      <w:marBottom w:val="0"/>
                                      <w:divBdr>
                                        <w:top w:val="none" w:sz="0" w:space="0" w:color="auto"/>
                                        <w:left w:val="none" w:sz="0" w:space="0" w:color="auto"/>
                                        <w:bottom w:val="none" w:sz="0" w:space="0" w:color="auto"/>
                                        <w:right w:val="none" w:sz="0" w:space="0" w:color="auto"/>
                                      </w:divBdr>
                                    </w:div>
                                    <w:div w:id="256599002">
                                      <w:marLeft w:val="0"/>
                                      <w:marRight w:val="0"/>
                                      <w:marTop w:val="0"/>
                                      <w:marBottom w:val="0"/>
                                      <w:divBdr>
                                        <w:top w:val="none" w:sz="0" w:space="0" w:color="auto"/>
                                        <w:left w:val="none" w:sz="0" w:space="0" w:color="auto"/>
                                        <w:bottom w:val="none" w:sz="0" w:space="0" w:color="auto"/>
                                        <w:right w:val="none" w:sz="0" w:space="0" w:color="auto"/>
                                      </w:divBdr>
                                    </w:div>
                                    <w:div w:id="1505778472">
                                      <w:marLeft w:val="0"/>
                                      <w:marRight w:val="0"/>
                                      <w:marTop w:val="0"/>
                                      <w:marBottom w:val="0"/>
                                      <w:divBdr>
                                        <w:top w:val="none" w:sz="0" w:space="0" w:color="auto"/>
                                        <w:left w:val="none" w:sz="0" w:space="0" w:color="auto"/>
                                        <w:bottom w:val="none" w:sz="0" w:space="0" w:color="auto"/>
                                        <w:right w:val="none" w:sz="0" w:space="0" w:color="auto"/>
                                      </w:divBdr>
                                    </w:div>
                                    <w:div w:id="822040177">
                                      <w:marLeft w:val="0"/>
                                      <w:marRight w:val="0"/>
                                      <w:marTop w:val="0"/>
                                      <w:marBottom w:val="0"/>
                                      <w:divBdr>
                                        <w:top w:val="none" w:sz="0" w:space="0" w:color="auto"/>
                                        <w:left w:val="none" w:sz="0" w:space="0" w:color="auto"/>
                                        <w:bottom w:val="none" w:sz="0" w:space="0" w:color="auto"/>
                                        <w:right w:val="none" w:sz="0" w:space="0" w:color="auto"/>
                                      </w:divBdr>
                                    </w:div>
                                  </w:divsChild>
                                </w:div>
                                <w:div w:id="581529233">
                                  <w:marLeft w:val="0"/>
                                  <w:marRight w:val="0"/>
                                  <w:marTop w:val="150"/>
                                  <w:marBottom w:val="0"/>
                                  <w:divBdr>
                                    <w:top w:val="none" w:sz="0" w:space="0" w:color="auto"/>
                                    <w:left w:val="none" w:sz="0" w:space="0" w:color="auto"/>
                                    <w:bottom w:val="none" w:sz="0" w:space="0" w:color="auto"/>
                                    <w:right w:val="none" w:sz="0" w:space="0" w:color="auto"/>
                                  </w:divBdr>
                                  <w:divsChild>
                                    <w:div w:id="648556828">
                                      <w:marLeft w:val="0"/>
                                      <w:marRight w:val="0"/>
                                      <w:marTop w:val="0"/>
                                      <w:marBottom w:val="0"/>
                                      <w:divBdr>
                                        <w:top w:val="none" w:sz="0" w:space="0" w:color="auto"/>
                                        <w:left w:val="none" w:sz="0" w:space="0" w:color="auto"/>
                                        <w:bottom w:val="none" w:sz="0" w:space="0" w:color="auto"/>
                                        <w:right w:val="none" w:sz="0" w:space="0" w:color="auto"/>
                                      </w:divBdr>
                                    </w:div>
                                    <w:div w:id="506945901">
                                      <w:marLeft w:val="0"/>
                                      <w:marRight w:val="0"/>
                                      <w:marTop w:val="0"/>
                                      <w:marBottom w:val="0"/>
                                      <w:divBdr>
                                        <w:top w:val="none" w:sz="0" w:space="0" w:color="auto"/>
                                        <w:left w:val="none" w:sz="0" w:space="0" w:color="auto"/>
                                        <w:bottom w:val="none" w:sz="0" w:space="0" w:color="auto"/>
                                        <w:right w:val="none" w:sz="0" w:space="0" w:color="auto"/>
                                      </w:divBdr>
                                    </w:div>
                                    <w:div w:id="668140989">
                                      <w:marLeft w:val="0"/>
                                      <w:marRight w:val="0"/>
                                      <w:marTop w:val="0"/>
                                      <w:marBottom w:val="0"/>
                                      <w:divBdr>
                                        <w:top w:val="none" w:sz="0" w:space="0" w:color="auto"/>
                                        <w:left w:val="none" w:sz="0" w:space="0" w:color="auto"/>
                                        <w:bottom w:val="none" w:sz="0" w:space="0" w:color="auto"/>
                                        <w:right w:val="none" w:sz="0" w:space="0" w:color="auto"/>
                                      </w:divBdr>
                                    </w:div>
                                  </w:divsChild>
                                </w:div>
                                <w:div w:id="1031809245">
                                  <w:marLeft w:val="0"/>
                                  <w:marRight w:val="0"/>
                                  <w:marTop w:val="0"/>
                                  <w:marBottom w:val="0"/>
                                  <w:divBdr>
                                    <w:top w:val="dashed" w:sz="6" w:space="0" w:color="auto"/>
                                    <w:left w:val="dashed" w:sz="6" w:space="0" w:color="auto"/>
                                    <w:bottom w:val="dashed" w:sz="6" w:space="0" w:color="auto"/>
                                    <w:right w:val="dashed" w:sz="6" w:space="0" w:color="auto"/>
                                  </w:divBdr>
                                  <w:divsChild>
                                    <w:div w:id="1850871307">
                                      <w:marLeft w:val="0"/>
                                      <w:marRight w:val="0"/>
                                      <w:marTop w:val="0"/>
                                      <w:marBottom w:val="0"/>
                                      <w:divBdr>
                                        <w:top w:val="none" w:sz="0" w:space="0" w:color="auto"/>
                                        <w:left w:val="none" w:sz="0" w:space="0" w:color="auto"/>
                                        <w:bottom w:val="none" w:sz="0" w:space="0" w:color="auto"/>
                                        <w:right w:val="none" w:sz="0" w:space="0" w:color="auto"/>
                                      </w:divBdr>
                                      <w:divsChild>
                                        <w:div w:id="250360254">
                                          <w:marLeft w:val="0"/>
                                          <w:marRight w:val="0"/>
                                          <w:marTop w:val="0"/>
                                          <w:marBottom w:val="0"/>
                                          <w:divBdr>
                                            <w:top w:val="none" w:sz="0" w:space="0" w:color="auto"/>
                                            <w:left w:val="none" w:sz="0" w:space="0" w:color="auto"/>
                                            <w:bottom w:val="none" w:sz="0" w:space="0" w:color="auto"/>
                                            <w:right w:val="none" w:sz="0" w:space="0" w:color="auto"/>
                                          </w:divBdr>
                                          <w:divsChild>
                                            <w:div w:id="279268528">
                                              <w:marLeft w:val="0"/>
                                              <w:marRight w:val="0"/>
                                              <w:marTop w:val="0"/>
                                              <w:marBottom w:val="0"/>
                                              <w:divBdr>
                                                <w:top w:val="none" w:sz="0" w:space="0" w:color="auto"/>
                                                <w:left w:val="none" w:sz="0" w:space="0" w:color="auto"/>
                                                <w:bottom w:val="none" w:sz="0" w:space="0" w:color="auto"/>
                                                <w:right w:val="none" w:sz="0" w:space="0" w:color="auto"/>
                                              </w:divBdr>
                                              <w:divsChild>
                                                <w:div w:id="1808428230">
                                                  <w:marLeft w:val="0"/>
                                                  <w:marRight w:val="0"/>
                                                  <w:marTop w:val="0"/>
                                                  <w:marBottom w:val="0"/>
                                                  <w:divBdr>
                                                    <w:top w:val="none" w:sz="0" w:space="0" w:color="auto"/>
                                                    <w:left w:val="none" w:sz="0" w:space="0" w:color="auto"/>
                                                    <w:bottom w:val="none" w:sz="0" w:space="0" w:color="auto"/>
                                                    <w:right w:val="none" w:sz="0" w:space="0" w:color="auto"/>
                                                  </w:divBdr>
                                                </w:div>
                                                <w:div w:id="984551716">
                                                  <w:marLeft w:val="0"/>
                                                  <w:marRight w:val="0"/>
                                                  <w:marTop w:val="0"/>
                                                  <w:marBottom w:val="0"/>
                                                  <w:divBdr>
                                                    <w:top w:val="none" w:sz="0" w:space="0" w:color="auto"/>
                                                    <w:left w:val="none" w:sz="0" w:space="0" w:color="auto"/>
                                                    <w:bottom w:val="none" w:sz="0" w:space="0" w:color="auto"/>
                                                    <w:right w:val="none" w:sz="0" w:space="0" w:color="auto"/>
                                                  </w:divBdr>
                                                  <w:divsChild>
                                                    <w:div w:id="197009451">
                                                      <w:marLeft w:val="0"/>
                                                      <w:marRight w:val="0"/>
                                                      <w:marTop w:val="0"/>
                                                      <w:marBottom w:val="0"/>
                                                      <w:divBdr>
                                                        <w:top w:val="none" w:sz="0" w:space="0" w:color="auto"/>
                                                        <w:left w:val="none" w:sz="0" w:space="0" w:color="auto"/>
                                                        <w:bottom w:val="none" w:sz="0" w:space="0" w:color="auto"/>
                                                        <w:right w:val="none" w:sz="0" w:space="0" w:color="auto"/>
                                                      </w:divBdr>
                                                    </w:div>
                                                    <w:div w:id="663556049">
                                                      <w:marLeft w:val="0"/>
                                                      <w:marRight w:val="0"/>
                                                      <w:marTop w:val="0"/>
                                                      <w:marBottom w:val="0"/>
                                                      <w:divBdr>
                                                        <w:top w:val="none" w:sz="0" w:space="0" w:color="auto"/>
                                                        <w:left w:val="none" w:sz="0" w:space="0" w:color="auto"/>
                                                        <w:bottom w:val="none" w:sz="0" w:space="0" w:color="auto"/>
                                                        <w:right w:val="none" w:sz="0" w:space="0" w:color="auto"/>
                                                      </w:divBdr>
                                                    </w:div>
                                                    <w:div w:id="1573927422">
                                                      <w:marLeft w:val="0"/>
                                                      <w:marRight w:val="0"/>
                                                      <w:marTop w:val="0"/>
                                                      <w:marBottom w:val="0"/>
                                                      <w:divBdr>
                                                        <w:top w:val="none" w:sz="0" w:space="0" w:color="auto"/>
                                                        <w:left w:val="none" w:sz="0" w:space="0" w:color="auto"/>
                                                        <w:bottom w:val="none" w:sz="0" w:space="0" w:color="auto"/>
                                                        <w:right w:val="none" w:sz="0" w:space="0" w:color="auto"/>
                                                      </w:divBdr>
                                                    </w:div>
                                                    <w:div w:id="1636987391">
                                                      <w:marLeft w:val="0"/>
                                                      <w:marRight w:val="0"/>
                                                      <w:marTop w:val="0"/>
                                                      <w:marBottom w:val="0"/>
                                                      <w:divBdr>
                                                        <w:top w:val="none" w:sz="0" w:space="0" w:color="auto"/>
                                                        <w:left w:val="none" w:sz="0" w:space="0" w:color="auto"/>
                                                        <w:bottom w:val="none" w:sz="0" w:space="0" w:color="auto"/>
                                                        <w:right w:val="none" w:sz="0" w:space="0" w:color="auto"/>
                                                      </w:divBdr>
                                                    </w:div>
                                                    <w:div w:id="1804158047">
                                                      <w:marLeft w:val="0"/>
                                                      <w:marRight w:val="0"/>
                                                      <w:marTop w:val="0"/>
                                                      <w:marBottom w:val="0"/>
                                                      <w:divBdr>
                                                        <w:top w:val="none" w:sz="0" w:space="0" w:color="auto"/>
                                                        <w:left w:val="none" w:sz="0" w:space="0" w:color="auto"/>
                                                        <w:bottom w:val="none" w:sz="0" w:space="0" w:color="auto"/>
                                                        <w:right w:val="none" w:sz="0" w:space="0" w:color="auto"/>
                                                      </w:divBdr>
                                                    </w:div>
                                                    <w:div w:id="48039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2287586">
      <w:bodyDiv w:val="1"/>
      <w:marLeft w:val="0"/>
      <w:marRight w:val="0"/>
      <w:marTop w:val="0"/>
      <w:marBottom w:val="0"/>
      <w:divBdr>
        <w:top w:val="none" w:sz="0" w:space="0" w:color="auto"/>
        <w:left w:val="none" w:sz="0" w:space="0" w:color="auto"/>
        <w:bottom w:val="none" w:sz="0" w:space="0" w:color="auto"/>
        <w:right w:val="none" w:sz="0" w:space="0" w:color="auto"/>
      </w:divBdr>
      <w:divsChild>
        <w:div w:id="1175070113">
          <w:marLeft w:val="0"/>
          <w:marRight w:val="0"/>
          <w:marTop w:val="0"/>
          <w:marBottom w:val="0"/>
          <w:divBdr>
            <w:top w:val="none" w:sz="0" w:space="0" w:color="auto"/>
            <w:left w:val="none" w:sz="0" w:space="0" w:color="auto"/>
            <w:bottom w:val="none" w:sz="0" w:space="0" w:color="auto"/>
            <w:right w:val="none" w:sz="0" w:space="0" w:color="auto"/>
          </w:divBdr>
          <w:divsChild>
            <w:div w:id="1414356834">
              <w:marLeft w:val="0"/>
              <w:marRight w:val="0"/>
              <w:marTop w:val="0"/>
              <w:marBottom w:val="0"/>
              <w:divBdr>
                <w:top w:val="none" w:sz="0" w:space="0" w:color="auto"/>
                <w:left w:val="none" w:sz="0" w:space="0" w:color="auto"/>
                <w:bottom w:val="none" w:sz="0" w:space="0" w:color="auto"/>
                <w:right w:val="none" w:sz="0" w:space="0" w:color="auto"/>
              </w:divBdr>
              <w:divsChild>
                <w:div w:id="786856153">
                  <w:marLeft w:val="0"/>
                  <w:marRight w:val="0"/>
                  <w:marTop w:val="0"/>
                  <w:marBottom w:val="0"/>
                  <w:divBdr>
                    <w:top w:val="none" w:sz="0" w:space="0" w:color="auto"/>
                    <w:left w:val="none" w:sz="0" w:space="0" w:color="auto"/>
                    <w:bottom w:val="none" w:sz="0" w:space="0" w:color="auto"/>
                    <w:right w:val="none" w:sz="0" w:space="0" w:color="auto"/>
                  </w:divBdr>
                  <w:divsChild>
                    <w:div w:id="1874075871">
                      <w:marLeft w:val="0"/>
                      <w:marRight w:val="0"/>
                      <w:marTop w:val="0"/>
                      <w:marBottom w:val="0"/>
                      <w:divBdr>
                        <w:top w:val="none" w:sz="0" w:space="0" w:color="auto"/>
                        <w:left w:val="none" w:sz="0" w:space="0" w:color="auto"/>
                        <w:bottom w:val="none" w:sz="0" w:space="0" w:color="auto"/>
                        <w:right w:val="none" w:sz="0" w:space="0" w:color="auto"/>
                      </w:divBdr>
                      <w:divsChild>
                        <w:div w:id="1449734027">
                          <w:marLeft w:val="0"/>
                          <w:marRight w:val="0"/>
                          <w:marTop w:val="0"/>
                          <w:marBottom w:val="0"/>
                          <w:divBdr>
                            <w:top w:val="none" w:sz="0" w:space="0" w:color="auto"/>
                            <w:left w:val="none" w:sz="0" w:space="0" w:color="auto"/>
                            <w:bottom w:val="none" w:sz="0" w:space="0" w:color="auto"/>
                            <w:right w:val="none" w:sz="0" w:space="0" w:color="auto"/>
                          </w:divBdr>
                          <w:divsChild>
                            <w:div w:id="144782065">
                              <w:marLeft w:val="0"/>
                              <w:marRight w:val="0"/>
                              <w:marTop w:val="0"/>
                              <w:marBottom w:val="0"/>
                              <w:divBdr>
                                <w:top w:val="none" w:sz="0" w:space="0" w:color="auto"/>
                                <w:left w:val="none" w:sz="0" w:space="0" w:color="auto"/>
                                <w:bottom w:val="none" w:sz="0" w:space="0" w:color="auto"/>
                                <w:right w:val="none" w:sz="0" w:space="0" w:color="auto"/>
                              </w:divBdr>
                              <w:divsChild>
                                <w:div w:id="1055932561">
                                  <w:marLeft w:val="0"/>
                                  <w:marRight w:val="0"/>
                                  <w:marTop w:val="0"/>
                                  <w:marBottom w:val="0"/>
                                  <w:divBdr>
                                    <w:top w:val="none" w:sz="0" w:space="0" w:color="auto"/>
                                    <w:left w:val="none" w:sz="0" w:space="0" w:color="auto"/>
                                    <w:bottom w:val="none" w:sz="0" w:space="0" w:color="auto"/>
                                    <w:right w:val="none" w:sz="0" w:space="0" w:color="auto"/>
                                  </w:divBdr>
                                  <w:divsChild>
                                    <w:div w:id="1202401809">
                                      <w:marLeft w:val="0"/>
                                      <w:marRight w:val="0"/>
                                      <w:marTop w:val="0"/>
                                      <w:marBottom w:val="0"/>
                                      <w:divBdr>
                                        <w:top w:val="single" w:sz="6" w:space="0" w:color="F5F5F5"/>
                                        <w:left w:val="single" w:sz="6" w:space="0" w:color="F5F5F5"/>
                                        <w:bottom w:val="single" w:sz="6" w:space="0" w:color="F5F5F5"/>
                                        <w:right w:val="single" w:sz="6" w:space="0" w:color="F5F5F5"/>
                                      </w:divBdr>
                                      <w:divsChild>
                                        <w:div w:id="1595360910">
                                          <w:marLeft w:val="0"/>
                                          <w:marRight w:val="0"/>
                                          <w:marTop w:val="0"/>
                                          <w:marBottom w:val="0"/>
                                          <w:divBdr>
                                            <w:top w:val="none" w:sz="0" w:space="0" w:color="auto"/>
                                            <w:left w:val="none" w:sz="0" w:space="0" w:color="auto"/>
                                            <w:bottom w:val="none" w:sz="0" w:space="0" w:color="auto"/>
                                            <w:right w:val="none" w:sz="0" w:space="0" w:color="auto"/>
                                          </w:divBdr>
                                          <w:divsChild>
                                            <w:div w:id="133221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4490891">
      <w:bodyDiv w:val="1"/>
      <w:marLeft w:val="0"/>
      <w:marRight w:val="0"/>
      <w:marTop w:val="0"/>
      <w:marBottom w:val="0"/>
      <w:divBdr>
        <w:top w:val="none" w:sz="0" w:space="0" w:color="auto"/>
        <w:left w:val="none" w:sz="0" w:space="0" w:color="auto"/>
        <w:bottom w:val="none" w:sz="0" w:space="0" w:color="auto"/>
        <w:right w:val="none" w:sz="0" w:space="0" w:color="auto"/>
      </w:divBdr>
      <w:divsChild>
        <w:div w:id="1058166554">
          <w:marLeft w:val="0"/>
          <w:marRight w:val="0"/>
          <w:marTop w:val="0"/>
          <w:marBottom w:val="0"/>
          <w:divBdr>
            <w:top w:val="none" w:sz="0" w:space="0" w:color="auto"/>
            <w:left w:val="none" w:sz="0" w:space="0" w:color="auto"/>
            <w:bottom w:val="none" w:sz="0" w:space="0" w:color="auto"/>
            <w:right w:val="none" w:sz="0" w:space="0" w:color="auto"/>
          </w:divBdr>
          <w:divsChild>
            <w:div w:id="133136361">
              <w:marLeft w:val="0"/>
              <w:marRight w:val="0"/>
              <w:marTop w:val="0"/>
              <w:marBottom w:val="0"/>
              <w:divBdr>
                <w:top w:val="none" w:sz="0" w:space="0" w:color="auto"/>
                <w:left w:val="none" w:sz="0" w:space="0" w:color="auto"/>
                <w:bottom w:val="none" w:sz="0" w:space="0" w:color="auto"/>
                <w:right w:val="none" w:sz="0" w:space="0" w:color="auto"/>
              </w:divBdr>
              <w:divsChild>
                <w:div w:id="798689080">
                  <w:marLeft w:val="0"/>
                  <w:marRight w:val="0"/>
                  <w:marTop w:val="0"/>
                  <w:marBottom w:val="0"/>
                  <w:divBdr>
                    <w:top w:val="none" w:sz="0" w:space="0" w:color="auto"/>
                    <w:left w:val="none" w:sz="0" w:space="0" w:color="auto"/>
                    <w:bottom w:val="none" w:sz="0" w:space="0" w:color="auto"/>
                    <w:right w:val="none" w:sz="0" w:space="0" w:color="auto"/>
                  </w:divBdr>
                  <w:divsChild>
                    <w:div w:id="1907255454">
                      <w:marLeft w:val="0"/>
                      <w:marRight w:val="0"/>
                      <w:marTop w:val="0"/>
                      <w:marBottom w:val="0"/>
                      <w:divBdr>
                        <w:top w:val="single" w:sz="6" w:space="0" w:color="CCCCCC"/>
                        <w:left w:val="single" w:sz="2" w:space="0" w:color="CCCCCC"/>
                        <w:bottom w:val="single" w:sz="6" w:space="0" w:color="CCCCCC"/>
                        <w:right w:val="single" w:sz="2" w:space="0" w:color="CCCCCC"/>
                      </w:divBdr>
                      <w:divsChild>
                        <w:div w:id="2054689422">
                          <w:marLeft w:val="0"/>
                          <w:marRight w:val="0"/>
                          <w:marTop w:val="0"/>
                          <w:marBottom w:val="0"/>
                          <w:divBdr>
                            <w:top w:val="none" w:sz="0" w:space="0" w:color="auto"/>
                            <w:left w:val="none" w:sz="0" w:space="0" w:color="auto"/>
                            <w:bottom w:val="none" w:sz="0" w:space="0" w:color="auto"/>
                            <w:right w:val="none" w:sz="0" w:space="0" w:color="auto"/>
                          </w:divBdr>
                          <w:divsChild>
                            <w:div w:id="970094570">
                              <w:marLeft w:val="0"/>
                              <w:marRight w:val="0"/>
                              <w:marTop w:val="0"/>
                              <w:marBottom w:val="0"/>
                              <w:divBdr>
                                <w:top w:val="none" w:sz="0" w:space="0" w:color="auto"/>
                                <w:left w:val="none" w:sz="0" w:space="0" w:color="auto"/>
                                <w:bottom w:val="none" w:sz="0" w:space="0" w:color="auto"/>
                                <w:right w:val="none" w:sz="0" w:space="0" w:color="auto"/>
                              </w:divBdr>
                              <w:divsChild>
                                <w:div w:id="577524977">
                                  <w:marLeft w:val="0"/>
                                  <w:marRight w:val="0"/>
                                  <w:marTop w:val="150"/>
                                  <w:marBottom w:val="0"/>
                                  <w:divBdr>
                                    <w:top w:val="none" w:sz="0" w:space="0" w:color="auto"/>
                                    <w:left w:val="none" w:sz="0" w:space="0" w:color="auto"/>
                                    <w:bottom w:val="none" w:sz="0" w:space="0" w:color="auto"/>
                                    <w:right w:val="none" w:sz="0" w:space="0" w:color="auto"/>
                                  </w:divBdr>
                                  <w:divsChild>
                                    <w:div w:id="2250868">
                                      <w:marLeft w:val="0"/>
                                      <w:marRight w:val="0"/>
                                      <w:marTop w:val="0"/>
                                      <w:marBottom w:val="0"/>
                                      <w:divBdr>
                                        <w:top w:val="none" w:sz="0" w:space="0" w:color="auto"/>
                                        <w:left w:val="none" w:sz="0" w:space="0" w:color="auto"/>
                                        <w:bottom w:val="none" w:sz="0" w:space="0" w:color="auto"/>
                                        <w:right w:val="none" w:sz="0" w:space="0" w:color="auto"/>
                                      </w:divBdr>
                                    </w:div>
                                    <w:div w:id="1801653735">
                                      <w:marLeft w:val="0"/>
                                      <w:marRight w:val="0"/>
                                      <w:marTop w:val="0"/>
                                      <w:marBottom w:val="0"/>
                                      <w:divBdr>
                                        <w:top w:val="none" w:sz="0" w:space="0" w:color="auto"/>
                                        <w:left w:val="none" w:sz="0" w:space="0" w:color="auto"/>
                                        <w:bottom w:val="none" w:sz="0" w:space="0" w:color="auto"/>
                                        <w:right w:val="none" w:sz="0" w:space="0" w:color="auto"/>
                                      </w:divBdr>
                                    </w:div>
                                    <w:div w:id="1836723244">
                                      <w:marLeft w:val="0"/>
                                      <w:marRight w:val="0"/>
                                      <w:marTop w:val="0"/>
                                      <w:marBottom w:val="0"/>
                                      <w:divBdr>
                                        <w:top w:val="none" w:sz="0" w:space="0" w:color="auto"/>
                                        <w:left w:val="none" w:sz="0" w:space="0" w:color="auto"/>
                                        <w:bottom w:val="none" w:sz="0" w:space="0" w:color="auto"/>
                                        <w:right w:val="none" w:sz="0" w:space="0" w:color="auto"/>
                                      </w:divBdr>
                                    </w:div>
                                    <w:div w:id="6970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705536">
      <w:bodyDiv w:val="1"/>
      <w:marLeft w:val="0"/>
      <w:marRight w:val="0"/>
      <w:marTop w:val="0"/>
      <w:marBottom w:val="0"/>
      <w:divBdr>
        <w:top w:val="none" w:sz="0" w:space="0" w:color="auto"/>
        <w:left w:val="none" w:sz="0" w:space="0" w:color="auto"/>
        <w:bottom w:val="none" w:sz="0" w:space="0" w:color="auto"/>
        <w:right w:val="none" w:sz="0" w:space="0" w:color="auto"/>
      </w:divBdr>
    </w:div>
    <w:div w:id="852299944">
      <w:bodyDiv w:val="1"/>
      <w:marLeft w:val="0"/>
      <w:marRight w:val="0"/>
      <w:marTop w:val="0"/>
      <w:marBottom w:val="0"/>
      <w:divBdr>
        <w:top w:val="none" w:sz="0" w:space="0" w:color="auto"/>
        <w:left w:val="none" w:sz="0" w:space="0" w:color="auto"/>
        <w:bottom w:val="none" w:sz="0" w:space="0" w:color="auto"/>
        <w:right w:val="none" w:sz="0" w:space="0" w:color="auto"/>
      </w:divBdr>
    </w:div>
    <w:div w:id="881136275">
      <w:bodyDiv w:val="1"/>
      <w:marLeft w:val="0"/>
      <w:marRight w:val="0"/>
      <w:marTop w:val="0"/>
      <w:marBottom w:val="0"/>
      <w:divBdr>
        <w:top w:val="none" w:sz="0" w:space="0" w:color="auto"/>
        <w:left w:val="none" w:sz="0" w:space="0" w:color="auto"/>
        <w:bottom w:val="none" w:sz="0" w:space="0" w:color="auto"/>
        <w:right w:val="none" w:sz="0" w:space="0" w:color="auto"/>
      </w:divBdr>
    </w:div>
    <w:div w:id="1055273916">
      <w:bodyDiv w:val="1"/>
      <w:marLeft w:val="0"/>
      <w:marRight w:val="0"/>
      <w:marTop w:val="0"/>
      <w:marBottom w:val="0"/>
      <w:divBdr>
        <w:top w:val="none" w:sz="0" w:space="0" w:color="auto"/>
        <w:left w:val="none" w:sz="0" w:space="0" w:color="auto"/>
        <w:bottom w:val="none" w:sz="0" w:space="0" w:color="auto"/>
        <w:right w:val="none" w:sz="0" w:space="0" w:color="auto"/>
      </w:divBdr>
      <w:divsChild>
        <w:div w:id="1259216396">
          <w:marLeft w:val="0"/>
          <w:marRight w:val="0"/>
          <w:marTop w:val="0"/>
          <w:marBottom w:val="0"/>
          <w:divBdr>
            <w:top w:val="none" w:sz="0" w:space="0" w:color="auto"/>
            <w:left w:val="none" w:sz="0" w:space="0" w:color="auto"/>
            <w:bottom w:val="none" w:sz="0" w:space="0" w:color="auto"/>
            <w:right w:val="none" w:sz="0" w:space="0" w:color="auto"/>
          </w:divBdr>
          <w:divsChild>
            <w:div w:id="919673923">
              <w:marLeft w:val="0"/>
              <w:marRight w:val="0"/>
              <w:marTop w:val="0"/>
              <w:marBottom w:val="0"/>
              <w:divBdr>
                <w:top w:val="none" w:sz="0" w:space="0" w:color="auto"/>
                <w:left w:val="none" w:sz="0" w:space="0" w:color="auto"/>
                <w:bottom w:val="none" w:sz="0" w:space="0" w:color="auto"/>
                <w:right w:val="none" w:sz="0" w:space="0" w:color="auto"/>
              </w:divBdr>
              <w:divsChild>
                <w:div w:id="975180472">
                  <w:marLeft w:val="0"/>
                  <w:marRight w:val="0"/>
                  <w:marTop w:val="0"/>
                  <w:marBottom w:val="0"/>
                  <w:divBdr>
                    <w:top w:val="none" w:sz="0" w:space="0" w:color="auto"/>
                    <w:left w:val="none" w:sz="0" w:space="0" w:color="auto"/>
                    <w:bottom w:val="none" w:sz="0" w:space="0" w:color="auto"/>
                    <w:right w:val="none" w:sz="0" w:space="0" w:color="auto"/>
                  </w:divBdr>
                  <w:divsChild>
                    <w:div w:id="1534689200">
                      <w:marLeft w:val="0"/>
                      <w:marRight w:val="0"/>
                      <w:marTop w:val="0"/>
                      <w:marBottom w:val="0"/>
                      <w:divBdr>
                        <w:top w:val="single" w:sz="6" w:space="0" w:color="CCCCCC"/>
                        <w:left w:val="single" w:sz="2" w:space="0" w:color="CCCCCC"/>
                        <w:bottom w:val="single" w:sz="6" w:space="0" w:color="CCCCCC"/>
                        <w:right w:val="single" w:sz="2" w:space="0" w:color="CCCCCC"/>
                      </w:divBdr>
                      <w:divsChild>
                        <w:div w:id="458954209">
                          <w:marLeft w:val="0"/>
                          <w:marRight w:val="0"/>
                          <w:marTop w:val="0"/>
                          <w:marBottom w:val="0"/>
                          <w:divBdr>
                            <w:top w:val="none" w:sz="0" w:space="0" w:color="auto"/>
                            <w:left w:val="none" w:sz="0" w:space="0" w:color="auto"/>
                            <w:bottom w:val="none" w:sz="0" w:space="0" w:color="auto"/>
                            <w:right w:val="none" w:sz="0" w:space="0" w:color="auto"/>
                          </w:divBdr>
                          <w:divsChild>
                            <w:div w:id="154881100">
                              <w:marLeft w:val="0"/>
                              <w:marRight w:val="0"/>
                              <w:marTop w:val="0"/>
                              <w:marBottom w:val="0"/>
                              <w:divBdr>
                                <w:top w:val="none" w:sz="0" w:space="0" w:color="auto"/>
                                <w:left w:val="none" w:sz="0" w:space="0" w:color="auto"/>
                                <w:bottom w:val="none" w:sz="0" w:space="0" w:color="auto"/>
                                <w:right w:val="none" w:sz="0" w:space="0" w:color="auto"/>
                              </w:divBdr>
                              <w:divsChild>
                                <w:div w:id="581531573">
                                  <w:marLeft w:val="0"/>
                                  <w:marRight w:val="0"/>
                                  <w:marTop w:val="0"/>
                                  <w:marBottom w:val="0"/>
                                  <w:divBdr>
                                    <w:top w:val="dashed" w:sz="6" w:space="0" w:color="auto"/>
                                    <w:left w:val="dashed" w:sz="6" w:space="0" w:color="auto"/>
                                    <w:bottom w:val="dashed" w:sz="6" w:space="0" w:color="auto"/>
                                    <w:right w:val="dashed" w:sz="6" w:space="0" w:color="auto"/>
                                  </w:divBdr>
                                  <w:divsChild>
                                    <w:div w:id="994455343">
                                      <w:marLeft w:val="0"/>
                                      <w:marRight w:val="0"/>
                                      <w:marTop w:val="0"/>
                                      <w:marBottom w:val="0"/>
                                      <w:divBdr>
                                        <w:top w:val="none" w:sz="0" w:space="0" w:color="auto"/>
                                        <w:left w:val="none" w:sz="0" w:space="0" w:color="auto"/>
                                        <w:bottom w:val="none" w:sz="0" w:space="0" w:color="auto"/>
                                        <w:right w:val="none" w:sz="0" w:space="0" w:color="auto"/>
                                      </w:divBdr>
                                      <w:divsChild>
                                        <w:div w:id="2045011880">
                                          <w:marLeft w:val="0"/>
                                          <w:marRight w:val="0"/>
                                          <w:marTop w:val="0"/>
                                          <w:marBottom w:val="0"/>
                                          <w:divBdr>
                                            <w:top w:val="none" w:sz="0" w:space="0" w:color="auto"/>
                                            <w:left w:val="none" w:sz="0" w:space="0" w:color="auto"/>
                                            <w:bottom w:val="none" w:sz="0" w:space="0" w:color="auto"/>
                                            <w:right w:val="none" w:sz="0" w:space="0" w:color="auto"/>
                                          </w:divBdr>
                                          <w:divsChild>
                                            <w:div w:id="2103525400">
                                              <w:marLeft w:val="0"/>
                                              <w:marRight w:val="0"/>
                                              <w:marTop w:val="0"/>
                                              <w:marBottom w:val="0"/>
                                              <w:divBdr>
                                                <w:top w:val="none" w:sz="0" w:space="0" w:color="auto"/>
                                                <w:left w:val="none" w:sz="0" w:space="0" w:color="auto"/>
                                                <w:bottom w:val="none" w:sz="0" w:space="0" w:color="auto"/>
                                                <w:right w:val="none" w:sz="0" w:space="0" w:color="auto"/>
                                              </w:divBdr>
                                              <w:divsChild>
                                                <w:div w:id="1605917221">
                                                  <w:marLeft w:val="0"/>
                                                  <w:marRight w:val="0"/>
                                                  <w:marTop w:val="0"/>
                                                  <w:marBottom w:val="0"/>
                                                  <w:divBdr>
                                                    <w:top w:val="none" w:sz="0" w:space="0" w:color="auto"/>
                                                    <w:left w:val="none" w:sz="0" w:space="0" w:color="auto"/>
                                                    <w:bottom w:val="none" w:sz="0" w:space="0" w:color="auto"/>
                                                    <w:right w:val="none" w:sz="0" w:space="0" w:color="auto"/>
                                                  </w:divBdr>
                                                </w:div>
                                                <w:div w:id="352152953">
                                                  <w:marLeft w:val="0"/>
                                                  <w:marRight w:val="0"/>
                                                  <w:marTop w:val="0"/>
                                                  <w:marBottom w:val="0"/>
                                                  <w:divBdr>
                                                    <w:top w:val="none" w:sz="0" w:space="0" w:color="auto"/>
                                                    <w:left w:val="none" w:sz="0" w:space="0" w:color="auto"/>
                                                    <w:bottom w:val="none" w:sz="0" w:space="0" w:color="auto"/>
                                                    <w:right w:val="none" w:sz="0" w:space="0" w:color="auto"/>
                                                  </w:divBdr>
                                                  <w:divsChild>
                                                    <w:div w:id="19018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898462">
                                  <w:marLeft w:val="0"/>
                                  <w:marRight w:val="0"/>
                                  <w:marTop w:val="0"/>
                                  <w:marBottom w:val="0"/>
                                  <w:divBdr>
                                    <w:top w:val="dashed" w:sz="6" w:space="0" w:color="auto"/>
                                    <w:left w:val="dashed" w:sz="6" w:space="0" w:color="auto"/>
                                    <w:bottom w:val="dashed" w:sz="6" w:space="0" w:color="auto"/>
                                    <w:right w:val="dashed" w:sz="6" w:space="0" w:color="auto"/>
                                  </w:divBdr>
                                  <w:divsChild>
                                    <w:div w:id="901135967">
                                      <w:marLeft w:val="0"/>
                                      <w:marRight w:val="0"/>
                                      <w:marTop w:val="0"/>
                                      <w:marBottom w:val="0"/>
                                      <w:divBdr>
                                        <w:top w:val="none" w:sz="0" w:space="0" w:color="auto"/>
                                        <w:left w:val="none" w:sz="0" w:space="0" w:color="auto"/>
                                        <w:bottom w:val="none" w:sz="0" w:space="0" w:color="auto"/>
                                        <w:right w:val="none" w:sz="0" w:space="0" w:color="auto"/>
                                      </w:divBdr>
                                      <w:divsChild>
                                        <w:div w:id="1910193985">
                                          <w:marLeft w:val="0"/>
                                          <w:marRight w:val="0"/>
                                          <w:marTop w:val="0"/>
                                          <w:marBottom w:val="0"/>
                                          <w:divBdr>
                                            <w:top w:val="none" w:sz="0" w:space="0" w:color="auto"/>
                                            <w:left w:val="none" w:sz="0" w:space="0" w:color="auto"/>
                                            <w:bottom w:val="none" w:sz="0" w:space="0" w:color="auto"/>
                                            <w:right w:val="none" w:sz="0" w:space="0" w:color="auto"/>
                                          </w:divBdr>
                                          <w:divsChild>
                                            <w:div w:id="712383990">
                                              <w:marLeft w:val="0"/>
                                              <w:marRight w:val="0"/>
                                              <w:marTop w:val="0"/>
                                              <w:marBottom w:val="0"/>
                                              <w:divBdr>
                                                <w:top w:val="none" w:sz="0" w:space="0" w:color="auto"/>
                                                <w:left w:val="none" w:sz="0" w:space="0" w:color="auto"/>
                                                <w:bottom w:val="none" w:sz="0" w:space="0" w:color="auto"/>
                                                <w:right w:val="none" w:sz="0" w:space="0" w:color="auto"/>
                                              </w:divBdr>
                                              <w:divsChild>
                                                <w:div w:id="109279925">
                                                  <w:marLeft w:val="0"/>
                                                  <w:marRight w:val="0"/>
                                                  <w:marTop w:val="0"/>
                                                  <w:marBottom w:val="0"/>
                                                  <w:divBdr>
                                                    <w:top w:val="none" w:sz="0" w:space="0" w:color="auto"/>
                                                    <w:left w:val="none" w:sz="0" w:space="0" w:color="auto"/>
                                                    <w:bottom w:val="none" w:sz="0" w:space="0" w:color="auto"/>
                                                    <w:right w:val="none" w:sz="0" w:space="0" w:color="auto"/>
                                                  </w:divBdr>
                                                </w:div>
                                                <w:div w:id="170918782">
                                                  <w:marLeft w:val="0"/>
                                                  <w:marRight w:val="0"/>
                                                  <w:marTop w:val="0"/>
                                                  <w:marBottom w:val="0"/>
                                                  <w:divBdr>
                                                    <w:top w:val="none" w:sz="0" w:space="0" w:color="auto"/>
                                                    <w:left w:val="none" w:sz="0" w:space="0" w:color="auto"/>
                                                    <w:bottom w:val="none" w:sz="0" w:space="0" w:color="auto"/>
                                                    <w:right w:val="none" w:sz="0" w:space="0" w:color="auto"/>
                                                  </w:divBdr>
                                                  <w:divsChild>
                                                    <w:div w:id="413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848976">
                                  <w:marLeft w:val="0"/>
                                  <w:marRight w:val="0"/>
                                  <w:marTop w:val="0"/>
                                  <w:marBottom w:val="0"/>
                                  <w:divBdr>
                                    <w:top w:val="dashed" w:sz="6" w:space="0" w:color="auto"/>
                                    <w:left w:val="dashed" w:sz="6" w:space="0" w:color="auto"/>
                                    <w:bottom w:val="dashed" w:sz="6" w:space="0" w:color="auto"/>
                                    <w:right w:val="dashed" w:sz="6" w:space="0" w:color="auto"/>
                                  </w:divBdr>
                                  <w:divsChild>
                                    <w:div w:id="1214273392">
                                      <w:marLeft w:val="0"/>
                                      <w:marRight w:val="0"/>
                                      <w:marTop w:val="0"/>
                                      <w:marBottom w:val="0"/>
                                      <w:divBdr>
                                        <w:top w:val="none" w:sz="0" w:space="0" w:color="auto"/>
                                        <w:left w:val="none" w:sz="0" w:space="0" w:color="auto"/>
                                        <w:bottom w:val="none" w:sz="0" w:space="0" w:color="auto"/>
                                        <w:right w:val="none" w:sz="0" w:space="0" w:color="auto"/>
                                      </w:divBdr>
                                      <w:divsChild>
                                        <w:div w:id="914238475">
                                          <w:marLeft w:val="0"/>
                                          <w:marRight w:val="0"/>
                                          <w:marTop w:val="0"/>
                                          <w:marBottom w:val="0"/>
                                          <w:divBdr>
                                            <w:top w:val="none" w:sz="0" w:space="0" w:color="auto"/>
                                            <w:left w:val="none" w:sz="0" w:space="0" w:color="auto"/>
                                            <w:bottom w:val="none" w:sz="0" w:space="0" w:color="auto"/>
                                            <w:right w:val="none" w:sz="0" w:space="0" w:color="auto"/>
                                          </w:divBdr>
                                          <w:divsChild>
                                            <w:div w:id="2076318533">
                                              <w:marLeft w:val="0"/>
                                              <w:marRight w:val="0"/>
                                              <w:marTop w:val="0"/>
                                              <w:marBottom w:val="0"/>
                                              <w:divBdr>
                                                <w:top w:val="none" w:sz="0" w:space="0" w:color="auto"/>
                                                <w:left w:val="none" w:sz="0" w:space="0" w:color="auto"/>
                                                <w:bottom w:val="none" w:sz="0" w:space="0" w:color="auto"/>
                                                <w:right w:val="none" w:sz="0" w:space="0" w:color="auto"/>
                                              </w:divBdr>
                                              <w:divsChild>
                                                <w:div w:id="32194528">
                                                  <w:marLeft w:val="0"/>
                                                  <w:marRight w:val="0"/>
                                                  <w:marTop w:val="0"/>
                                                  <w:marBottom w:val="0"/>
                                                  <w:divBdr>
                                                    <w:top w:val="none" w:sz="0" w:space="0" w:color="auto"/>
                                                    <w:left w:val="none" w:sz="0" w:space="0" w:color="auto"/>
                                                    <w:bottom w:val="none" w:sz="0" w:space="0" w:color="auto"/>
                                                    <w:right w:val="none" w:sz="0" w:space="0" w:color="auto"/>
                                                  </w:divBdr>
                                                </w:div>
                                                <w:div w:id="1965112057">
                                                  <w:marLeft w:val="0"/>
                                                  <w:marRight w:val="0"/>
                                                  <w:marTop w:val="0"/>
                                                  <w:marBottom w:val="0"/>
                                                  <w:divBdr>
                                                    <w:top w:val="none" w:sz="0" w:space="0" w:color="auto"/>
                                                    <w:left w:val="none" w:sz="0" w:space="0" w:color="auto"/>
                                                    <w:bottom w:val="none" w:sz="0" w:space="0" w:color="auto"/>
                                                    <w:right w:val="none" w:sz="0" w:space="0" w:color="auto"/>
                                                  </w:divBdr>
                                                  <w:divsChild>
                                                    <w:div w:id="2035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330683">
                                  <w:marLeft w:val="0"/>
                                  <w:marRight w:val="0"/>
                                  <w:marTop w:val="0"/>
                                  <w:marBottom w:val="0"/>
                                  <w:divBdr>
                                    <w:top w:val="dashed" w:sz="6" w:space="0" w:color="auto"/>
                                    <w:left w:val="dashed" w:sz="6" w:space="0" w:color="auto"/>
                                    <w:bottom w:val="dashed" w:sz="6" w:space="0" w:color="auto"/>
                                    <w:right w:val="dashed" w:sz="6" w:space="0" w:color="auto"/>
                                  </w:divBdr>
                                  <w:divsChild>
                                    <w:div w:id="1082144625">
                                      <w:marLeft w:val="0"/>
                                      <w:marRight w:val="0"/>
                                      <w:marTop w:val="0"/>
                                      <w:marBottom w:val="0"/>
                                      <w:divBdr>
                                        <w:top w:val="none" w:sz="0" w:space="0" w:color="auto"/>
                                        <w:left w:val="none" w:sz="0" w:space="0" w:color="auto"/>
                                        <w:bottom w:val="none" w:sz="0" w:space="0" w:color="auto"/>
                                        <w:right w:val="none" w:sz="0" w:space="0" w:color="auto"/>
                                      </w:divBdr>
                                      <w:divsChild>
                                        <w:div w:id="1133669946">
                                          <w:marLeft w:val="0"/>
                                          <w:marRight w:val="0"/>
                                          <w:marTop w:val="0"/>
                                          <w:marBottom w:val="0"/>
                                          <w:divBdr>
                                            <w:top w:val="none" w:sz="0" w:space="0" w:color="auto"/>
                                            <w:left w:val="none" w:sz="0" w:space="0" w:color="auto"/>
                                            <w:bottom w:val="none" w:sz="0" w:space="0" w:color="auto"/>
                                            <w:right w:val="none" w:sz="0" w:space="0" w:color="auto"/>
                                          </w:divBdr>
                                          <w:divsChild>
                                            <w:div w:id="1247694351">
                                              <w:marLeft w:val="0"/>
                                              <w:marRight w:val="0"/>
                                              <w:marTop w:val="0"/>
                                              <w:marBottom w:val="0"/>
                                              <w:divBdr>
                                                <w:top w:val="none" w:sz="0" w:space="0" w:color="auto"/>
                                                <w:left w:val="none" w:sz="0" w:space="0" w:color="auto"/>
                                                <w:bottom w:val="none" w:sz="0" w:space="0" w:color="auto"/>
                                                <w:right w:val="none" w:sz="0" w:space="0" w:color="auto"/>
                                              </w:divBdr>
                                              <w:divsChild>
                                                <w:div w:id="1904413604">
                                                  <w:marLeft w:val="0"/>
                                                  <w:marRight w:val="0"/>
                                                  <w:marTop w:val="0"/>
                                                  <w:marBottom w:val="0"/>
                                                  <w:divBdr>
                                                    <w:top w:val="none" w:sz="0" w:space="0" w:color="auto"/>
                                                    <w:left w:val="none" w:sz="0" w:space="0" w:color="auto"/>
                                                    <w:bottom w:val="none" w:sz="0" w:space="0" w:color="auto"/>
                                                    <w:right w:val="none" w:sz="0" w:space="0" w:color="auto"/>
                                                  </w:divBdr>
                                                </w:div>
                                                <w:div w:id="1054235839">
                                                  <w:marLeft w:val="0"/>
                                                  <w:marRight w:val="0"/>
                                                  <w:marTop w:val="0"/>
                                                  <w:marBottom w:val="0"/>
                                                  <w:divBdr>
                                                    <w:top w:val="none" w:sz="0" w:space="0" w:color="auto"/>
                                                    <w:left w:val="none" w:sz="0" w:space="0" w:color="auto"/>
                                                    <w:bottom w:val="none" w:sz="0" w:space="0" w:color="auto"/>
                                                    <w:right w:val="none" w:sz="0" w:space="0" w:color="auto"/>
                                                  </w:divBdr>
                                                  <w:divsChild>
                                                    <w:div w:id="319046289">
                                                      <w:marLeft w:val="0"/>
                                                      <w:marRight w:val="0"/>
                                                      <w:marTop w:val="0"/>
                                                      <w:marBottom w:val="0"/>
                                                      <w:divBdr>
                                                        <w:top w:val="none" w:sz="0" w:space="0" w:color="auto"/>
                                                        <w:left w:val="none" w:sz="0" w:space="0" w:color="auto"/>
                                                        <w:bottom w:val="none" w:sz="0" w:space="0" w:color="auto"/>
                                                        <w:right w:val="none" w:sz="0" w:space="0" w:color="auto"/>
                                                      </w:divBdr>
                                                    </w:div>
                                                    <w:div w:id="1216239871">
                                                      <w:marLeft w:val="0"/>
                                                      <w:marRight w:val="0"/>
                                                      <w:marTop w:val="0"/>
                                                      <w:marBottom w:val="0"/>
                                                      <w:divBdr>
                                                        <w:top w:val="none" w:sz="0" w:space="0" w:color="auto"/>
                                                        <w:left w:val="none" w:sz="0" w:space="0" w:color="auto"/>
                                                        <w:bottom w:val="none" w:sz="0" w:space="0" w:color="auto"/>
                                                        <w:right w:val="none" w:sz="0" w:space="0" w:color="auto"/>
                                                      </w:divBdr>
                                                    </w:div>
                                                    <w:div w:id="1435050738">
                                                      <w:marLeft w:val="0"/>
                                                      <w:marRight w:val="0"/>
                                                      <w:marTop w:val="0"/>
                                                      <w:marBottom w:val="0"/>
                                                      <w:divBdr>
                                                        <w:top w:val="none" w:sz="0" w:space="0" w:color="auto"/>
                                                        <w:left w:val="none" w:sz="0" w:space="0" w:color="auto"/>
                                                        <w:bottom w:val="none" w:sz="0" w:space="0" w:color="auto"/>
                                                        <w:right w:val="none" w:sz="0" w:space="0" w:color="auto"/>
                                                      </w:divBdr>
                                                    </w:div>
                                                    <w:div w:id="646009973">
                                                      <w:marLeft w:val="0"/>
                                                      <w:marRight w:val="0"/>
                                                      <w:marTop w:val="0"/>
                                                      <w:marBottom w:val="0"/>
                                                      <w:divBdr>
                                                        <w:top w:val="none" w:sz="0" w:space="0" w:color="auto"/>
                                                        <w:left w:val="none" w:sz="0" w:space="0" w:color="auto"/>
                                                        <w:bottom w:val="none" w:sz="0" w:space="0" w:color="auto"/>
                                                        <w:right w:val="none" w:sz="0" w:space="0" w:color="auto"/>
                                                      </w:divBdr>
                                                    </w:div>
                                                    <w:div w:id="1083457088">
                                                      <w:marLeft w:val="0"/>
                                                      <w:marRight w:val="0"/>
                                                      <w:marTop w:val="0"/>
                                                      <w:marBottom w:val="0"/>
                                                      <w:divBdr>
                                                        <w:top w:val="none" w:sz="0" w:space="0" w:color="auto"/>
                                                        <w:left w:val="none" w:sz="0" w:space="0" w:color="auto"/>
                                                        <w:bottom w:val="none" w:sz="0" w:space="0" w:color="auto"/>
                                                        <w:right w:val="none" w:sz="0" w:space="0" w:color="auto"/>
                                                      </w:divBdr>
                                                    </w:div>
                                                    <w:div w:id="1094396464">
                                                      <w:marLeft w:val="0"/>
                                                      <w:marRight w:val="0"/>
                                                      <w:marTop w:val="0"/>
                                                      <w:marBottom w:val="0"/>
                                                      <w:divBdr>
                                                        <w:top w:val="none" w:sz="0" w:space="0" w:color="auto"/>
                                                        <w:left w:val="none" w:sz="0" w:space="0" w:color="auto"/>
                                                        <w:bottom w:val="none" w:sz="0" w:space="0" w:color="auto"/>
                                                        <w:right w:val="none" w:sz="0" w:space="0" w:color="auto"/>
                                                      </w:divBdr>
                                                    </w:div>
                                                    <w:div w:id="427233876">
                                                      <w:marLeft w:val="0"/>
                                                      <w:marRight w:val="0"/>
                                                      <w:marTop w:val="0"/>
                                                      <w:marBottom w:val="0"/>
                                                      <w:divBdr>
                                                        <w:top w:val="none" w:sz="0" w:space="0" w:color="auto"/>
                                                        <w:left w:val="none" w:sz="0" w:space="0" w:color="auto"/>
                                                        <w:bottom w:val="none" w:sz="0" w:space="0" w:color="auto"/>
                                                        <w:right w:val="none" w:sz="0" w:space="0" w:color="auto"/>
                                                      </w:divBdr>
                                                    </w:div>
                                                    <w:div w:id="5032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8821">
                                  <w:marLeft w:val="0"/>
                                  <w:marRight w:val="0"/>
                                  <w:marTop w:val="150"/>
                                  <w:marBottom w:val="0"/>
                                  <w:divBdr>
                                    <w:top w:val="none" w:sz="0" w:space="0" w:color="auto"/>
                                    <w:left w:val="none" w:sz="0" w:space="0" w:color="auto"/>
                                    <w:bottom w:val="none" w:sz="0" w:space="0" w:color="auto"/>
                                    <w:right w:val="none" w:sz="0" w:space="0" w:color="auto"/>
                                  </w:divBdr>
                                  <w:divsChild>
                                    <w:div w:id="888304451">
                                      <w:marLeft w:val="0"/>
                                      <w:marRight w:val="0"/>
                                      <w:marTop w:val="0"/>
                                      <w:marBottom w:val="0"/>
                                      <w:divBdr>
                                        <w:top w:val="none" w:sz="0" w:space="0" w:color="auto"/>
                                        <w:left w:val="none" w:sz="0" w:space="0" w:color="auto"/>
                                        <w:bottom w:val="none" w:sz="0" w:space="0" w:color="auto"/>
                                        <w:right w:val="none" w:sz="0" w:space="0" w:color="auto"/>
                                      </w:divBdr>
                                    </w:div>
                                    <w:div w:id="74673982">
                                      <w:marLeft w:val="0"/>
                                      <w:marRight w:val="0"/>
                                      <w:marTop w:val="0"/>
                                      <w:marBottom w:val="0"/>
                                      <w:divBdr>
                                        <w:top w:val="none" w:sz="0" w:space="0" w:color="auto"/>
                                        <w:left w:val="none" w:sz="0" w:space="0" w:color="auto"/>
                                        <w:bottom w:val="none" w:sz="0" w:space="0" w:color="auto"/>
                                        <w:right w:val="none" w:sz="0" w:space="0" w:color="auto"/>
                                      </w:divBdr>
                                    </w:div>
                                    <w:div w:id="1154905894">
                                      <w:marLeft w:val="0"/>
                                      <w:marRight w:val="0"/>
                                      <w:marTop w:val="0"/>
                                      <w:marBottom w:val="0"/>
                                      <w:divBdr>
                                        <w:top w:val="none" w:sz="0" w:space="0" w:color="auto"/>
                                        <w:left w:val="none" w:sz="0" w:space="0" w:color="auto"/>
                                        <w:bottom w:val="none" w:sz="0" w:space="0" w:color="auto"/>
                                        <w:right w:val="none" w:sz="0" w:space="0" w:color="auto"/>
                                      </w:divBdr>
                                    </w:div>
                                    <w:div w:id="506793610">
                                      <w:marLeft w:val="0"/>
                                      <w:marRight w:val="0"/>
                                      <w:marTop w:val="0"/>
                                      <w:marBottom w:val="0"/>
                                      <w:divBdr>
                                        <w:top w:val="none" w:sz="0" w:space="0" w:color="auto"/>
                                        <w:left w:val="none" w:sz="0" w:space="0" w:color="auto"/>
                                        <w:bottom w:val="none" w:sz="0" w:space="0" w:color="auto"/>
                                        <w:right w:val="none" w:sz="0" w:space="0" w:color="auto"/>
                                      </w:divBdr>
                                    </w:div>
                                  </w:divsChild>
                                </w:div>
                                <w:div w:id="1534422266">
                                  <w:marLeft w:val="0"/>
                                  <w:marRight w:val="0"/>
                                  <w:marTop w:val="0"/>
                                  <w:marBottom w:val="0"/>
                                  <w:divBdr>
                                    <w:top w:val="none" w:sz="0" w:space="0" w:color="auto"/>
                                    <w:left w:val="none" w:sz="0" w:space="0" w:color="auto"/>
                                    <w:bottom w:val="none" w:sz="0" w:space="0" w:color="auto"/>
                                    <w:right w:val="none" w:sz="0" w:space="0" w:color="auto"/>
                                  </w:divBdr>
                                  <w:divsChild>
                                    <w:div w:id="1639803660">
                                      <w:marLeft w:val="0"/>
                                      <w:marRight w:val="0"/>
                                      <w:marTop w:val="150"/>
                                      <w:marBottom w:val="0"/>
                                      <w:divBdr>
                                        <w:top w:val="none" w:sz="0" w:space="0" w:color="auto"/>
                                        <w:left w:val="none" w:sz="0" w:space="0" w:color="auto"/>
                                        <w:bottom w:val="none" w:sz="0" w:space="0" w:color="auto"/>
                                        <w:right w:val="none" w:sz="0" w:space="0" w:color="auto"/>
                                      </w:divBdr>
                                      <w:divsChild>
                                        <w:div w:id="1277102944">
                                          <w:marLeft w:val="0"/>
                                          <w:marRight w:val="0"/>
                                          <w:marTop w:val="0"/>
                                          <w:marBottom w:val="0"/>
                                          <w:divBdr>
                                            <w:top w:val="none" w:sz="0" w:space="0" w:color="auto"/>
                                            <w:left w:val="none" w:sz="0" w:space="0" w:color="auto"/>
                                            <w:bottom w:val="none" w:sz="0" w:space="0" w:color="auto"/>
                                            <w:right w:val="none" w:sz="0" w:space="0" w:color="auto"/>
                                          </w:divBdr>
                                        </w:div>
                                        <w:div w:id="169449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2584">
                                  <w:marLeft w:val="0"/>
                                  <w:marRight w:val="0"/>
                                  <w:marTop w:val="0"/>
                                  <w:marBottom w:val="0"/>
                                  <w:divBdr>
                                    <w:top w:val="dashed" w:sz="6" w:space="0" w:color="auto"/>
                                    <w:left w:val="dashed" w:sz="6" w:space="0" w:color="auto"/>
                                    <w:bottom w:val="dashed" w:sz="6" w:space="0" w:color="auto"/>
                                    <w:right w:val="dashed" w:sz="6" w:space="0" w:color="auto"/>
                                  </w:divBdr>
                                  <w:divsChild>
                                    <w:div w:id="762456991">
                                      <w:marLeft w:val="0"/>
                                      <w:marRight w:val="0"/>
                                      <w:marTop w:val="0"/>
                                      <w:marBottom w:val="0"/>
                                      <w:divBdr>
                                        <w:top w:val="none" w:sz="0" w:space="0" w:color="auto"/>
                                        <w:left w:val="none" w:sz="0" w:space="0" w:color="auto"/>
                                        <w:bottom w:val="none" w:sz="0" w:space="0" w:color="auto"/>
                                        <w:right w:val="none" w:sz="0" w:space="0" w:color="auto"/>
                                      </w:divBdr>
                                      <w:divsChild>
                                        <w:div w:id="2122260797">
                                          <w:marLeft w:val="0"/>
                                          <w:marRight w:val="0"/>
                                          <w:marTop w:val="0"/>
                                          <w:marBottom w:val="0"/>
                                          <w:divBdr>
                                            <w:top w:val="none" w:sz="0" w:space="0" w:color="auto"/>
                                            <w:left w:val="none" w:sz="0" w:space="0" w:color="auto"/>
                                            <w:bottom w:val="none" w:sz="0" w:space="0" w:color="auto"/>
                                            <w:right w:val="none" w:sz="0" w:space="0" w:color="auto"/>
                                          </w:divBdr>
                                          <w:divsChild>
                                            <w:div w:id="93913215">
                                              <w:marLeft w:val="0"/>
                                              <w:marRight w:val="0"/>
                                              <w:marTop w:val="0"/>
                                              <w:marBottom w:val="0"/>
                                              <w:divBdr>
                                                <w:top w:val="none" w:sz="0" w:space="0" w:color="auto"/>
                                                <w:left w:val="none" w:sz="0" w:space="0" w:color="auto"/>
                                                <w:bottom w:val="none" w:sz="0" w:space="0" w:color="auto"/>
                                                <w:right w:val="none" w:sz="0" w:space="0" w:color="auto"/>
                                              </w:divBdr>
                                              <w:divsChild>
                                                <w:div w:id="1272056498">
                                                  <w:marLeft w:val="0"/>
                                                  <w:marRight w:val="0"/>
                                                  <w:marTop w:val="0"/>
                                                  <w:marBottom w:val="0"/>
                                                  <w:divBdr>
                                                    <w:top w:val="none" w:sz="0" w:space="0" w:color="auto"/>
                                                    <w:left w:val="none" w:sz="0" w:space="0" w:color="auto"/>
                                                    <w:bottom w:val="none" w:sz="0" w:space="0" w:color="auto"/>
                                                    <w:right w:val="none" w:sz="0" w:space="0" w:color="auto"/>
                                                  </w:divBdr>
                                                </w:div>
                                                <w:div w:id="835533112">
                                                  <w:marLeft w:val="0"/>
                                                  <w:marRight w:val="0"/>
                                                  <w:marTop w:val="0"/>
                                                  <w:marBottom w:val="0"/>
                                                  <w:divBdr>
                                                    <w:top w:val="none" w:sz="0" w:space="0" w:color="auto"/>
                                                    <w:left w:val="none" w:sz="0" w:space="0" w:color="auto"/>
                                                    <w:bottom w:val="none" w:sz="0" w:space="0" w:color="auto"/>
                                                    <w:right w:val="none" w:sz="0" w:space="0" w:color="auto"/>
                                                  </w:divBdr>
                                                  <w:divsChild>
                                                    <w:div w:id="1516110984">
                                                      <w:marLeft w:val="0"/>
                                                      <w:marRight w:val="0"/>
                                                      <w:marTop w:val="0"/>
                                                      <w:marBottom w:val="0"/>
                                                      <w:divBdr>
                                                        <w:top w:val="none" w:sz="0" w:space="0" w:color="auto"/>
                                                        <w:left w:val="none" w:sz="0" w:space="0" w:color="auto"/>
                                                        <w:bottom w:val="none" w:sz="0" w:space="0" w:color="auto"/>
                                                        <w:right w:val="none" w:sz="0" w:space="0" w:color="auto"/>
                                                      </w:divBdr>
                                                    </w:div>
                                                    <w:div w:id="1676765553">
                                                      <w:marLeft w:val="0"/>
                                                      <w:marRight w:val="0"/>
                                                      <w:marTop w:val="0"/>
                                                      <w:marBottom w:val="0"/>
                                                      <w:divBdr>
                                                        <w:top w:val="none" w:sz="0" w:space="0" w:color="auto"/>
                                                        <w:left w:val="none" w:sz="0" w:space="0" w:color="auto"/>
                                                        <w:bottom w:val="none" w:sz="0" w:space="0" w:color="auto"/>
                                                        <w:right w:val="none" w:sz="0" w:space="0" w:color="auto"/>
                                                      </w:divBdr>
                                                    </w:div>
                                                    <w:div w:id="773864718">
                                                      <w:marLeft w:val="0"/>
                                                      <w:marRight w:val="0"/>
                                                      <w:marTop w:val="0"/>
                                                      <w:marBottom w:val="0"/>
                                                      <w:divBdr>
                                                        <w:top w:val="none" w:sz="0" w:space="0" w:color="auto"/>
                                                        <w:left w:val="none" w:sz="0" w:space="0" w:color="auto"/>
                                                        <w:bottom w:val="none" w:sz="0" w:space="0" w:color="auto"/>
                                                        <w:right w:val="none" w:sz="0" w:space="0" w:color="auto"/>
                                                      </w:divBdr>
                                                    </w:div>
                                                    <w:div w:id="1742674800">
                                                      <w:marLeft w:val="0"/>
                                                      <w:marRight w:val="0"/>
                                                      <w:marTop w:val="0"/>
                                                      <w:marBottom w:val="0"/>
                                                      <w:divBdr>
                                                        <w:top w:val="none" w:sz="0" w:space="0" w:color="auto"/>
                                                        <w:left w:val="none" w:sz="0" w:space="0" w:color="auto"/>
                                                        <w:bottom w:val="none" w:sz="0" w:space="0" w:color="auto"/>
                                                        <w:right w:val="none" w:sz="0" w:space="0" w:color="auto"/>
                                                      </w:divBdr>
                                                    </w:div>
                                                    <w:div w:id="881013084">
                                                      <w:marLeft w:val="0"/>
                                                      <w:marRight w:val="0"/>
                                                      <w:marTop w:val="0"/>
                                                      <w:marBottom w:val="0"/>
                                                      <w:divBdr>
                                                        <w:top w:val="none" w:sz="0" w:space="0" w:color="auto"/>
                                                        <w:left w:val="none" w:sz="0" w:space="0" w:color="auto"/>
                                                        <w:bottom w:val="none" w:sz="0" w:space="0" w:color="auto"/>
                                                        <w:right w:val="none" w:sz="0" w:space="0" w:color="auto"/>
                                                      </w:divBdr>
                                                    </w:div>
                                                    <w:div w:id="1076975343">
                                                      <w:marLeft w:val="0"/>
                                                      <w:marRight w:val="0"/>
                                                      <w:marTop w:val="0"/>
                                                      <w:marBottom w:val="0"/>
                                                      <w:divBdr>
                                                        <w:top w:val="none" w:sz="0" w:space="0" w:color="auto"/>
                                                        <w:left w:val="none" w:sz="0" w:space="0" w:color="auto"/>
                                                        <w:bottom w:val="none" w:sz="0" w:space="0" w:color="auto"/>
                                                        <w:right w:val="none" w:sz="0" w:space="0" w:color="auto"/>
                                                      </w:divBdr>
                                                    </w:div>
                                                    <w:div w:id="904684068">
                                                      <w:marLeft w:val="0"/>
                                                      <w:marRight w:val="0"/>
                                                      <w:marTop w:val="0"/>
                                                      <w:marBottom w:val="0"/>
                                                      <w:divBdr>
                                                        <w:top w:val="none" w:sz="0" w:space="0" w:color="auto"/>
                                                        <w:left w:val="none" w:sz="0" w:space="0" w:color="auto"/>
                                                        <w:bottom w:val="none" w:sz="0" w:space="0" w:color="auto"/>
                                                        <w:right w:val="none" w:sz="0" w:space="0" w:color="auto"/>
                                                      </w:divBdr>
                                                    </w:div>
                                                    <w:div w:id="729622594">
                                                      <w:marLeft w:val="0"/>
                                                      <w:marRight w:val="0"/>
                                                      <w:marTop w:val="0"/>
                                                      <w:marBottom w:val="0"/>
                                                      <w:divBdr>
                                                        <w:top w:val="none" w:sz="0" w:space="0" w:color="auto"/>
                                                        <w:left w:val="none" w:sz="0" w:space="0" w:color="auto"/>
                                                        <w:bottom w:val="none" w:sz="0" w:space="0" w:color="auto"/>
                                                        <w:right w:val="none" w:sz="0" w:space="0" w:color="auto"/>
                                                      </w:divBdr>
                                                    </w:div>
                                                    <w:div w:id="1865899897">
                                                      <w:marLeft w:val="0"/>
                                                      <w:marRight w:val="0"/>
                                                      <w:marTop w:val="0"/>
                                                      <w:marBottom w:val="0"/>
                                                      <w:divBdr>
                                                        <w:top w:val="none" w:sz="0" w:space="0" w:color="auto"/>
                                                        <w:left w:val="none" w:sz="0" w:space="0" w:color="auto"/>
                                                        <w:bottom w:val="none" w:sz="0" w:space="0" w:color="auto"/>
                                                        <w:right w:val="none" w:sz="0" w:space="0" w:color="auto"/>
                                                      </w:divBdr>
                                                    </w:div>
                                                    <w:div w:id="1132363013">
                                                      <w:marLeft w:val="0"/>
                                                      <w:marRight w:val="0"/>
                                                      <w:marTop w:val="0"/>
                                                      <w:marBottom w:val="0"/>
                                                      <w:divBdr>
                                                        <w:top w:val="none" w:sz="0" w:space="0" w:color="auto"/>
                                                        <w:left w:val="none" w:sz="0" w:space="0" w:color="auto"/>
                                                        <w:bottom w:val="none" w:sz="0" w:space="0" w:color="auto"/>
                                                        <w:right w:val="none" w:sz="0" w:space="0" w:color="auto"/>
                                                      </w:divBdr>
                                                    </w:div>
                                                    <w:div w:id="1731685463">
                                                      <w:marLeft w:val="0"/>
                                                      <w:marRight w:val="0"/>
                                                      <w:marTop w:val="0"/>
                                                      <w:marBottom w:val="0"/>
                                                      <w:divBdr>
                                                        <w:top w:val="none" w:sz="0" w:space="0" w:color="auto"/>
                                                        <w:left w:val="none" w:sz="0" w:space="0" w:color="auto"/>
                                                        <w:bottom w:val="none" w:sz="0" w:space="0" w:color="auto"/>
                                                        <w:right w:val="none" w:sz="0" w:space="0" w:color="auto"/>
                                                      </w:divBdr>
                                                    </w:div>
                                                    <w:div w:id="2115786251">
                                                      <w:marLeft w:val="0"/>
                                                      <w:marRight w:val="0"/>
                                                      <w:marTop w:val="0"/>
                                                      <w:marBottom w:val="0"/>
                                                      <w:divBdr>
                                                        <w:top w:val="none" w:sz="0" w:space="0" w:color="auto"/>
                                                        <w:left w:val="none" w:sz="0" w:space="0" w:color="auto"/>
                                                        <w:bottom w:val="none" w:sz="0" w:space="0" w:color="auto"/>
                                                        <w:right w:val="none" w:sz="0" w:space="0" w:color="auto"/>
                                                      </w:divBdr>
                                                    </w:div>
                                                    <w:div w:id="130051961">
                                                      <w:marLeft w:val="0"/>
                                                      <w:marRight w:val="0"/>
                                                      <w:marTop w:val="0"/>
                                                      <w:marBottom w:val="0"/>
                                                      <w:divBdr>
                                                        <w:top w:val="none" w:sz="0" w:space="0" w:color="auto"/>
                                                        <w:left w:val="none" w:sz="0" w:space="0" w:color="auto"/>
                                                        <w:bottom w:val="none" w:sz="0" w:space="0" w:color="auto"/>
                                                        <w:right w:val="none" w:sz="0" w:space="0" w:color="auto"/>
                                                      </w:divBdr>
                                                    </w:div>
                                                    <w:div w:id="384452225">
                                                      <w:marLeft w:val="0"/>
                                                      <w:marRight w:val="0"/>
                                                      <w:marTop w:val="0"/>
                                                      <w:marBottom w:val="0"/>
                                                      <w:divBdr>
                                                        <w:top w:val="none" w:sz="0" w:space="0" w:color="auto"/>
                                                        <w:left w:val="none" w:sz="0" w:space="0" w:color="auto"/>
                                                        <w:bottom w:val="none" w:sz="0" w:space="0" w:color="auto"/>
                                                        <w:right w:val="none" w:sz="0" w:space="0" w:color="auto"/>
                                                      </w:divBdr>
                                                    </w:div>
                                                    <w:div w:id="1429959267">
                                                      <w:marLeft w:val="0"/>
                                                      <w:marRight w:val="0"/>
                                                      <w:marTop w:val="0"/>
                                                      <w:marBottom w:val="0"/>
                                                      <w:divBdr>
                                                        <w:top w:val="none" w:sz="0" w:space="0" w:color="auto"/>
                                                        <w:left w:val="none" w:sz="0" w:space="0" w:color="auto"/>
                                                        <w:bottom w:val="none" w:sz="0" w:space="0" w:color="auto"/>
                                                        <w:right w:val="none" w:sz="0" w:space="0" w:color="auto"/>
                                                      </w:divBdr>
                                                    </w:div>
                                                    <w:div w:id="16782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978603">
                                  <w:marLeft w:val="0"/>
                                  <w:marRight w:val="0"/>
                                  <w:marTop w:val="150"/>
                                  <w:marBottom w:val="0"/>
                                  <w:divBdr>
                                    <w:top w:val="none" w:sz="0" w:space="0" w:color="auto"/>
                                    <w:left w:val="none" w:sz="0" w:space="0" w:color="auto"/>
                                    <w:bottom w:val="none" w:sz="0" w:space="0" w:color="auto"/>
                                    <w:right w:val="none" w:sz="0" w:space="0" w:color="auto"/>
                                  </w:divBdr>
                                  <w:divsChild>
                                    <w:div w:id="1423994798">
                                      <w:marLeft w:val="0"/>
                                      <w:marRight w:val="0"/>
                                      <w:marTop w:val="0"/>
                                      <w:marBottom w:val="0"/>
                                      <w:divBdr>
                                        <w:top w:val="none" w:sz="0" w:space="0" w:color="auto"/>
                                        <w:left w:val="none" w:sz="0" w:space="0" w:color="auto"/>
                                        <w:bottom w:val="none" w:sz="0" w:space="0" w:color="auto"/>
                                        <w:right w:val="none" w:sz="0" w:space="0" w:color="auto"/>
                                      </w:divBdr>
                                    </w:div>
                                    <w:div w:id="356123168">
                                      <w:marLeft w:val="0"/>
                                      <w:marRight w:val="0"/>
                                      <w:marTop w:val="0"/>
                                      <w:marBottom w:val="0"/>
                                      <w:divBdr>
                                        <w:top w:val="none" w:sz="0" w:space="0" w:color="auto"/>
                                        <w:left w:val="none" w:sz="0" w:space="0" w:color="auto"/>
                                        <w:bottom w:val="none" w:sz="0" w:space="0" w:color="auto"/>
                                        <w:right w:val="none" w:sz="0" w:space="0" w:color="auto"/>
                                      </w:divBdr>
                                    </w:div>
                                    <w:div w:id="2120375439">
                                      <w:marLeft w:val="0"/>
                                      <w:marRight w:val="0"/>
                                      <w:marTop w:val="0"/>
                                      <w:marBottom w:val="0"/>
                                      <w:divBdr>
                                        <w:top w:val="none" w:sz="0" w:space="0" w:color="auto"/>
                                        <w:left w:val="none" w:sz="0" w:space="0" w:color="auto"/>
                                        <w:bottom w:val="none" w:sz="0" w:space="0" w:color="auto"/>
                                        <w:right w:val="none" w:sz="0" w:space="0" w:color="auto"/>
                                      </w:divBdr>
                                    </w:div>
                                    <w:div w:id="1857116259">
                                      <w:marLeft w:val="0"/>
                                      <w:marRight w:val="0"/>
                                      <w:marTop w:val="0"/>
                                      <w:marBottom w:val="0"/>
                                      <w:divBdr>
                                        <w:top w:val="none" w:sz="0" w:space="0" w:color="auto"/>
                                        <w:left w:val="none" w:sz="0" w:space="0" w:color="auto"/>
                                        <w:bottom w:val="none" w:sz="0" w:space="0" w:color="auto"/>
                                        <w:right w:val="none" w:sz="0" w:space="0" w:color="auto"/>
                                      </w:divBdr>
                                    </w:div>
                                  </w:divsChild>
                                </w:div>
                                <w:div w:id="2029982030">
                                  <w:marLeft w:val="0"/>
                                  <w:marRight w:val="0"/>
                                  <w:marTop w:val="150"/>
                                  <w:marBottom w:val="0"/>
                                  <w:divBdr>
                                    <w:top w:val="none" w:sz="0" w:space="0" w:color="auto"/>
                                    <w:left w:val="none" w:sz="0" w:space="0" w:color="auto"/>
                                    <w:bottom w:val="none" w:sz="0" w:space="0" w:color="auto"/>
                                    <w:right w:val="none" w:sz="0" w:space="0" w:color="auto"/>
                                  </w:divBdr>
                                  <w:divsChild>
                                    <w:div w:id="95373384">
                                      <w:marLeft w:val="0"/>
                                      <w:marRight w:val="0"/>
                                      <w:marTop w:val="0"/>
                                      <w:marBottom w:val="0"/>
                                      <w:divBdr>
                                        <w:top w:val="none" w:sz="0" w:space="0" w:color="auto"/>
                                        <w:left w:val="none" w:sz="0" w:space="0" w:color="auto"/>
                                        <w:bottom w:val="none" w:sz="0" w:space="0" w:color="auto"/>
                                        <w:right w:val="none" w:sz="0" w:space="0" w:color="auto"/>
                                      </w:divBdr>
                                    </w:div>
                                    <w:div w:id="281377796">
                                      <w:marLeft w:val="0"/>
                                      <w:marRight w:val="0"/>
                                      <w:marTop w:val="0"/>
                                      <w:marBottom w:val="0"/>
                                      <w:divBdr>
                                        <w:top w:val="none" w:sz="0" w:space="0" w:color="auto"/>
                                        <w:left w:val="none" w:sz="0" w:space="0" w:color="auto"/>
                                        <w:bottom w:val="none" w:sz="0" w:space="0" w:color="auto"/>
                                        <w:right w:val="none" w:sz="0" w:space="0" w:color="auto"/>
                                      </w:divBdr>
                                    </w:div>
                                    <w:div w:id="1077242591">
                                      <w:marLeft w:val="0"/>
                                      <w:marRight w:val="0"/>
                                      <w:marTop w:val="0"/>
                                      <w:marBottom w:val="0"/>
                                      <w:divBdr>
                                        <w:top w:val="none" w:sz="0" w:space="0" w:color="auto"/>
                                        <w:left w:val="none" w:sz="0" w:space="0" w:color="auto"/>
                                        <w:bottom w:val="none" w:sz="0" w:space="0" w:color="auto"/>
                                        <w:right w:val="none" w:sz="0" w:space="0" w:color="auto"/>
                                      </w:divBdr>
                                    </w:div>
                                  </w:divsChild>
                                </w:div>
                                <w:div w:id="704328047">
                                  <w:marLeft w:val="0"/>
                                  <w:marRight w:val="0"/>
                                  <w:marTop w:val="0"/>
                                  <w:marBottom w:val="0"/>
                                  <w:divBdr>
                                    <w:top w:val="dashed" w:sz="6" w:space="0" w:color="auto"/>
                                    <w:left w:val="dashed" w:sz="6" w:space="0" w:color="auto"/>
                                    <w:bottom w:val="dashed" w:sz="6" w:space="0" w:color="auto"/>
                                    <w:right w:val="dashed" w:sz="6" w:space="0" w:color="auto"/>
                                  </w:divBdr>
                                  <w:divsChild>
                                    <w:div w:id="551040902">
                                      <w:marLeft w:val="0"/>
                                      <w:marRight w:val="0"/>
                                      <w:marTop w:val="0"/>
                                      <w:marBottom w:val="0"/>
                                      <w:divBdr>
                                        <w:top w:val="none" w:sz="0" w:space="0" w:color="auto"/>
                                        <w:left w:val="none" w:sz="0" w:space="0" w:color="auto"/>
                                        <w:bottom w:val="none" w:sz="0" w:space="0" w:color="auto"/>
                                        <w:right w:val="none" w:sz="0" w:space="0" w:color="auto"/>
                                      </w:divBdr>
                                      <w:divsChild>
                                        <w:div w:id="185022365">
                                          <w:marLeft w:val="0"/>
                                          <w:marRight w:val="0"/>
                                          <w:marTop w:val="0"/>
                                          <w:marBottom w:val="0"/>
                                          <w:divBdr>
                                            <w:top w:val="none" w:sz="0" w:space="0" w:color="auto"/>
                                            <w:left w:val="none" w:sz="0" w:space="0" w:color="auto"/>
                                            <w:bottom w:val="none" w:sz="0" w:space="0" w:color="auto"/>
                                            <w:right w:val="none" w:sz="0" w:space="0" w:color="auto"/>
                                          </w:divBdr>
                                          <w:divsChild>
                                            <w:div w:id="835148446">
                                              <w:marLeft w:val="0"/>
                                              <w:marRight w:val="0"/>
                                              <w:marTop w:val="0"/>
                                              <w:marBottom w:val="0"/>
                                              <w:divBdr>
                                                <w:top w:val="none" w:sz="0" w:space="0" w:color="auto"/>
                                                <w:left w:val="none" w:sz="0" w:space="0" w:color="auto"/>
                                                <w:bottom w:val="none" w:sz="0" w:space="0" w:color="auto"/>
                                                <w:right w:val="none" w:sz="0" w:space="0" w:color="auto"/>
                                              </w:divBdr>
                                              <w:divsChild>
                                                <w:div w:id="1624842637">
                                                  <w:marLeft w:val="0"/>
                                                  <w:marRight w:val="0"/>
                                                  <w:marTop w:val="0"/>
                                                  <w:marBottom w:val="0"/>
                                                  <w:divBdr>
                                                    <w:top w:val="none" w:sz="0" w:space="0" w:color="auto"/>
                                                    <w:left w:val="none" w:sz="0" w:space="0" w:color="auto"/>
                                                    <w:bottom w:val="none" w:sz="0" w:space="0" w:color="auto"/>
                                                    <w:right w:val="none" w:sz="0" w:space="0" w:color="auto"/>
                                                  </w:divBdr>
                                                </w:div>
                                                <w:div w:id="1893350130">
                                                  <w:marLeft w:val="0"/>
                                                  <w:marRight w:val="0"/>
                                                  <w:marTop w:val="0"/>
                                                  <w:marBottom w:val="0"/>
                                                  <w:divBdr>
                                                    <w:top w:val="none" w:sz="0" w:space="0" w:color="auto"/>
                                                    <w:left w:val="none" w:sz="0" w:space="0" w:color="auto"/>
                                                    <w:bottom w:val="none" w:sz="0" w:space="0" w:color="auto"/>
                                                    <w:right w:val="none" w:sz="0" w:space="0" w:color="auto"/>
                                                  </w:divBdr>
                                                  <w:divsChild>
                                                    <w:div w:id="765156050">
                                                      <w:marLeft w:val="0"/>
                                                      <w:marRight w:val="0"/>
                                                      <w:marTop w:val="0"/>
                                                      <w:marBottom w:val="0"/>
                                                      <w:divBdr>
                                                        <w:top w:val="none" w:sz="0" w:space="0" w:color="auto"/>
                                                        <w:left w:val="none" w:sz="0" w:space="0" w:color="auto"/>
                                                        <w:bottom w:val="none" w:sz="0" w:space="0" w:color="auto"/>
                                                        <w:right w:val="none" w:sz="0" w:space="0" w:color="auto"/>
                                                      </w:divBdr>
                                                    </w:div>
                                                    <w:div w:id="1588345382">
                                                      <w:marLeft w:val="0"/>
                                                      <w:marRight w:val="0"/>
                                                      <w:marTop w:val="0"/>
                                                      <w:marBottom w:val="0"/>
                                                      <w:divBdr>
                                                        <w:top w:val="none" w:sz="0" w:space="0" w:color="auto"/>
                                                        <w:left w:val="none" w:sz="0" w:space="0" w:color="auto"/>
                                                        <w:bottom w:val="none" w:sz="0" w:space="0" w:color="auto"/>
                                                        <w:right w:val="none" w:sz="0" w:space="0" w:color="auto"/>
                                                      </w:divBdr>
                                                    </w:div>
                                                    <w:div w:id="1273584751">
                                                      <w:marLeft w:val="0"/>
                                                      <w:marRight w:val="0"/>
                                                      <w:marTop w:val="0"/>
                                                      <w:marBottom w:val="0"/>
                                                      <w:divBdr>
                                                        <w:top w:val="none" w:sz="0" w:space="0" w:color="auto"/>
                                                        <w:left w:val="none" w:sz="0" w:space="0" w:color="auto"/>
                                                        <w:bottom w:val="none" w:sz="0" w:space="0" w:color="auto"/>
                                                        <w:right w:val="none" w:sz="0" w:space="0" w:color="auto"/>
                                                      </w:divBdr>
                                                    </w:div>
                                                    <w:div w:id="1094477660">
                                                      <w:marLeft w:val="0"/>
                                                      <w:marRight w:val="0"/>
                                                      <w:marTop w:val="0"/>
                                                      <w:marBottom w:val="0"/>
                                                      <w:divBdr>
                                                        <w:top w:val="none" w:sz="0" w:space="0" w:color="auto"/>
                                                        <w:left w:val="none" w:sz="0" w:space="0" w:color="auto"/>
                                                        <w:bottom w:val="none" w:sz="0" w:space="0" w:color="auto"/>
                                                        <w:right w:val="none" w:sz="0" w:space="0" w:color="auto"/>
                                                      </w:divBdr>
                                                    </w:div>
                                                    <w:div w:id="18196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0006068">
      <w:bodyDiv w:val="1"/>
      <w:marLeft w:val="0"/>
      <w:marRight w:val="0"/>
      <w:marTop w:val="0"/>
      <w:marBottom w:val="0"/>
      <w:divBdr>
        <w:top w:val="none" w:sz="0" w:space="0" w:color="auto"/>
        <w:left w:val="none" w:sz="0" w:space="0" w:color="auto"/>
        <w:bottom w:val="none" w:sz="0" w:space="0" w:color="auto"/>
        <w:right w:val="none" w:sz="0" w:space="0" w:color="auto"/>
      </w:divBdr>
    </w:div>
    <w:div w:id="1181509787">
      <w:bodyDiv w:val="1"/>
      <w:marLeft w:val="0"/>
      <w:marRight w:val="0"/>
      <w:marTop w:val="0"/>
      <w:marBottom w:val="0"/>
      <w:divBdr>
        <w:top w:val="none" w:sz="0" w:space="0" w:color="auto"/>
        <w:left w:val="none" w:sz="0" w:space="0" w:color="auto"/>
        <w:bottom w:val="none" w:sz="0" w:space="0" w:color="auto"/>
        <w:right w:val="none" w:sz="0" w:space="0" w:color="auto"/>
      </w:divBdr>
    </w:div>
    <w:div w:id="1183591856">
      <w:bodyDiv w:val="1"/>
      <w:marLeft w:val="0"/>
      <w:marRight w:val="0"/>
      <w:marTop w:val="0"/>
      <w:marBottom w:val="0"/>
      <w:divBdr>
        <w:top w:val="none" w:sz="0" w:space="0" w:color="auto"/>
        <w:left w:val="none" w:sz="0" w:space="0" w:color="auto"/>
        <w:bottom w:val="none" w:sz="0" w:space="0" w:color="auto"/>
        <w:right w:val="none" w:sz="0" w:space="0" w:color="auto"/>
      </w:divBdr>
    </w:div>
    <w:div w:id="1262101607">
      <w:bodyDiv w:val="1"/>
      <w:marLeft w:val="0"/>
      <w:marRight w:val="0"/>
      <w:marTop w:val="0"/>
      <w:marBottom w:val="0"/>
      <w:divBdr>
        <w:top w:val="none" w:sz="0" w:space="0" w:color="auto"/>
        <w:left w:val="none" w:sz="0" w:space="0" w:color="auto"/>
        <w:bottom w:val="none" w:sz="0" w:space="0" w:color="auto"/>
        <w:right w:val="none" w:sz="0" w:space="0" w:color="auto"/>
      </w:divBdr>
      <w:divsChild>
        <w:div w:id="1934194264">
          <w:marLeft w:val="0"/>
          <w:marRight w:val="0"/>
          <w:marTop w:val="0"/>
          <w:marBottom w:val="0"/>
          <w:divBdr>
            <w:top w:val="none" w:sz="0" w:space="0" w:color="auto"/>
            <w:left w:val="none" w:sz="0" w:space="0" w:color="auto"/>
            <w:bottom w:val="none" w:sz="0" w:space="0" w:color="auto"/>
            <w:right w:val="none" w:sz="0" w:space="0" w:color="auto"/>
          </w:divBdr>
          <w:divsChild>
            <w:div w:id="1205481562">
              <w:marLeft w:val="0"/>
              <w:marRight w:val="0"/>
              <w:marTop w:val="0"/>
              <w:marBottom w:val="0"/>
              <w:divBdr>
                <w:top w:val="none" w:sz="0" w:space="0" w:color="auto"/>
                <w:left w:val="none" w:sz="0" w:space="0" w:color="auto"/>
                <w:bottom w:val="none" w:sz="0" w:space="0" w:color="auto"/>
                <w:right w:val="none" w:sz="0" w:space="0" w:color="auto"/>
              </w:divBdr>
              <w:divsChild>
                <w:div w:id="207567514">
                  <w:marLeft w:val="0"/>
                  <w:marRight w:val="0"/>
                  <w:marTop w:val="0"/>
                  <w:marBottom w:val="0"/>
                  <w:divBdr>
                    <w:top w:val="none" w:sz="0" w:space="0" w:color="auto"/>
                    <w:left w:val="none" w:sz="0" w:space="0" w:color="auto"/>
                    <w:bottom w:val="none" w:sz="0" w:space="0" w:color="auto"/>
                    <w:right w:val="none" w:sz="0" w:space="0" w:color="auto"/>
                  </w:divBdr>
                  <w:divsChild>
                    <w:div w:id="1088381038">
                      <w:marLeft w:val="0"/>
                      <w:marRight w:val="0"/>
                      <w:marTop w:val="0"/>
                      <w:marBottom w:val="0"/>
                      <w:divBdr>
                        <w:top w:val="single" w:sz="6" w:space="0" w:color="CCCCCC"/>
                        <w:left w:val="single" w:sz="2" w:space="0" w:color="CCCCCC"/>
                        <w:bottom w:val="single" w:sz="6" w:space="0" w:color="CCCCCC"/>
                        <w:right w:val="single" w:sz="2" w:space="0" w:color="CCCCCC"/>
                      </w:divBdr>
                      <w:divsChild>
                        <w:div w:id="767963685">
                          <w:marLeft w:val="0"/>
                          <w:marRight w:val="0"/>
                          <w:marTop w:val="0"/>
                          <w:marBottom w:val="0"/>
                          <w:divBdr>
                            <w:top w:val="none" w:sz="0" w:space="0" w:color="auto"/>
                            <w:left w:val="none" w:sz="0" w:space="0" w:color="auto"/>
                            <w:bottom w:val="none" w:sz="0" w:space="0" w:color="auto"/>
                            <w:right w:val="none" w:sz="0" w:space="0" w:color="auto"/>
                          </w:divBdr>
                          <w:divsChild>
                            <w:div w:id="770197647">
                              <w:marLeft w:val="0"/>
                              <w:marRight w:val="0"/>
                              <w:marTop w:val="0"/>
                              <w:marBottom w:val="0"/>
                              <w:divBdr>
                                <w:top w:val="none" w:sz="0" w:space="0" w:color="auto"/>
                                <w:left w:val="none" w:sz="0" w:space="0" w:color="auto"/>
                                <w:bottom w:val="none" w:sz="0" w:space="0" w:color="auto"/>
                                <w:right w:val="none" w:sz="0" w:space="0" w:color="auto"/>
                              </w:divBdr>
                              <w:divsChild>
                                <w:div w:id="379594155">
                                  <w:marLeft w:val="0"/>
                                  <w:marRight w:val="0"/>
                                  <w:marTop w:val="0"/>
                                  <w:marBottom w:val="0"/>
                                  <w:divBdr>
                                    <w:top w:val="dashed" w:sz="6" w:space="0" w:color="auto"/>
                                    <w:left w:val="dashed" w:sz="6" w:space="0" w:color="auto"/>
                                    <w:bottom w:val="dashed" w:sz="6" w:space="0" w:color="auto"/>
                                    <w:right w:val="dashed" w:sz="6" w:space="0" w:color="auto"/>
                                  </w:divBdr>
                                  <w:divsChild>
                                    <w:div w:id="597249907">
                                      <w:marLeft w:val="0"/>
                                      <w:marRight w:val="0"/>
                                      <w:marTop w:val="0"/>
                                      <w:marBottom w:val="0"/>
                                      <w:divBdr>
                                        <w:top w:val="none" w:sz="0" w:space="0" w:color="auto"/>
                                        <w:left w:val="none" w:sz="0" w:space="0" w:color="auto"/>
                                        <w:bottom w:val="none" w:sz="0" w:space="0" w:color="auto"/>
                                        <w:right w:val="none" w:sz="0" w:space="0" w:color="auto"/>
                                      </w:divBdr>
                                      <w:divsChild>
                                        <w:div w:id="584219107">
                                          <w:marLeft w:val="0"/>
                                          <w:marRight w:val="0"/>
                                          <w:marTop w:val="0"/>
                                          <w:marBottom w:val="0"/>
                                          <w:divBdr>
                                            <w:top w:val="none" w:sz="0" w:space="0" w:color="auto"/>
                                            <w:left w:val="none" w:sz="0" w:space="0" w:color="auto"/>
                                            <w:bottom w:val="none" w:sz="0" w:space="0" w:color="auto"/>
                                            <w:right w:val="none" w:sz="0" w:space="0" w:color="auto"/>
                                          </w:divBdr>
                                          <w:divsChild>
                                            <w:div w:id="1779174592">
                                              <w:marLeft w:val="0"/>
                                              <w:marRight w:val="0"/>
                                              <w:marTop w:val="0"/>
                                              <w:marBottom w:val="0"/>
                                              <w:divBdr>
                                                <w:top w:val="none" w:sz="0" w:space="0" w:color="auto"/>
                                                <w:left w:val="none" w:sz="0" w:space="0" w:color="auto"/>
                                                <w:bottom w:val="none" w:sz="0" w:space="0" w:color="auto"/>
                                                <w:right w:val="none" w:sz="0" w:space="0" w:color="auto"/>
                                              </w:divBdr>
                                              <w:divsChild>
                                                <w:div w:id="942303910">
                                                  <w:marLeft w:val="0"/>
                                                  <w:marRight w:val="0"/>
                                                  <w:marTop w:val="0"/>
                                                  <w:marBottom w:val="0"/>
                                                  <w:divBdr>
                                                    <w:top w:val="none" w:sz="0" w:space="0" w:color="auto"/>
                                                    <w:left w:val="none" w:sz="0" w:space="0" w:color="auto"/>
                                                    <w:bottom w:val="none" w:sz="0" w:space="0" w:color="auto"/>
                                                    <w:right w:val="none" w:sz="0" w:space="0" w:color="auto"/>
                                                  </w:divBdr>
                                                  <w:divsChild>
                                                    <w:div w:id="10466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1718429">
      <w:bodyDiv w:val="1"/>
      <w:marLeft w:val="0"/>
      <w:marRight w:val="0"/>
      <w:marTop w:val="0"/>
      <w:marBottom w:val="0"/>
      <w:divBdr>
        <w:top w:val="none" w:sz="0" w:space="0" w:color="auto"/>
        <w:left w:val="none" w:sz="0" w:space="0" w:color="auto"/>
        <w:bottom w:val="none" w:sz="0" w:space="0" w:color="auto"/>
        <w:right w:val="none" w:sz="0" w:space="0" w:color="auto"/>
      </w:divBdr>
      <w:divsChild>
        <w:div w:id="1811288808">
          <w:marLeft w:val="0"/>
          <w:marRight w:val="0"/>
          <w:marTop w:val="0"/>
          <w:marBottom w:val="0"/>
          <w:divBdr>
            <w:top w:val="none" w:sz="0" w:space="0" w:color="auto"/>
            <w:left w:val="none" w:sz="0" w:space="0" w:color="auto"/>
            <w:bottom w:val="none" w:sz="0" w:space="0" w:color="auto"/>
            <w:right w:val="none" w:sz="0" w:space="0" w:color="auto"/>
          </w:divBdr>
          <w:divsChild>
            <w:div w:id="824199686">
              <w:marLeft w:val="0"/>
              <w:marRight w:val="0"/>
              <w:marTop w:val="0"/>
              <w:marBottom w:val="0"/>
              <w:divBdr>
                <w:top w:val="none" w:sz="0" w:space="0" w:color="auto"/>
                <w:left w:val="none" w:sz="0" w:space="0" w:color="auto"/>
                <w:bottom w:val="none" w:sz="0" w:space="0" w:color="auto"/>
                <w:right w:val="none" w:sz="0" w:space="0" w:color="auto"/>
              </w:divBdr>
              <w:divsChild>
                <w:div w:id="1652900830">
                  <w:marLeft w:val="0"/>
                  <w:marRight w:val="0"/>
                  <w:marTop w:val="0"/>
                  <w:marBottom w:val="0"/>
                  <w:divBdr>
                    <w:top w:val="none" w:sz="0" w:space="0" w:color="auto"/>
                    <w:left w:val="none" w:sz="0" w:space="0" w:color="auto"/>
                    <w:bottom w:val="none" w:sz="0" w:space="0" w:color="auto"/>
                    <w:right w:val="none" w:sz="0" w:space="0" w:color="auto"/>
                  </w:divBdr>
                  <w:divsChild>
                    <w:div w:id="53696534">
                      <w:marLeft w:val="0"/>
                      <w:marRight w:val="0"/>
                      <w:marTop w:val="0"/>
                      <w:marBottom w:val="0"/>
                      <w:divBdr>
                        <w:top w:val="single" w:sz="6" w:space="0" w:color="CCCCCC"/>
                        <w:left w:val="single" w:sz="2" w:space="0" w:color="CCCCCC"/>
                        <w:bottom w:val="single" w:sz="6" w:space="0" w:color="CCCCCC"/>
                        <w:right w:val="single" w:sz="2" w:space="0" w:color="CCCCCC"/>
                      </w:divBdr>
                      <w:divsChild>
                        <w:div w:id="1984114758">
                          <w:marLeft w:val="0"/>
                          <w:marRight w:val="0"/>
                          <w:marTop w:val="0"/>
                          <w:marBottom w:val="0"/>
                          <w:divBdr>
                            <w:top w:val="none" w:sz="0" w:space="0" w:color="auto"/>
                            <w:left w:val="none" w:sz="0" w:space="0" w:color="auto"/>
                            <w:bottom w:val="none" w:sz="0" w:space="0" w:color="auto"/>
                            <w:right w:val="none" w:sz="0" w:space="0" w:color="auto"/>
                          </w:divBdr>
                          <w:divsChild>
                            <w:div w:id="1757939365">
                              <w:marLeft w:val="0"/>
                              <w:marRight w:val="0"/>
                              <w:marTop w:val="0"/>
                              <w:marBottom w:val="0"/>
                              <w:divBdr>
                                <w:top w:val="none" w:sz="0" w:space="0" w:color="auto"/>
                                <w:left w:val="none" w:sz="0" w:space="0" w:color="auto"/>
                                <w:bottom w:val="none" w:sz="0" w:space="0" w:color="auto"/>
                                <w:right w:val="none" w:sz="0" w:space="0" w:color="auto"/>
                              </w:divBdr>
                              <w:divsChild>
                                <w:div w:id="644119207">
                                  <w:marLeft w:val="0"/>
                                  <w:marRight w:val="0"/>
                                  <w:marTop w:val="0"/>
                                  <w:marBottom w:val="0"/>
                                  <w:divBdr>
                                    <w:top w:val="dashed" w:sz="6" w:space="0" w:color="auto"/>
                                    <w:left w:val="dashed" w:sz="6" w:space="0" w:color="auto"/>
                                    <w:bottom w:val="dashed" w:sz="6" w:space="0" w:color="auto"/>
                                    <w:right w:val="dashed" w:sz="6" w:space="0" w:color="auto"/>
                                  </w:divBdr>
                                  <w:divsChild>
                                    <w:div w:id="172377848">
                                      <w:marLeft w:val="0"/>
                                      <w:marRight w:val="0"/>
                                      <w:marTop w:val="0"/>
                                      <w:marBottom w:val="0"/>
                                      <w:divBdr>
                                        <w:top w:val="none" w:sz="0" w:space="0" w:color="auto"/>
                                        <w:left w:val="none" w:sz="0" w:space="0" w:color="auto"/>
                                        <w:bottom w:val="none" w:sz="0" w:space="0" w:color="auto"/>
                                        <w:right w:val="none" w:sz="0" w:space="0" w:color="auto"/>
                                      </w:divBdr>
                                      <w:divsChild>
                                        <w:div w:id="2132553822">
                                          <w:marLeft w:val="0"/>
                                          <w:marRight w:val="0"/>
                                          <w:marTop w:val="0"/>
                                          <w:marBottom w:val="0"/>
                                          <w:divBdr>
                                            <w:top w:val="none" w:sz="0" w:space="0" w:color="auto"/>
                                            <w:left w:val="none" w:sz="0" w:space="0" w:color="auto"/>
                                            <w:bottom w:val="none" w:sz="0" w:space="0" w:color="auto"/>
                                            <w:right w:val="none" w:sz="0" w:space="0" w:color="auto"/>
                                          </w:divBdr>
                                          <w:divsChild>
                                            <w:div w:id="329257665">
                                              <w:marLeft w:val="0"/>
                                              <w:marRight w:val="0"/>
                                              <w:marTop w:val="0"/>
                                              <w:marBottom w:val="0"/>
                                              <w:divBdr>
                                                <w:top w:val="none" w:sz="0" w:space="0" w:color="auto"/>
                                                <w:left w:val="none" w:sz="0" w:space="0" w:color="auto"/>
                                                <w:bottom w:val="none" w:sz="0" w:space="0" w:color="auto"/>
                                                <w:right w:val="none" w:sz="0" w:space="0" w:color="auto"/>
                                              </w:divBdr>
                                              <w:divsChild>
                                                <w:div w:id="805006311">
                                                  <w:marLeft w:val="0"/>
                                                  <w:marRight w:val="0"/>
                                                  <w:marTop w:val="0"/>
                                                  <w:marBottom w:val="0"/>
                                                  <w:divBdr>
                                                    <w:top w:val="none" w:sz="0" w:space="0" w:color="auto"/>
                                                    <w:left w:val="none" w:sz="0" w:space="0" w:color="auto"/>
                                                    <w:bottom w:val="none" w:sz="0" w:space="0" w:color="auto"/>
                                                    <w:right w:val="none" w:sz="0" w:space="0" w:color="auto"/>
                                                  </w:divBdr>
                                                </w:div>
                                                <w:div w:id="1611816616">
                                                  <w:marLeft w:val="0"/>
                                                  <w:marRight w:val="0"/>
                                                  <w:marTop w:val="0"/>
                                                  <w:marBottom w:val="0"/>
                                                  <w:divBdr>
                                                    <w:top w:val="none" w:sz="0" w:space="0" w:color="auto"/>
                                                    <w:left w:val="none" w:sz="0" w:space="0" w:color="auto"/>
                                                    <w:bottom w:val="none" w:sz="0" w:space="0" w:color="auto"/>
                                                    <w:right w:val="none" w:sz="0" w:space="0" w:color="auto"/>
                                                  </w:divBdr>
                                                  <w:divsChild>
                                                    <w:div w:id="46971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61029">
                                  <w:marLeft w:val="0"/>
                                  <w:marRight w:val="0"/>
                                  <w:marTop w:val="0"/>
                                  <w:marBottom w:val="0"/>
                                  <w:divBdr>
                                    <w:top w:val="dashed" w:sz="6" w:space="0" w:color="auto"/>
                                    <w:left w:val="dashed" w:sz="6" w:space="0" w:color="auto"/>
                                    <w:bottom w:val="dashed" w:sz="6" w:space="0" w:color="auto"/>
                                    <w:right w:val="dashed" w:sz="6" w:space="0" w:color="auto"/>
                                  </w:divBdr>
                                  <w:divsChild>
                                    <w:div w:id="327179394">
                                      <w:marLeft w:val="0"/>
                                      <w:marRight w:val="0"/>
                                      <w:marTop w:val="0"/>
                                      <w:marBottom w:val="0"/>
                                      <w:divBdr>
                                        <w:top w:val="none" w:sz="0" w:space="0" w:color="auto"/>
                                        <w:left w:val="none" w:sz="0" w:space="0" w:color="auto"/>
                                        <w:bottom w:val="none" w:sz="0" w:space="0" w:color="auto"/>
                                        <w:right w:val="none" w:sz="0" w:space="0" w:color="auto"/>
                                      </w:divBdr>
                                      <w:divsChild>
                                        <w:div w:id="45760080">
                                          <w:marLeft w:val="0"/>
                                          <w:marRight w:val="0"/>
                                          <w:marTop w:val="0"/>
                                          <w:marBottom w:val="0"/>
                                          <w:divBdr>
                                            <w:top w:val="none" w:sz="0" w:space="0" w:color="auto"/>
                                            <w:left w:val="none" w:sz="0" w:space="0" w:color="auto"/>
                                            <w:bottom w:val="none" w:sz="0" w:space="0" w:color="auto"/>
                                            <w:right w:val="none" w:sz="0" w:space="0" w:color="auto"/>
                                          </w:divBdr>
                                          <w:divsChild>
                                            <w:div w:id="1515266117">
                                              <w:marLeft w:val="0"/>
                                              <w:marRight w:val="0"/>
                                              <w:marTop w:val="0"/>
                                              <w:marBottom w:val="0"/>
                                              <w:divBdr>
                                                <w:top w:val="none" w:sz="0" w:space="0" w:color="auto"/>
                                                <w:left w:val="none" w:sz="0" w:space="0" w:color="auto"/>
                                                <w:bottom w:val="none" w:sz="0" w:space="0" w:color="auto"/>
                                                <w:right w:val="none" w:sz="0" w:space="0" w:color="auto"/>
                                              </w:divBdr>
                                              <w:divsChild>
                                                <w:div w:id="135270712">
                                                  <w:marLeft w:val="0"/>
                                                  <w:marRight w:val="0"/>
                                                  <w:marTop w:val="0"/>
                                                  <w:marBottom w:val="0"/>
                                                  <w:divBdr>
                                                    <w:top w:val="none" w:sz="0" w:space="0" w:color="auto"/>
                                                    <w:left w:val="none" w:sz="0" w:space="0" w:color="auto"/>
                                                    <w:bottom w:val="none" w:sz="0" w:space="0" w:color="auto"/>
                                                    <w:right w:val="none" w:sz="0" w:space="0" w:color="auto"/>
                                                  </w:divBdr>
                                                </w:div>
                                                <w:div w:id="1589344367">
                                                  <w:marLeft w:val="0"/>
                                                  <w:marRight w:val="0"/>
                                                  <w:marTop w:val="0"/>
                                                  <w:marBottom w:val="0"/>
                                                  <w:divBdr>
                                                    <w:top w:val="none" w:sz="0" w:space="0" w:color="auto"/>
                                                    <w:left w:val="none" w:sz="0" w:space="0" w:color="auto"/>
                                                    <w:bottom w:val="none" w:sz="0" w:space="0" w:color="auto"/>
                                                    <w:right w:val="none" w:sz="0" w:space="0" w:color="auto"/>
                                                  </w:divBdr>
                                                  <w:divsChild>
                                                    <w:div w:id="7859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253686">
                                  <w:marLeft w:val="0"/>
                                  <w:marRight w:val="0"/>
                                  <w:marTop w:val="0"/>
                                  <w:marBottom w:val="0"/>
                                  <w:divBdr>
                                    <w:top w:val="dashed" w:sz="6" w:space="0" w:color="auto"/>
                                    <w:left w:val="dashed" w:sz="6" w:space="0" w:color="auto"/>
                                    <w:bottom w:val="dashed" w:sz="6" w:space="0" w:color="auto"/>
                                    <w:right w:val="dashed" w:sz="6" w:space="0" w:color="auto"/>
                                  </w:divBdr>
                                  <w:divsChild>
                                    <w:div w:id="815923836">
                                      <w:marLeft w:val="0"/>
                                      <w:marRight w:val="0"/>
                                      <w:marTop w:val="0"/>
                                      <w:marBottom w:val="0"/>
                                      <w:divBdr>
                                        <w:top w:val="none" w:sz="0" w:space="0" w:color="auto"/>
                                        <w:left w:val="none" w:sz="0" w:space="0" w:color="auto"/>
                                        <w:bottom w:val="none" w:sz="0" w:space="0" w:color="auto"/>
                                        <w:right w:val="none" w:sz="0" w:space="0" w:color="auto"/>
                                      </w:divBdr>
                                      <w:divsChild>
                                        <w:div w:id="777989731">
                                          <w:marLeft w:val="0"/>
                                          <w:marRight w:val="0"/>
                                          <w:marTop w:val="0"/>
                                          <w:marBottom w:val="0"/>
                                          <w:divBdr>
                                            <w:top w:val="none" w:sz="0" w:space="0" w:color="auto"/>
                                            <w:left w:val="none" w:sz="0" w:space="0" w:color="auto"/>
                                            <w:bottom w:val="none" w:sz="0" w:space="0" w:color="auto"/>
                                            <w:right w:val="none" w:sz="0" w:space="0" w:color="auto"/>
                                          </w:divBdr>
                                          <w:divsChild>
                                            <w:div w:id="802230017">
                                              <w:marLeft w:val="0"/>
                                              <w:marRight w:val="0"/>
                                              <w:marTop w:val="0"/>
                                              <w:marBottom w:val="0"/>
                                              <w:divBdr>
                                                <w:top w:val="none" w:sz="0" w:space="0" w:color="auto"/>
                                                <w:left w:val="none" w:sz="0" w:space="0" w:color="auto"/>
                                                <w:bottom w:val="none" w:sz="0" w:space="0" w:color="auto"/>
                                                <w:right w:val="none" w:sz="0" w:space="0" w:color="auto"/>
                                              </w:divBdr>
                                              <w:divsChild>
                                                <w:div w:id="360010133">
                                                  <w:marLeft w:val="0"/>
                                                  <w:marRight w:val="0"/>
                                                  <w:marTop w:val="0"/>
                                                  <w:marBottom w:val="0"/>
                                                  <w:divBdr>
                                                    <w:top w:val="none" w:sz="0" w:space="0" w:color="auto"/>
                                                    <w:left w:val="none" w:sz="0" w:space="0" w:color="auto"/>
                                                    <w:bottom w:val="none" w:sz="0" w:space="0" w:color="auto"/>
                                                    <w:right w:val="none" w:sz="0" w:space="0" w:color="auto"/>
                                                  </w:divBdr>
                                                </w:div>
                                                <w:div w:id="1253903442">
                                                  <w:marLeft w:val="0"/>
                                                  <w:marRight w:val="0"/>
                                                  <w:marTop w:val="0"/>
                                                  <w:marBottom w:val="0"/>
                                                  <w:divBdr>
                                                    <w:top w:val="none" w:sz="0" w:space="0" w:color="auto"/>
                                                    <w:left w:val="none" w:sz="0" w:space="0" w:color="auto"/>
                                                    <w:bottom w:val="none" w:sz="0" w:space="0" w:color="auto"/>
                                                    <w:right w:val="none" w:sz="0" w:space="0" w:color="auto"/>
                                                  </w:divBdr>
                                                  <w:divsChild>
                                                    <w:div w:id="14409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252229">
                                  <w:marLeft w:val="0"/>
                                  <w:marRight w:val="0"/>
                                  <w:marTop w:val="0"/>
                                  <w:marBottom w:val="0"/>
                                  <w:divBdr>
                                    <w:top w:val="dashed" w:sz="6" w:space="0" w:color="auto"/>
                                    <w:left w:val="dashed" w:sz="6" w:space="0" w:color="auto"/>
                                    <w:bottom w:val="dashed" w:sz="6" w:space="0" w:color="auto"/>
                                    <w:right w:val="dashed" w:sz="6" w:space="0" w:color="auto"/>
                                  </w:divBdr>
                                  <w:divsChild>
                                    <w:div w:id="1748191085">
                                      <w:marLeft w:val="0"/>
                                      <w:marRight w:val="0"/>
                                      <w:marTop w:val="0"/>
                                      <w:marBottom w:val="0"/>
                                      <w:divBdr>
                                        <w:top w:val="none" w:sz="0" w:space="0" w:color="auto"/>
                                        <w:left w:val="none" w:sz="0" w:space="0" w:color="auto"/>
                                        <w:bottom w:val="none" w:sz="0" w:space="0" w:color="auto"/>
                                        <w:right w:val="none" w:sz="0" w:space="0" w:color="auto"/>
                                      </w:divBdr>
                                      <w:divsChild>
                                        <w:div w:id="29691968">
                                          <w:marLeft w:val="0"/>
                                          <w:marRight w:val="0"/>
                                          <w:marTop w:val="0"/>
                                          <w:marBottom w:val="0"/>
                                          <w:divBdr>
                                            <w:top w:val="none" w:sz="0" w:space="0" w:color="auto"/>
                                            <w:left w:val="none" w:sz="0" w:space="0" w:color="auto"/>
                                            <w:bottom w:val="none" w:sz="0" w:space="0" w:color="auto"/>
                                            <w:right w:val="none" w:sz="0" w:space="0" w:color="auto"/>
                                          </w:divBdr>
                                          <w:divsChild>
                                            <w:div w:id="2080710862">
                                              <w:marLeft w:val="0"/>
                                              <w:marRight w:val="0"/>
                                              <w:marTop w:val="0"/>
                                              <w:marBottom w:val="0"/>
                                              <w:divBdr>
                                                <w:top w:val="none" w:sz="0" w:space="0" w:color="auto"/>
                                                <w:left w:val="none" w:sz="0" w:space="0" w:color="auto"/>
                                                <w:bottom w:val="none" w:sz="0" w:space="0" w:color="auto"/>
                                                <w:right w:val="none" w:sz="0" w:space="0" w:color="auto"/>
                                              </w:divBdr>
                                              <w:divsChild>
                                                <w:div w:id="1487357592">
                                                  <w:marLeft w:val="0"/>
                                                  <w:marRight w:val="0"/>
                                                  <w:marTop w:val="0"/>
                                                  <w:marBottom w:val="0"/>
                                                  <w:divBdr>
                                                    <w:top w:val="none" w:sz="0" w:space="0" w:color="auto"/>
                                                    <w:left w:val="none" w:sz="0" w:space="0" w:color="auto"/>
                                                    <w:bottom w:val="none" w:sz="0" w:space="0" w:color="auto"/>
                                                    <w:right w:val="none" w:sz="0" w:space="0" w:color="auto"/>
                                                  </w:divBdr>
                                                </w:div>
                                                <w:div w:id="867449421">
                                                  <w:marLeft w:val="0"/>
                                                  <w:marRight w:val="0"/>
                                                  <w:marTop w:val="0"/>
                                                  <w:marBottom w:val="0"/>
                                                  <w:divBdr>
                                                    <w:top w:val="none" w:sz="0" w:space="0" w:color="auto"/>
                                                    <w:left w:val="none" w:sz="0" w:space="0" w:color="auto"/>
                                                    <w:bottom w:val="none" w:sz="0" w:space="0" w:color="auto"/>
                                                    <w:right w:val="none" w:sz="0" w:space="0" w:color="auto"/>
                                                  </w:divBdr>
                                                  <w:divsChild>
                                                    <w:div w:id="1651404009">
                                                      <w:marLeft w:val="0"/>
                                                      <w:marRight w:val="0"/>
                                                      <w:marTop w:val="0"/>
                                                      <w:marBottom w:val="0"/>
                                                      <w:divBdr>
                                                        <w:top w:val="none" w:sz="0" w:space="0" w:color="auto"/>
                                                        <w:left w:val="none" w:sz="0" w:space="0" w:color="auto"/>
                                                        <w:bottom w:val="none" w:sz="0" w:space="0" w:color="auto"/>
                                                        <w:right w:val="none" w:sz="0" w:space="0" w:color="auto"/>
                                                      </w:divBdr>
                                                    </w:div>
                                                    <w:div w:id="1353609017">
                                                      <w:marLeft w:val="0"/>
                                                      <w:marRight w:val="0"/>
                                                      <w:marTop w:val="0"/>
                                                      <w:marBottom w:val="0"/>
                                                      <w:divBdr>
                                                        <w:top w:val="none" w:sz="0" w:space="0" w:color="auto"/>
                                                        <w:left w:val="none" w:sz="0" w:space="0" w:color="auto"/>
                                                        <w:bottom w:val="none" w:sz="0" w:space="0" w:color="auto"/>
                                                        <w:right w:val="none" w:sz="0" w:space="0" w:color="auto"/>
                                                      </w:divBdr>
                                                    </w:div>
                                                    <w:div w:id="436413996">
                                                      <w:marLeft w:val="0"/>
                                                      <w:marRight w:val="0"/>
                                                      <w:marTop w:val="0"/>
                                                      <w:marBottom w:val="0"/>
                                                      <w:divBdr>
                                                        <w:top w:val="none" w:sz="0" w:space="0" w:color="auto"/>
                                                        <w:left w:val="none" w:sz="0" w:space="0" w:color="auto"/>
                                                        <w:bottom w:val="none" w:sz="0" w:space="0" w:color="auto"/>
                                                        <w:right w:val="none" w:sz="0" w:space="0" w:color="auto"/>
                                                      </w:divBdr>
                                                    </w:div>
                                                    <w:div w:id="1925871866">
                                                      <w:marLeft w:val="0"/>
                                                      <w:marRight w:val="0"/>
                                                      <w:marTop w:val="0"/>
                                                      <w:marBottom w:val="0"/>
                                                      <w:divBdr>
                                                        <w:top w:val="none" w:sz="0" w:space="0" w:color="auto"/>
                                                        <w:left w:val="none" w:sz="0" w:space="0" w:color="auto"/>
                                                        <w:bottom w:val="none" w:sz="0" w:space="0" w:color="auto"/>
                                                        <w:right w:val="none" w:sz="0" w:space="0" w:color="auto"/>
                                                      </w:divBdr>
                                                    </w:div>
                                                    <w:div w:id="766005105">
                                                      <w:marLeft w:val="0"/>
                                                      <w:marRight w:val="0"/>
                                                      <w:marTop w:val="0"/>
                                                      <w:marBottom w:val="0"/>
                                                      <w:divBdr>
                                                        <w:top w:val="none" w:sz="0" w:space="0" w:color="auto"/>
                                                        <w:left w:val="none" w:sz="0" w:space="0" w:color="auto"/>
                                                        <w:bottom w:val="none" w:sz="0" w:space="0" w:color="auto"/>
                                                        <w:right w:val="none" w:sz="0" w:space="0" w:color="auto"/>
                                                      </w:divBdr>
                                                    </w:div>
                                                    <w:div w:id="1371228747">
                                                      <w:marLeft w:val="0"/>
                                                      <w:marRight w:val="0"/>
                                                      <w:marTop w:val="0"/>
                                                      <w:marBottom w:val="0"/>
                                                      <w:divBdr>
                                                        <w:top w:val="none" w:sz="0" w:space="0" w:color="auto"/>
                                                        <w:left w:val="none" w:sz="0" w:space="0" w:color="auto"/>
                                                        <w:bottom w:val="none" w:sz="0" w:space="0" w:color="auto"/>
                                                        <w:right w:val="none" w:sz="0" w:space="0" w:color="auto"/>
                                                      </w:divBdr>
                                                    </w:div>
                                                    <w:div w:id="1327629432">
                                                      <w:marLeft w:val="0"/>
                                                      <w:marRight w:val="0"/>
                                                      <w:marTop w:val="0"/>
                                                      <w:marBottom w:val="0"/>
                                                      <w:divBdr>
                                                        <w:top w:val="none" w:sz="0" w:space="0" w:color="auto"/>
                                                        <w:left w:val="none" w:sz="0" w:space="0" w:color="auto"/>
                                                        <w:bottom w:val="none" w:sz="0" w:space="0" w:color="auto"/>
                                                        <w:right w:val="none" w:sz="0" w:space="0" w:color="auto"/>
                                                      </w:divBdr>
                                                    </w:div>
                                                    <w:div w:id="1795831064">
                                                      <w:marLeft w:val="0"/>
                                                      <w:marRight w:val="0"/>
                                                      <w:marTop w:val="0"/>
                                                      <w:marBottom w:val="0"/>
                                                      <w:divBdr>
                                                        <w:top w:val="none" w:sz="0" w:space="0" w:color="auto"/>
                                                        <w:left w:val="none" w:sz="0" w:space="0" w:color="auto"/>
                                                        <w:bottom w:val="none" w:sz="0" w:space="0" w:color="auto"/>
                                                        <w:right w:val="none" w:sz="0" w:space="0" w:color="auto"/>
                                                      </w:divBdr>
                                                    </w:div>
                                                    <w:div w:id="2018917935">
                                                      <w:marLeft w:val="0"/>
                                                      <w:marRight w:val="0"/>
                                                      <w:marTop w:val="0"/>
                                                      <w:marBottom w:val="0"/>
                                                      <w:divBdr>
                                                        <w:top w:val="none" w:sz="0" w:space="0" w:color="auto"/>
                                                        <w:left w:val="none" w:sz="0" w:space="0" w:color="auto"/>
                                                        <w:bottom w:val="none" w:sz="0" w:space="0" w:color="auto"/>
                                                        <w:right w:val="none" w:sz="0" w:space="0" w:color="auto"/>
                                                      </w:divBdr>
                                                    </w:div>
                                                    <w:div w:id="5693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682383">
                                  <w:marLeft w:val="0"/>
                                  <w:marRight w:val="0"/>
                                  <w:marTop w:val="150"/>
                                  <w:marBottom w:val="0"/>
                                  <w:divBdr>
                                    <w:top w:val="none" w:sz="0" w:space="0" w:color="auto"/>
                                    <w:left w:val="none" w:sz="0" w:space="0" w:color="auto"/>
                                    <w:bottom w:val="none" w:sz="0" w:space="0" w:color="auto"/>
                                    <w:right w:val="none" w:sz="0" w:space="0" w:color="auto"/>
                                  </w:divBdr>
                                  <w:divsChild>
                                    <w:div w:id="1112821316">
                                      <w:marLeft w:val="0"/>
                                      <w:marRight w:val="0"/>
                                      <w:marTop w:val="0"/>
                                      <w:marBottom w:val="0"/>
                                      <w:divBdr>
                                        <w:top w:val="none" w:sz="0" w:space="0" w:color="auto"/>
                                        <w:left w:val="none" w:sz="0" w:space="0" w:color="auto"/>
                                        <w:bottom w:val="none" w:sz="0" w:space="0" w:color="auto"/>
                                        <w:right w:val="none" w:sz="0" w:space="0" w:color="auto"/>
                                      </w:divBdr>
                                    </w:div>
                                    <w:div w:id="435100586">
                                      <w:marLeft w:val="0"/>
                                      <w:marRight w:val="0"/>
                                      <w:marTop w:val="0"/>
                                      <w:marBottom w:val="0"/>
                                      <w:divBdr>
                                        <w:top w:val="none" w:sz="0" w:space="0" w:color="auto"/>
                                        <w:left w:val="none" w:sz="0" w:space="0" w:color="auto"/>
                                        <w:bottom w:val="none" w:sz="0" w:space="0" w:color="auto"/>
                                        <w:right w:val="none" w:sz="0" w:space="0" w:color="auto"/>
                                      </w:divBdr>
                                    </w:div>
                                    <w:div w:id="1175916909">
                                      <w:marLeft w:val="0"/>
                                      <w:marRight w:val="0"/>
                                      <w:marTop w:val="0"/>
                                      <w:marBottom w:val="0"/>
                                      <w:divBdr>
                                        <w:top w:val="none" w:sz="0" w:space="0" w:color="auto"/>
                                        <w:left w:val="none" w:sz="0" w:space="0" w:color="auto"/>
                                        <w:bottom w:val="none" w:sz="0" w:space="0" w:color="auto"/>
                                        <w:right w:val="none" w:sz="0" w:space="0" w:color="auto"/>
                                      </w:divBdr>
                                    </w:div>
                                    <w:div w:id="574323538">
                                      <w:marLeft w:val="0"/>
                                      <w:marRight w:val="0"/>
                                      <w:marTop w:val="0"/>
                                      <w:marBottom w:val="0"/>
                                      <w:divBdr>
                                        <w:top w:val="none" w:sz="0" w:space="0" w:color="auto"/>
                                        <w:left w:val="none" w:sz="0" w:space="0" w:color="auto"/>
                                        <w:bottom w:val="none" w:sz="0" w:space="0" w:color="auto"/>
                                        <w:right w:val="none" w:sz="0" w:space="0" w:color="auto"/>
                                      </w:divBdr>
                                    </w:div>
                                  </w:divsChild>
                                </w:div>
                                <w:div w:id="452404959">
                                  <w:marLeft w:val="0"/>
                                  <w:marRight w:val="0"/>
                                  <w:marTop w:val="0"/>
                                  <w:marBottom w:val="0"/>
                                  <w:divBdr>
                                    <w:top w:val="none" w:sz="0" w:space="0" w:color="auto"/>
                                    <w:left w:val="none" w:sz="0" w:space="0" w:color="auto"/>
                                    <w:bottom w:val="none" w:sz="0" w:space="0" w:color="auto"/>
                                    <w:right w:val="none" w:sz="0" w:space="0" w:color="auto"/>
                                  </w:divBdr>
                                  <w:divsChild>
                                    <w:div w:id="947003338">
                                      <w:marLeft w:val="0"/>
                                      <w:marRight w:val="0"/>
                                      <w:marTop w:val="150"/>
                                      <w:marBottom w:val="0"/>
                                      <w:divBdr>
                                        <w:top w:val="none" w:sz="0" w:space="0" w:color="auto"/>
                                        <w:left w:val="none" w:sz="0" w:space="0" w:color="auto"/>
                                        <w:bottom w:val="none" w:sz="0" w:space="0" w:color="auto"/>
                                        <w:right w:val="none" w:sz="0" w:space="0" w:color="auto"/>
                                      </w:divBdr>
                                      <w:divsChild>
                                        <w:div w:id="1750073928">
                                          <w:marLeft w:val="0"/>
                                          <w:marRight w:val="0"/>
                                          <w:marTop w:val="0"/>
                                          <w:marBottom w:val="0"/>
                                          <w:divBdr>
                                            <w:top w:val="none" w:sz="0" w:space="0" w:color="auto"/>
                                            <w:left w:val="none" w:sz="0" w:space="0" w:color="auto"/>
                                            <w:bottom w:val="none" w:sz="0" w:space="0" w:color="auto"/>
                                            <w:right w:val="none" w:sz="0" w:space="0" w:color="auto"/>
                                          </w:divBdr>
                                        </w:div>
                                        <w:div w:id="4360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30683">
                                  <w:marLeft w:val="0"/>
                                  <w:marRight w:val="0"/>
                                  <w:marTop w:val="0"/>
                                  <w:marBottom w:val="0"/>
                                  <w:divBdr>
                                    <w:top w:val="dashed" w:sz="6" w:space="0" w:color="auto"/>
                                    <w:left w:val="dashed" w:sz="6" w:space="0" w:color="auto"/>
                                    <w:bottom w:val="dashed" w:sz="6" w:space="0" w:color="auto"/>
                                    <w:right w:val="dashed" w:sz="6" w:space="0" w:color="auto"/>
                                  </w:divBdr>
                                  <w:divsChild>
                                    <w:div w:id="234441634">
                                      <w:marLeft w:val="0"/>
                                      <w:marRight w:val="0"/>
                                      <w:marTop w:val="0"/>
                                      <w:marBottom w:val="0"/>
                                      <w:divBdr>
                                        <w:top w:val="none" w:sz="0" w:space="0" w:color="auto"/>
                                        <w:left w:val="none" w:sz="0" w:space="0" w:color="auto"/>
                                        <w:bottom w:val="none" w:sz="0" w:space="0" w:color="auto"/>
                                        <w:right w:val="none" w:sz="0" w:space="0" w:color="auto"/>
                                      </w:divBdr>
                                      <w:divsChild>
                                        <w:div w:id="1412963891">
                                          <w:marLeft w:val="0"/>
                                          <w:marRight w:val="0"/>
                                          <w:marTop w:val="0"/>
                                          <w:marBottom w:val="0"/>
                                          <w:divBdr>
                                            <w:top w:val="none" w:sz="0" w:space="0" w:color="auto"/>
                                            <w:left w:val="none" w:sz="0" w:space="0" w:color="auto"/>
                                            <w:bottom w:val="none" w:sz="0" w:space="0" w:color="auto"/>
                                            <w:right w:val="none" w:sz="0" w:space="0" w:color="auto"/>
                                          </w:divBdr>
                                          <w:divsChild>
                                            <w:div w:id="2032802907">
                                              <w:marLeft w:val="0"/>
                                              <w:marRight w:val="0"/>
                                              <w:marTop w:val="0"/>
                                              <w:marBottom w:val="0"/>
                                              <w:divBdr>
                                                <w:top w:val="none" w:sz="0" w:space="0" w:color="auto"/>
                                                <w:left w:val="none" w:sz="0" w:space="0" w:color="auto"/>
                                                <w:bottom w:val="none" w:sz="0" w:space="0" w:color="auto"/>
                                                <w:right w:val="none" w:sz="0" w:space="0" w:color="auto"/>
                                              </w:divBdr>
                                              <w:divsChild>
                                                <w:div w:id="1218469554">
                                                  <w:marLeft w:val="0"/>
                                                  <w:marRight w:val="0"/>
                                                  <w:marTop w:val="0"/>
                                                  <w:marBottom w:val="0"/>
                                                  <w:divBdr>
                                                    <w:top w:val="none" w:sz="0" w:space="0" w:color="auto"/>
                                                    <w:left w:val="none" w:sz="0" w:space="0" w:color="auto"/>
                                                    <w:bottom w:val="none" w:sz="0" w:space="0" w:color="auto"/>
                                                    <w:right w:val="none" w:sz="0" w:space="0" w:color="auto"/>
                                                  </w:divBdr>
                                                </w:div>
                                                <w:div w:id="680401814">
                                                  <w:marLeft w:val="0"/>
                                                  <w:marRight w:val="0"/>
                                                  <w:marTop w:val="0"/>
                                                  <w:marBottom w:val="0"/>
                                                  <w:divBdr>
                                                    <w:top w:val="none" w:sz="0" w:space="0" w:color="auto"/>
                                                    <w:left w:val="none" w:sz="0" w:space="0" w:color="auto"/>
                                                    <w:bottom w:val="none" w:sz="0" w:space="0" w:color="auto"/>
                                                    <w:right w:val="none" w:sz="0" w:space="0" w:color="auto"/>
                                                  </w:divBdr>
                                                  <w:divsChild>
                                                    <w:div w:id="139886387">
                                                      <w:marLeft w:val="0"/>
                                                      <w:marRight w:val="0"/>
                                                      <w:marTop w:val="0"/>
                                                      <w:marBottom w:val="0"/>
                                                      <w:divBdr>
                                                        <w:top w:val="none" w:sz="0" w:space="0" w:color="auto"/>
                                                        <w:left w:val="none" w:sz="0" w:space="0" w:color="auto"/>
                                                        <w:bottom w:val="none" w:sz="0" w:space="0" w:color="auto"/>
                                                        <w:right w:val="none" w:sz="0" w:space="0" w:color="auto"/>
                                                      </w:divBdr>
                                                    </w:div>
                                                    <w:div w:id="1949314765">
                                                      <w:marLeft w:val="0"/>
                                                      <w:marRight w:val="0"/>
                                                      <w:marTop w:val="0"/>
                                                      <w:marBottom w:val="0"/>
                                                      <w:divBdr>
                                                        <w:top w:val="none" w:sz="0" w:space="0" w:color="auto"/>
                                                        <w:left w:val="none" w:sz="0" w:space="0" w:color="auto"/>
                                                        <w:bottom w:val="none" w:sz="0" w:space="0" w:color="auto"/>
                                                        <w:right w:val="none" w:sz="0" w:space="0" w:color="auto"/>
                                                      </w:divBdr>
                                                    </w:div>
                                                    <w:div w:id="1919511157">
                                                      <w:marLeft w:val="0"/>
                                                      <w:marRight w:val="0"/>
                                                      <w:marTop w:val="0"/>
                                                      <w:marBottom w:val="0"/>
                                                      <w:divBdr>
                                                        <w:top w:val="none" w:sz="0" w:space="0" w:color="auto"/>
                                                        <w:left w:val="none" w:sz="0" w:space="0" w:color="auto"/>
                                                        <w:bottom w:val="none" w:sz="0" w:space="0" w:color="auto"/>
                                                        <w:right w:val="none" w:sz="0" w:space="0" w:color="auto"/>
                                                      </w:divBdr>
                                                    </w:div>
                                                    <w:div w:id="932975359">
                                                      <w:marLeft w:val="0"/>
                                                      <w:marRight w:val="0"/>
                                                      <w:marTop w:val="0"/>
                                                      <w:marBottom w:val="0"/>
                                                      <w:divBdr>
                                                        <w:top w:val="none" w:sz="0" w:space="0" w:color="auto"/>
                                                        <w:left w:val="none" w:sz="0" w:space="0" w:color="auto"/>
                                                        <w:bottom w:val="none" w:sz="0" w:space="0" w:color="auto"/>
                                                        <w:right w:val="none" w:sz="0" w:space="0" w:color="auto"/>
                                                      </w:divBdr>
                                                    </w:div>
                                                    <w:div w:id="1242522595">
                                                      <w:marLeft w:val="0"/>
                                                      <w:marRight w:val="0"/>
                                                      <w:marTop w:val="0"/>
                                                      <w:marBottom w:val="0"/>
                                                      <w:divBdr>
                                                        <w:top w:val="none" w:sz="0" w:space="0" w:color="auto"/>
                                                        <w:left w:val="none" w:sz="0" w:space="0" w:color="auto"/>
                                                        <w:bottom w:val="none" w:sz="0" w:space="0" w:color="auto"/>
                                                        <w:right w:val="none" w:sz="0" w:space="0" w:color="auto"/>
                                                      </w:divBdr>
                                                    </w:div>
                                                    <w:div w:id="865294397">
                                                      <w:marLeft w:val="0"/>
                                                      <w:marRight w:val="0"/>
                                                      <w:marTop w:val="0"/>
                                                      <w:marBottom w:val="0"/>
                                                      <w:divBdr>
                                                        <w:top w:val="none" w:sz="0" w:space="0" w:color="auto"/>
                                                        <w:left w:val="none" w:sz="0" w:space="0" w:color="auto"/>
                                                        <w:bottom w:val="none" w:sz="0" w:space="0" w:color="auto"/>
                                                        <w:right w:val="none" w:sz="0" w:space="0" w:color="auto"/>
                                                      </w:divBdr>
                                                    </w:div>
                                                    <w:div w:id="976957162">
                                                      <w:marLeft w:val="0"/>
                                                      <w:marRight w:val="0"/>
                                                      <w:marTop w:val="0"/>
                                                      <w:marBottom w:val="0"/>
                                                      <w:divBdr>
                                                        <w:top w:val="none" w:sz="0" w:space="0" w:color="auto"/>
                                                        <w:left w:val="none" w:sz="0" w:space="0" w:color="auto"/>
                                                        <w:bottom w:val="none" w:sz="0" w:space="0" w:color="auto"/>
                                                        <w:right w:val="none" w:sz="0" w:space="0" w:color="auto"/>
                                                      </w:divBdr>
                                                    </w:div>
                                                    <w:div w:id="1329482581">
                                                      <w:marLeft w:val="0"/>
                                                      <w:marRight w:val="0"/>
                                                      <w:marTop w:val="0"/>
                                                      <w:marBottom w:val="0"/>
                                                      <w:divBdr>
                                                        <w:top w:val="none" w:sz="0" w:space="0" w:color="auto"/>
                                                        <w:left w:val="none" w:sz="0" w:space="0" w:color="auto"/>
                                                        <w:bottom w:val="none" w:sz="0" w:space="0" w:color="auto"/>
                                                        <w:right w:val="none" w:sz="0" w:space="0" w:color="auto"/>
                                                      </w:divBdr>
                                                    </w:div>
                                                    <w:div w:id="512500902">
                                                      <w:marLeft w:val="0"/>
                                                      <w:marRight w:val="0"/>
                                                      <w:marTop w:val="0"/>
                                                      <w:marBottom w:val="0"/>
                                                      <w:divBdr>
                                                        <w:top w:val="none" w:sz="0" w:space="0" w:color="auto"/>
                                                        <w:left w:val="none" w:sz="0" w:space="0" w:color="auto"/>
                                                        <w:bottom w:val="none" w:sz="0" w:space="0" w:color="auto"/>
                                                        <w:right w:val="none" w:sz="0" w:space="0" w:color="auto"/>
                                                      </w:divBdr>
                                                    </w:div>
                                                    <w:div w:id="2140679484">
                                                      <w:marLeft w:val="0"/>
                                                      <w:marRight w:val="0"/>
                                                      <w:marTop w:val="0"/>
                                                      <w:marBottom w:val="0"/>
                                                      <w:divBdr>
                                                        <w:top w:val="none" w:sz="0" w:space="0" w:color="auto"/>
                                                        <w:left w:val="none" w:sz="0" w:space="0" w:color="auto"/>
                                                        <w:bottom w:val="none" w:sz="0" w:space="0" w:color="auto"/>
                                                        <w:right w:val="none" w:sz="0" w:space="0" w:color="auto"/>
                                                      </w:divBdr>
                                                    </w:div>
                                                    <w:div w:id="1559894877">
                                                      <w:marLeft w:val="0"/>
                                                      <w:marRight w:val="0"/>
                                                      <w:marTop w:val="0"/>
                                                      <w:marBottom w:val="0"/>
                                                      <w:divBdr>
                                                        <w:top w:val="none" w:sz="0" w:space="0" w:color="auto"/>
                                                        <w:left w:val="none" w:sz="0" w:space="0" w:color="auto"/>
                                                        <w:bottom w:val="none" w:sz="0" w:space="0" w:color="auto"/>
                                                        <w:right w:val="none" w:sz="0" w:space="0" w:color="auto"/>
                                                      </w:divBdr>
                                                    </w:div>
                                                    <w:div w:id="1043140123">
                                                      <w:marLeft w:val="0"/>
                                                      <w:marRight w:val="0"/>
                                                      <w:marTop w:val="0"/>
                                                      <w:marBottom w:val="0"/>
                                                      <w:divBdr>
                                                        <w:top w:val="none" w:sz="0" w:space="0" w:color="auto"/>
                                                        <w:left w:val="none" w:sz="0" w:space="0" w:color="auto"/>
                                                        <w:bottom w:val="none" w:sz="0" w:space="0" w:color="auto"/>
                                                        <w:right w:val="none" w:sz="0" w:space="0" w:color="auto"/>
                                                      </w:divBdr>
                                                    </w:div>
                                                    <w:div w:id="1043097388">
                                                      <w:marLeft w:val="0"/>
                                                      <w:marRight w:val="0"/>
                                                      <w:marTop w:val="0"/>
                                                      <w:marBottom w:val="0"/>
                                                      <w:divBdr>
                                                        <w:top w:val="none" w:sz="0" w:space="0" w:color="auto"/>
                                                        <w:left w:val="none" w:sz="0" w:space="0" w:color="auto"/>
                                                        <w:bottom w:val="none" w:sz="0" w:space="0" w:color="auto"/>
                                                        <w:right w:val="none" w:sz="0" w:space="0" w:color="auto"/>
                                                      </w:divBdr>
                                                    </w:div>
                                                    <w:div w:id="569968729">
                                                      <w:marLeft w:val="0"/>
                                                      <w:marRight w:val="0"/>
                                                      <w:marTop w:val="0"/>
                                                      <w:marBottom w:val="0"/>
                                                      <w:divBdr>
                                                        <w:top w:val="none" w:sz="0" w:space="0" w:color="auto"/>
                                                        <w:left w:val="none" w:sz="0" w:space="0" w:color="auto"/>
                                                        <w:bottom w:val="none" w:sz="0" w:space="0" w:color="auto"/>
                                                        <w:right w:val="none" w:sz="0" w:space="0" w:color="auto"/>
                                                      </w:divBdr>
                                                    </w:div>
                                                    <w:div w:id="1259564587">
                                                      <w:marLeft w:val="0"/>
                                                      <w:marRight w:val="0"/>
                                                      <w:marTop w:val="0"/>
                                                      <w:marBottom w:val="0"/>
                                                      <w:divBdr>
                                                        <w:top w:val="none" w:sz="0" w:space="0" w:color="auto"/>
                                                        <w:left w:val="none" w:sz="0" w:space="0" w:color="auto"/>
                                                        <w:bottom w:val="none" w:sz="0" w:space="0" w:color="auto"/>
                                                        <w:right w:val="none" w:sz="0" w:space="0" w:color="auto"/>
                                                      </w:divBdr>
                                                    </w:div>
                                                    <w:div w:id="2183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70681">
                                  <w:marLeft w:val="0"/>
                                  <w:marRight w:val="0"/>
                                  <w:marTop w:val="150"/>
                                  <w:marBottom w:val="0"/>
                                  <w:divBdr>
                                    <w:top w:val="none" w:sz="0" w:space="0" w:color="auto"/>
                                    <w:left w:val="none" w:sz="0" w:space="0" w:color="auto"/>
                                    <w:bottom w:val="none" w:sz="0" w:space="0" w:color="auto"/>
                                    <w:right w:val="none" w:sz="0" w:space="0" w:color="auto"/>
                                  </w:divBdr>
                                  <w:divsChild>
                                    <w:div w:id="937905485">
                                      <w:marLeft w:val="0"/>
                                      <w:marRight w:val="0"/>
                                      <w:marTop w:val="0"/>
                                      <w:marBottom w:val="0"/>
                                      <w:divBdr>
                                        <w:top w:val="none" w:sz="0" w:space="0" w:color="auto"/>
                                        <w:left w:val="none" w:sz="0" w:space="0" w:color="auto"/>
                                        <w:bottom w:val="none" w:sz="0" w:space="0" w:color="auto"/>
                                        <w:right w:val="none" w:sz="0" w:space="0" w:color="auto"/>
                                      </w:divBdr>
                                    </w:div>
                                    <w:div w:id="891618303">
                                      <w:marLeft w:val="0"/>
                                      <w:marRight w:val="0"/>
                                      <w:marTop w:val="0"/>
                                      <w:marBottom w:val="0"/>
                                      <w:divBdr>
                                        <w:top w:val="none" w:sz="0" w:space="0" w:color="auto"/>
                                        <w:left w:val="none" w:sz="0" w:space="0" w:color="auto"/>
                                        <w:bottom w:val="none" w:sz="0" w:space="0" w:color="auto"/>
                                        <w:right w:val="none" w:sz="0" w:space="0" w:color="auto"/>
                                      </w:divBdr>
                                    </w:div>
                                    <w:div w:id="1138063266">
                                      <w:marLeft w:val="0"/>
                                      <w:marRight w:val="0"/>
                                      <w:marTop w:val="0"/>
                                      <w:marBottom w:val="0"/>
                                      <w:divBdr>
                                        <w:top w:val="none" w:sz="0" w:space="0" w:color="auto"/>
                                        <w:left w:val="none" w:sz="0" w:space="0" w:color="auto"/>
                                        <w:bottom w:val="none" w:sz="0" w:space="0" w:color="auto"/>
                                        <w:right w:val="none" w:sz="0" w:space="0" w:color="auto"/>
                                      </w:divBdr>
                                    </w:div>
                                    <w:div w:id="1015616452">
                                      <w:marLeft w:val="0"/>
                                      <w:marRight w:val="0"/>
                                      <w:marTop w:val="0"/>
                                      <w:marBottom w:val="0"/>
                                      <w:divBdr>
                                        <w:top w:val="none" w:sz="0" w:space="0" w:color="auto"/>
                                        <w:left w:val="none" w:sz="0" w:space="0" w:color="auto"/>
                                        <w:bottom w:val="none" w:sz="0" w:space="0" w:color="auto"/>
                                        <w:right w:val="none" w:sz="0" w:space="0" w:color="auto"/>
                                      </w:divBdr>
                                    </w:div>
                                  </w:divsChild>
                                </w:div>
                                <w:div w:id="1441991306">
                                  <w:marLeft w:val="0"/>
                                  <w:marRight w:val="0"/>
                                  <w:marTop w:val="150"/>
                                  <w:marBottom w:val="0"/>
                                  <w:divBdr>
                                    <w:top w:val="none" w:sz="0" w:space="0" w:color="auto"/>
                                    <w:left w:val="none" w:sz="0" w:space="0" w:color="auto"/>
                                    <w:bottom w:val="none" w:sz="0" w:space="0" w:color="auto"/>
                                    <w:right w:val="none" w:sz="0" w:space="0" w:color="auto"/>
                                  </w:divBdr>
                                  <w:divsChild>
                                    <w:div w:id="1064567439">
                                      <w:marLeft w:val="0"/>
                                      <w:marRight w:val="0"/>
                                      <w:marTop w:val="0"/>
                                      <w:marBottom w:val="0"/>
                                      <w:divBdr>
                                        <w:top w:val="none" w:sz="0" w:space="0" w:color="auto"/>
                                        <w:left w:val="none" w:sz="0" w:space="0" w:color="auto"/>
                                        <w:bottom w:val="none" w:sz="0" w:space="0" w:color="auto"/>
                                        <w:right w:val="none" w:sz="0" w:space="0" w:color="auto"/>
                                      </w:divBdr>
                                    </w:div>
                                    <w:div w:id="544752753">
                                      <w:marLeft w:val="0"/>
                                      <w:marRight w:val="0"/>
                                      <w:marTop w:val="0"/>
                                      <w:marBottom w:val="0"/>
                                      <w:divBdr>
                                        <w:top w:val="none" w:sz="0" w:space="0" w:color="auto"/>
                                        <w:left w:val="none" w:sz="0" w:space="0" w:color="auto"/>
                                        <w:bottom w:val="none" w:sz="0" w:space="0" w:color="auto"/>
                                        <w:right w:val="none" w:sz="0" w:space="0" w:color="auto"/>
                                      </w:divBdr>
                                    </w:div>
                                    <w:div w:id="98763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663695">
      <w:bodyDiv w:val="1"/>
      <w:marLeft w:val="0"/>
      <w:marRight w:val="0"/>
      <w:marTop w:val="0"/>
      <w:marBottom w:val="0"/>
      <w:divBdr>
        <w:top w:val="none" w:sz="0" w:space="0" w:color="auto"/>
        <w:left w:val="none" w:sz="0" w:space="0" w:color="auto"/>
        <w:bottom w:val="none" w:sz="0" w:space="0" w:color="auto"/>
        <w:right w:val="none" w:sz="0" w:space="0" w:color="auto"/>
      </w:divBdr>
    </w:div>
    <w:div w:id="1836409091">
      <w:bodyDiv w:val="1"/>
      <w:marLeft w:val="0"/>
      <w:marRight w:val="0"/>
      <w:marTop w:val="0"/>
      <w:marBottom w:val="0"/>
      <w:divBdr>
        <w:top w:val="none" w:sz="0" w:space="0" w:color="auto"/>
        <w:left w:val="none" w:sz="0" w:space="0" w:color="auto"/>
        <w:bottom w:val="none" w:sz="0" w:space="0" w:color="auto"/>
        <w:right w:val="none" w:sz="0" w:space="0" w:color="auto"/>
      </w:divBdr>
    </w:div>
    <w:div w:id="1855922573">
      <w:bodyDiv w:val="1"/>
      <w:marLeft w:val="0"/>
      <w:marRight w:val="0"/>
      <w:marTop w:val="0"/>
      <w:marBottom w:val="0"/>
      <w:divBdr>
        <w:top w:val="none" w:sz="0" w:space="0" w:color="auto"/>
        <w:left w:val="none" w:sz="0" w:space="0" w:color="auto"/>
        <w:bottom w:val="none" w:sz="0" w:space="0" w:color="auto"/>
        <w:right w:val="none" w:sz="0" w:space="0" w:color="auto"/>
      </w:divBdr>
    </w:div>
    <w:div w:id="2057193151">
      <w:bodyDiv w:val="1"/>
      <w:marLeft w:val="0"/>
      <w:marRight w:val="0"/>
      <w:marTop w:val="0"/>
      <w:marBottom w:val="0"/>
      <w:divBdr>
        <w:top w:val="none" w:sz="0" w:space="0" w:color="auto"/>
        <w:left w:val="none" w:sz="0" w:space="0" w:color="auto"/>
        <w:bottom w:val="none" w:sz="0" w:space="0" w:color="auto"/>
        <w:right w:val="none" w:sz="0" w:space="0" w:color="auto"/>
      </w:divBdr>
      <w:divsChild>
        <w:div w:id="1323007545">
          <w:marLeft w:val="0"/>
          <w:marRight w:val="0"/>
          <w:marTop w:val="0"/>
          <w:marBottom w:val="0"/>
          <w:divBdr>
            <w:top w:val="none" w:sz="0" w:space="0" w:color="auto"/>
            <w:left w:val="none" w:sz="0" w:space="0" w:color="auto"/>
            <w:bottom w:val="none" w:sz="0" w:space="0" w:color="auto"/>
            <w:right w:val="none" w:sz="0" w:space="0" w:color="auto"/>
          </w:divBdr>
          <w:divsChild>
            <w:div w:id="1228683083">
              <w:marLeft w:val="0"/>
              <w:marRight w:val="0"/>
              <w:marTop w:val="0"/>
              <w:marBottom w:val="0"/>
              <w:divBdr>
                <w:top w:val="none" w:sz="0" w:space="0" w:color="auto"/>
                <w:left w:val="none" w:sz="0" w:space="0" w:color="auto"/>
                <w:bottom w:val="none" w:sz="0" w:space="0" w:color="auto"/>
                <w:right w:val="none" w:sz="0" w:space="0" w:color="auto"/>
              </w:divBdr>
              <w:divsChild>
                <w:div w:id="1112943014">
                  <w:marLeft w:val="0"/>
                  <w:marRight w:val="0"/>
                  <w:marTop w:val="0"/>
                  <w:marBottom w:val="0"/>
                  <w:divBdr>
                    <w:top w:val="none" w:sz="0" w:space="0" w:color="auto"/>
                    <w:left w:val="none" w:sz="0" w:space="0" w:color="auto"/>
                    <w:bottom w:val="none" w:sz="0" w:space="0" w:color="auto"/>
                    <w:right w:val="none" w:sz="0" w:space="0" w:color="auto"/>
                  </w:divBdr>
                  <w:divsChild>
                    <w:div w:id="3867520">
                      <w:marLeft w:val="0"/>
                      <w:marRight w:val="0"/>
                      <w:marTop w:val="0"/>
                      <w:marBottom w:val="0"/>
                      <w:divBdr>
                        <w:top w:val="single" w:sz="6" w:space="0" w:color="CCCCCC"/>
                        <w:left w:val="single" w:sz="2" w:space="0" w:color="CCCCCC"/>
                        <w:bottom w:val="single" w:sz="6" w:space="0" w:color="CCCCCC"/>
                        <w:right w:val="single" w:sz="2" w:space="0" w:color="CCCCCC"/>
                      </w:divBdr>
                      <w:divsChild>
                        <w:div w:id="1312099322">
                          <w:marLeft w:val="0"/>
                          <w:marRight w:val="0"/>
                          <w:marTop w:val="0"/>
                          <w:marBottom w:val="0"/>
                          <w:divBdr>
                            <w:top w:val="none" w:sz="0" w:space="0" w:color="auto"/>
                            <w:left w:val="none" w:sz="0" w:space="0" w:color="auto"/>
                            <w:bottom w:val="none" w:sz="0" w:space="0" w:color="auto"/>
                            <w:right w:val="none" w:sz="0" w:space="0" w:color="auto"/>
                          </w:divBdr>
                          <w:divsChild>
                            <w:div w:id="1143353239">
                              <w:marLeft w:val="0"/>
                              <w:marRight w:val="0"/>
                              <w:marTop w:val="0"/>
                              <w:marBottom w:val="0"/>
                              <w:divBdr>
                                <w:top w:val="none" w:sz="0" w:space="0" w:color="auto"/>
                                <w:left w:val="none" w:sz="0" w:space="0" w:color="auto"/>
                                <w:bottom w:val="none" w:sz="0" w:space="0" w:color="auto"/>
                                <w:right w:val="none" w:sz="0" w:space="0" w:color="auto"/>
                              </w:divBdr>
                              <w:divsChild>
                                <w:div w:id="577979278">
                                  <w:marLeft w:val="0"/>
                                  <w:marRight w:val="0"/>
                                  <w:marTop w:val="150"/>
                                  <w:marBottom w:val="0"/>
                                  <w:divBdr>
                                    <w:top w:val="none" w:sz="0" w:space="0" w:color="auto"/>
                                    <w:left w:val="none" w:sz="0" w:space="0" w:color="auto"/>
                                    <w:bottom w:val="none" w:sz="0" w:space="0" w:color="auto"/>
                                    <w:right w:val="none" w:sz="0" w:space="0" w:color="auto"/>
                                  </w:divBdr>
                                  <w:divsChild>
                                    <w:div w:id="2004091351">
                                      <w:marLeft w:val="0"/>
                                      <w:marRight w:val="0"/>
                                      <w:marTop w:val="0"/>
                                      <w:marBottom w:val="0"/>
                                      <w:divBdr>
                                        <w:top w:val="none" w:sz="0" w:space="0" w:color="auto"/>
                                        <w:left w:val="none" w:sz="0" w:space="0" w:color="auto"/>
                                        <w:bottom w:val="none" w:sz="0" w:space="0" w:color="auto"/>
                                        <w:right w:val="none" w:sz="0" w:space="0" w:color="auto"/>
                                      </w:divBdr>
                                    </w:div>
                                    <w:div w:id="2905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3405275">
      <w:bodyDiv w:val="1"/>
      <w:marLeft w:val="0"/>
      <w:marRight w:val="0"/>
      <w:marTop w:val="0"/>
      <w:marBottom w:val="0"/>
      <w:divBdr>
        <w:top w:val="none" w:sz="0" w:space="0" w:color="auto"/>
        <w:left w:val="none" w:sz="0" w:space="0" w:color="auto"/>
        <w:bottom w:val="none" w:sz="0" w:space="0" w:color="auto"/>
        <w:right w:val="none" w:sz="0" w:space="0" w:color="auto"/>
      </w:divBdr>
      <w:divsChild>
        <w:div w:id="597057185">
          <w:marLeft w:val="0"/>
          <w:marRight w:val="0"/>
          <w:marTop w:val="0"/>
          <w:marBottom w:val="0"/>
          <w:divBdr>
            <w:top w:val="none" w:sz="0" w:space="0" w:color="auto"/>
            <w:left w:val="none" w:sz="0" w:space="0" w:color="auto"/>
            <w:bottom w:val="none" w:sz="0" w:space="0" w:color="auto"/>
            <w:right w:val="none" w:sz="0" w:space="0" w:color="auto"/>
          </w:divBdr>
          <w:divsChild>
            <w:div w:id="1347975965">
              <w:marLeft w:val="0"/>
              <w:marRight w:val="0"/>
              <w:marTop w:val="0"/>
              <w:marBottom w:val="0"/>
              <w:divBdr>
                <w:top w:val="none" w:sz="0" w:space="0" w:color="auto"/>
                <w:left w:val="none" w:sz="0" w:space="0" w:color="auto"/>
                <w:bottom w:val="none" w:sz="0" w:space="0" w:color="auto"/>
                <w:right w:val="none" w:sz="0" w:space="0" w:color="auto"/>
              </w:divBdr>
              <w:divsChild>
                <w:div w:id="1486356525">
                  <w:marLeft w:val="0"/>
                  <w:marRight w:val="0"/>
                  <w:marTop w:val="0"/>
                  <w:marBottom w:val="0"/>
                  <w:divBdr>
                    <w:top w:val="none" w:sz="0" w:space="0" w:color="auto"/>
                    <w:left w:val="none" w:sz="0" w:space="0" w:color="auto"/>
                    <w:bottom w:val="none" w:sz="0" w:space="0" w:color="auto"/>
                    <w:right w:val="none" w:sz="0" w:space="0" w:color="auto"/>
                  </w:divBdr>
                  <w:divsChild>
                    <w:div w:id="1751996808">
                      <w:marLeft w:val="0"/>
                      <w:marRight w:val="0"/>
                      <w:marTop w:val="0"/>
                      <w:marBottom w:val="0"/>
                      <w:divBdr>
                        <w:top w:val="single" w:sz="6" w:space="0" w:color="CCCCCC"/>
                        <w:left w:val="single" w:sz="2" w:space="0" w:color="CCCCCC"/>
                        <w:bottom w:val="single" w:sz="6" w:space="0" w:color="CCCCCC"/>
                        <w:right w:val="single" w:sz="2" w:space="0" w:color="CCCCCC"/>
                      </w:divBdr>
                      <w:divsChild>
                        <w:div w:id="1812945011">
                          <w:marLeft w:val="0"/>
                          <w:marRight w:val="0"/>
                          <w:marTop w:val="0"/>
                          <w:marBottom w:val="0"/>
                          <w:divBdr>
                            <w:top w:val="none" w:sz="0" w:space="0" w:color="auto"/>
                            <w:left w:val="none" w:sz="0" w:space="0" w:color="auto"/>
                            <w:bottom w:val="none" w:sz="0" w:space="0" w:color="auto"/>
                            <w:right w:val="none" w:sz="0" w:space="0" w:color="auto"/>
                          </w:divBdr>
                          <w:divsChild>
                            <w:div w:id="1925727253">
                              <w:marLeft w:val="0"/>
                              <w:marRight w:val="0"/>
                              <w:marTop w:val="0"/>
                              <w:marBottom w:val="0"/>
                              <w:divBdr>
                                <w:top w:val="none" w:sz="0" w:space="0" w:color="auto"/>
                                <w:left w:val="none" w:sz="0" w:space="0" w:color="auto"/>
                                <w:bottom w:val="none" w:sz="0" w:space="0" w:color="auto"/>
                                <w:right w:val="none" w:sz="0" w:space="0" w:color="auto"/>
                              </w:divBdr>
                              <w:divsChild>
                                <w:div w:id="1229655611">
                                  <w:marLeft w:val="0"/>
                                  <w:marRight w:val="0"/>
                                  <w:marTop w:val="0"/>
                                  <w:marBottom w:val="0"/>
                                  <w:divBdr>
                                    <w:top w:val="dashed" w:sz="6" w:space="0" w:color="auto"/>
                                    <w:left w:val="dashed" w:sz="6" w:space="0" w:color="auto"/>
                                    <w:bottom w:val="dashed" w:sz="6" w:space="0" w:color="auto"/>
                                    <w:right w:val="dashed" w:sz="6" w:space="0" w:color="auto"/>
                                  </w:divBdr>
                                  <w:divsChild>
                                    <w:div w:id="1620912736">
                                      <w:marLeft w:val="0"/>
                                      <w:marRight w:val="0"/>
                                      <w:marTop w:val="0"/>
                                      <w:marBottom w:val="0"/>
                                      <w:divBdr>
                                        <w:top w:val="none" w:sz="0" w:space="0" w:color="auto"/>
                                        <w:left w:val="none" w:sz="0" w:space="0" w:color="auto"/>
                                        <w:bottom w:val="none" w:sz="0" w:space="0" w:color="auto"/>
                                        <w:right w:val="none" w:sz="0" w:space="0" w:color="auto"/>
                                      </w:divBdr>
                                      <w:divsChild>
                                        <w:div w:id="786899189">
                                          <w:marLeft w:val="0"/>
                                          <w:marRight w:val="0"/>
                                          <w:marTop w:val="0"/>
                                          <w:marBottom w:val="0"/>
                                          <w:divBdr>
                                            <w:top w:val="none" w:sz="0" w:space="0" w:color="auto"/>
                                            <w:left w:val="none" w:sz="0" w:space="0" w:color="auto"/>
                                            <w:bottom w:val="none" w:sz="0" w:space="0" w:color="auto"/>
                                            <w:right w:val="none" w:sz="0" w:space="0" w:color="auto"/>
                                          </w:divBdr>
                                          <w:divsChild>
                                            <w:div w:id="1535115819">
                                              <w:marLeft w:val="0"/>
                                              <w:marRight w:val="0"/>
                                              <w:marTop w:val="0"/>
                                              <w:marBottom w:val="0"/>
                                              <w:divBdr>
                                                <w:top w:val="none" w:sz="0" w:space="0" w:color="auto"/>
                                                <w:left w:val="none" w:sz="0" w:space="0" w:color="auto"/>
                                                <w:bottom w:val="none" w:sz="0" w:space="0" w:color="auto"/>
                                                <w:right w:val="none" w:sz="0" w:space="0" w:color="auto"/>
                                              </w:divBdr>
                                              <w:divsChild>
                                                <w:div w:id="733045351">
                                                  <w:marLeft w:val="0"/>
                                                  <w:marRight w:val="0"/>
                                                  <w:marTop w:val="0"/>
                                                  <w:marBottom w:val="0"/>
                                                  <w:divBdr>
                                                    <w:top w:val="none" w:sz="0" w:space="0" w:color="auto"/>
                                                    <w:left w:val="none" w:sz="0" w:space="0" w:color="auto"/>
                                                    <w:bottom w:val="none" w:sz="0" w:space="0" w:color="auto"/>
                                                    <w:right w:val="none" w:sz="0" w:space="0" w:color="auto"/>
                                                  </w:divBdr>
                                                </w:div>
                                                <w:div w:id="841042147">
                                                  <w:marLeft w:val="0"/>
                                                  <w:marRight w:val="0"/>
                                                  <w:marTop w:val="0"/>
                                                  <w:marBottom w:val="0"/>
                                                  <w:divBdr>
                                                    <w:top w:val="none" w:sz="0" w:space="0" w:color="auto"/>
                                                    <w:left w:val="none" w:sz="0" w:space="0" w:color="auto"/>
                                                    <w:bottom w:val="none" w:sz="0" w:space="0" w:color="auto"/>
                                                    <w:right w:val="none" w:sz="0" w:space="0" w:color="auto"/>
                                                  </w:divBdr>
                                                  <w:divsChild>
                                                    <w:div w:id="4771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044260">
                                  <w:marLeft w:val="0"/>
                                  <w:marRight w:val="0"/>
                                  <w:marTop w:val="0"/>
                                  <w:marBottom w:val="0"/>
                                  <w:divBdr>
                                    <w:top w:val="dashed" w:sz="6" w:space="0" w:color="auto"/>
                                    <w:left w:val="dashed" w:sz="6" w:space="0" w:color="auto"/>
                                    <w:bottom w:val="dashed" w:sz="6" w:space="0" w:color="auto"/>
                                    <w:right w:val="dashed" w:sz="6" w:space="0" w:color="auto"/>
                                  </w:divBdr>
                                  <w:divsChild>
                                    <w:div w:id="690107113">
                                      <w:marLeft w:val="0"/>
                                      <w:marRight w:val="0"/>
                                      <w:marTop w:val="0"/>
                                      <w:marBottom w:val="0"/>
                                      <w:divBdr>
                                        <w:top w:val="none" w:sz="0" w:space="0" w:color="auto"/>
                                        <w:left w:val="none" w:sz="0" w:space="0" w:color="auto"/>
                                        <w:bottom w:val="none" w:sz="0" w:space="0" w:color="auto"/>
                                        <w:right w:val="none" w:sz="0" w:space="0" w:color="auto"/>
                                      </w:divBdr>
                                      <w:divsChild>
                                        <w:div w:id="1245146691">
                                          <w:marLeft w:val="0"/>
                                          <w:marRight w:val="0"/>
                                          <w:marTop w:val="0"/>
                                          <w:marBottom w:val="0"/>
                                          <w:divBdr>
                                            <w:top w:val="none" w:sz="0" w:space="0" w:color="auto"/>
                                            <w:left w:val="none" w:sz="0" w:space="0" w:color="auto"/>
                                            <w:bottom w:val="none" w:sz="0" w:space="0" w:color="auto"/>
                                            <w:right w:val="none" w:sz="0" w:space="0" w:color="auto"/>
                                          </w:divBdr>
                                          <w:divsChild>
                                            <w:div w:id="1731921248">
                                              <w:marLeft w:val="0"/>
                                              <w:marRight w:val="0"/>
                                              <w:marTop w:val="0"/>
                                              <w:marBottom w:val="0"/>
                                              <w:divBdr>
                                                <w:top w:val="none" w:sz="0" w:space="0" w:color="auto"/>
                                                <w:left w:val="none" w:sz="0" w:space="0" w:color="auto"/>
                                                <w:bottom w:val="none" w:sz="0" w:space="0" w:color="auto"/>
                                                <w:right w:val="none" w:sz="0" w:space="0" w:color="auto"/>
                                              </w:divBdr>
                                              <w:divsChild>
                                                <w:div w:id="206379488">
                                                  <w:marLeft w:val="0"/>
                                                  <w:marRight w:val="0"/>
                                                  <w:marTop w:val="0"/>
                                                  <w:marBottom w:val="0"/>
                                                  <w:divBdr>
                                                    <w:top w:val="none" w:sz="0" w:space="0" w:color="auto"/>
                                                    <w:left w:val="none" w:sz="0" w:space="0" w:color="auto"/>
                                                    <w:bottom w:val="none" w:sz="0" w:space="0" w:color="auto"/>
                                                    <w:right w:val="none" w:sz="0" w:space="0" w:color="auto"/>
                                                  </w:divBdr>
                                                </w:div>
                                                <w:div w:id="1277760057">
                                                  <w:marLeft w:val="0"/>
                                                  <w:marRight w:val="0"/>
                                                  <w:marTop w:val="0"/>
                                                  <w:marBottom w:val="0"/>
                                                  <w:divBdr>
                                                    <w:top w:val="none" w:sz="0" w:space="0" w:color="auto"/>
                                                    <w:left w:val="none" w:sz="0" w:space="0" w:color="auto"/>
                                                    <w:bottom w:val="none" w:sz="0" w:space="0" w:color="auto"/>
                                                    <w:right w:val="none" w:sz="0" w:space="0" w:color="auto"/>
                                                  </w:divBdr>
                                                  <w:divsChild>
                                                    <w:div w:id="8224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450419">
                                  <w:marLeft w:val="0"/>
                                  <w:marRight w:val="0"/>
                                  <w:marTop w:val="0"/>
                                  <w:marBottom w:val="0"/>
                                  <w:divBdr>
                                    <w:top w:val="dashed" w:sz="6" w:space="0" w:color="auto"/>
                                    <w:left w:val="dashed" w:sz="6" w:space="0" w:color="auto"/>
                                    <w:bottom w:val="dashed" w:sz="6" w:space="0" w:color="auto"/>
                                    <w:right w:val="dashed" w:sz="6" w:space="0" w:color="auto"/>
                                  </w:divBdr>
                                  <w:divsChild>
                                    <w:div w:id="756556134">
                                      <w:marLeft w:val="0"/>
                                      <w:marRight w:val="0"/>
                                      <w:marTop w:val="0"/>
                                      <w:marBottom w:val="0"/>
                                      <w:divBdr>
                                        <w:top w:val="none" w:sz="0" w:space="0" w:color="auto"/>
                                        <w:left w:val="none" w:sz="0" w:space="0" w:color="auto"/>
                                        <w:bottom w:val="none" w:sz="0" w:space="0" w:color="auto"/>
                                        <w:right w:val="none" w:sz="0" w:space="0" w:color="auto"/>
                                      </w:divBdr>
                                      <w:divsChild>
                                        <w:div w:id="1837377627">
                                          <w:marLeft w:val="0"/>
                                          <w:marRight w:val="0"/>
                                          <w:marTop w:val="0"/>
                                          <w:marBottom w:val="0"/>
                                          <w:divBdr>
                                            <w:top w:val="none" w:sz="0" w:space="0" w:color="auto"/>
                                            <w:left w:val="none" w:sz="0" w:space="0" w:color="auto"/>
                                            <w:bottom w:val="none" w:sz="0" w:space="0" w:color="auto"/>
                                            <w:right w:val="none" w:sz="0" w:space="0" w:color="auto"/>
                                          </w:divBdr>
                                          <w:divsChild>
                                            <w:div w:id="1213077982">
                                              <w:marLeft w:val="0"/>
                                              <w:marRight w:val="0"/>
                                              <w:marTop w:val="0"/>
                                              <w:marBottom w:val="0"/>
                                              <w:divBdr>
                                                <w:top w:val="none" w:sz="0" w:space="0" w:color="auto"/>
                                                <w:left w:val="none" w:sz="0" w:space="0" w:color="auto"/>
                                                <w:bottom w:val="none" w:sz="0" w:space="0" w:color="auto"/>
                                                <w:right w:val="none" w:sz="0" w:space="0" w:color="auto"/>
                                              </w:divBdr>
                                              <w:divsChild>
                                                <w:div w:id="805246798">
                                                  <w:marLeft w:val="0"/>
                                                  <w:marRight w:val="0"/>
                                                  <w:marTop w:val="0"/>
                                                  <w:marBottom w:val="0"/>
                                                  <w:divBdr>
                                                    <w:top w:val="none" w:sz="0" w:space="0" w:color="auto"/>
                                                    <w:left w:val="none" w:sz="0" w:space="0" w:color="auto"/>
                                                    <w:bottom w:val="none" w:sz="0" w:space="0" w:color="auto"/>
                                                    <w:right w:val="none" w:sz="0" w:space="0" w:color="auto"/>
                                                  </w:divBdr>
                                                </w:div>
                                                <w:div w:id="1923175455">
                                                  <w:marLeft w:val="0"/>
                                                  <w:marRight w:val="0"/>
                                                  <w:marTop w:val="0"/>
                                                  <w:marBottom w:val="0"/>
                                                  <w:divBdr>
                                                    <w:top w:val="none" w:sz="0" w:space="0" w:color="auto"/>
                                                    <w:left w:val="none" w:sz="0" w:space="0" w:color="auto"/>
                                                    <w:bottom w:val="none" w:sz="0" w:space="0" w:color="auto"/>
                                                    <w:right w:val="none" w:sz="0" w:space="0" w:color="auto"/>
                                                  </w:divBdr>
                                                  <w:divsChild>
                                                    <w:div w:id="24414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012308">
                                  <w:marLeft w:val="0"/>
                                  <w:marRight w:val="0"/>
                                  <w:marTop w:val="0"/>
                                  <w:marBottom w:val="0"/>
                                  <w:divBdr>
                                    <w:top w:val="none" w:sz="0" w:space="0" w:color="auto"/>
                                    <w:left w:val="none" w:sz="0" w:space="0" w:color="auto"/>
                                    <w:bottom w:val="none" w:sz="0" w:space="0" w:color="auto"/>
                                    <w:right w:val="none" w:sz="0" w:space="0" w:color="auto"/>
                                  </w:divBdr>
                                  <w:divsChild>
                                    <w:div w:id="460613357">
                                      <w:marLeft w:val="0"/>
                                      <w:marRight w:val="0"/>
                                      <w:marTop w:val="150"/>
                                      <w:marBottom w:val="0"/>
                                      <w:divBdr>
                                        <w:top w:val="none" w:sz="0" w:space="0" w:color="auto"/>
                                        <w:left w:val="none" w:sz="0" w:space="0" w:color="auto"/>
                                        <w:bottom w:val="none" w:sz="0" w:space="0" w:color="auto"/>
                                        <w:right w:val="none" w:sz="0" w:space="0" w:color="auto"/>
                                      </w:divBdr>
                                      <w:divsChild>
                                        <w:div w:id="675424280">
                                          <w:marLeft w:val="0"/>
                                          <w:marRight w:val="0"/>
                                          <w:marTop w:val="0"/>
                                          <w:marBottom w:val="0"/>
                                          <w:divBdr>
                                            <w:top w:val="none" w:sz="0" w:space="0" w:color="auto"/>
                                            <w:left w:val="none" w:sz="0" w:space="0" w:color="auto"/>
                                            <w:bottom w:val="none" w:sz="0" w:space="0" w:color="auto"/>
                                            <w:right w:val="none" w:sz="0" w:space="0" w:color="auto"/>
                                          </w:divBdr>
                                        </w:div>
                                        <w:div w:id="90132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2889">
                                  <w:marLeft w:val="0"/>
                                  <w:marRight w:val="0"/>
                                  <w:marTop w:val="0"/>
                                  <w:marBottom w:val="0"/>
                                  <w:divBdr>
                                    <w:top w:val="dashed" w:sz="6" w:space="0" w:color="auto"/>
                                    <w:left w:val="dashed" w:sz="6" w:space="0" w:color="auto"/>
                                    <w:bottom w:val="dashed" w:sz="6" w:space="0" w:color="auto"/>
                                    <w:right w:val="dashed" w:sz="6" w:space="0" w:color="auto"/>
                                  </w:divBdr>
                                  <w:divsChild>
                                    <w:div w:id="1790707502">
                                      <w:marLeft w:val="0"/>
                                      <w:marRight w:val="0"/>
                                      <w:marTop w:val="0"/>
                                      <w:marBottom w:val="0"/>
                                      <w:divBdr>
                                        <w:top w:val="none" w:sz="0" w:space="0" w:color="auto"/>
                                        <w:left w:val="none" w:sz="0" w:space="0" w:color="auto"/>
                                        <w:bottom w:val="none" w:sz="0" w:space="0" w:color="auto"/>
                                        <w:right w:val="none" w:sz="0" w:space="0" w:color="auto"/>
                                      </w:divBdr>
                                      <w:divsChild>
                                        <w:div w:id="872110222">
                                          <w:marLeft w:val="0"/>
                                          <w:marRight w:val="0"/>
                                          <w:marTop w:val="0"/>
                                          <w:marBottom w:val="0"/>
                                          <w:divBdr>
                                            <w:top w:val="none" w:sz="0" w:space="0" w:color="auto"/>
                                            <w:left w:val="none" w:sz="0" w:space="0" w:color="auto"/>
                                            <w:bottom w:val="none" w:sz="0" w:space="0" w:color="auto"/>
                                            <w:right w:val="none" w:sz="0" w:space="0" w:color="auto"/>
                                          </w:divBdr>
                                          <w:divsChild>
                                            <w:div w:id="1290362651">
                                              <w:marLeft w:val="0"/>
                                              <w:marRight w:val="0"/>
                                              <w:marTop w:val="0"/>
                                              <w:marBottom w:val="0"/>
                                              <w:divBdr>
                                                <w:top w:val="none" w:sz="0" w:space="0" w:color="auto"/>
                                                <w:left w:val="none" w:sz="0" w:space="0" w:color="auto"/>
                                                <w:bottom w:val="none" w:sz="0" w:space="0" w:color="auto"/>
                                                <w:right w:val="none" w:sz="0" w:space="0" w:color="auto"/>
                                              </w:divBdr>
                                              <w:divsChild>
                                                <w:div w:id="1596789145">
                                                  <w:marLeft w:val="0"/>
                                                  <w:marRight w:val="0"/>
                                                  <w:marTop w:val="0"/>
                                                  <w:marBottom w:val="0"/>
                                                  <w:divBdr>
                                                    <w:top w:val="none" w:sz="0" w:space="0" w:color="auto"/>
                                                    <w:left w:val="none" w:sz="0" w:space="0" w:color="auto"/>
                                                    <w:bottom w:val="none" w:sz="0" w:space="0" w:color="auto"/>
                                                    <w:right w:val="none" w:sz="0" w:space="0" w:color="auto"/>
                                                  </w:divBdr>
                                                </w:div>
                                                <w:div w:id="1061443402">
                                                  <w:marLeft w:val="0"/>
                                                  <w:marRight w:val="0"/>
                                                  <w:marTop w:val="0"/>
                                                  <w:marBottom w:val="0"/>
                                                  <w:divBdr>
                                                    <w:top w:val="none" w:sz="0" w:space="0" w:color="auto"/>
                                                    <w:left w:val="none" w:sz="0" w:space="0" w:color="auto"/>
                                                    <w:bottom w:val="none" w:sz="0" w:space="0" w:color="auto"/>
                                                    <w:right w:val="none" w:sz="0" w:space="0" w:color="auto"/>
                                                  </w:divBdr>
                                                  <w:divsChild>
                                                    <w:div w:id="497692788">
                                                      <w:marLeft w:val="0"/>
                                                      <w:marRight w:val="0"/>
                                                      <w:marTop w:val="0"/>
                                                      <w:marBottom w:val="0"/>
                                                      <w:divBdr>
                                                        <w:top w:val="none" w:sz="0" w:space="0" w:color="auto"/>
                                                        <w:left w:val="none" w:sz="0" w:space="0" w:color="auto"/>
                                                        <w:bottom w:val="none" w:sz="0" w:space="0" w:color="auto"/>
                                                        <w:right w:val="none" w:sz="0" w:space="0" w:color="auto"/>
                                                      </w:divBdr>
                                                    </w:div>
                                                    <w:div w:id="1658990827">
                                                      <w:marLeft w:val="0"/>
                                                      <w:marRight w:val="0"/>
                                                      <w:marTop w:val="0"/>
                                                      <w:marBottom w:val="0"/>
                                                      <w:divBdr>
                                                        <w:top w:val="none" w:sz="0" w:space="0" w:color="auto"/>
                                                        <w:left w:val="none" w:sz="0" w:space="0" w:color="auto"/>
                                                        <w:bottom w:val="none" w:sz="0" w:space="0" w:color="auto"/>
                                                        <w:right w:val="none" w:sz="0" w:space="0" w:color="auto"/>
                                                      </w:divBdr>
                                                    </w:div>
                                                    <w:div w:id="1227181091">
                                                      <w:marLeft w:val="0"/>
                                                      <w:marRight w:val="0"/>
                                                      <w:marTop w:val="0"/>
                                                      <w:marBottom w:val="0"/>
                                                      <w:divBdr>
                                                        <w:top w:val="none" w:sz="0" w:space="0" w:color="auto"/>
                                                        <w:left w:val="none" w:sz="0" w:space="0" w:color="auto"/>
                                                        <w:bottom w:val="none" w:sz="0" w:space="0" w:color="auto"/>
                                                        <w:right w:val="none" w:sz="0" w:space="0" w:color="auto"/>
                                                      </w:divBdr>
                                                    </w:div>
                                                    <w:div w:id="121919735">
                                                      <w:marLeft w:val="0"/>
                                                      <w:marRight w:val="0"/>
                                                      <w:marTop w:val="0"/>
                                                      <w:marBottom w:val="0"/>
                                                      <w:divBdr>
                                                        <w:top w:val="none" w:sz="0" w:space="0" w:color="auto"/>
                                                        <w:left w:val="none" w:sz="0" w:space="0" w:color="auto"/>
                                                        <w:bottom w:val="none" w:sz="0" w:space="0" w:color="auto"/>
                                                        <w:right w:val="none" w:sz="0" w:space="0" w:color="auto"/>
                                                      </w:divBdr>
                                                    </w:div>
                                                    <w:div w:id="738942551">
                                                      <w:marLeft w:val="0"/>
                                                      <w:marRight w:val="0"/>
                                                      <w:marTop w:val="0"/>
                                                      <w:marBottom w:val="0"/>
                                                      <w:divBdr>
                                                        <w:top w:val="none" w:sz="0" w:space="0" w:color="auto"/>
                                                        <w:left w:val="none" w:sz="0" w:space="0" w:color="auto"/>
                                                        <w:bottom w:val="none" w:sz="0" w:space="0" w:color="auto"/>
                                                        <w:right w:val="none" w:sz="0" w:space="0" w:color="auto"/>
                                                      </w:divBdr>
                                                    </w:div>
                                                    <w:div w:id="1106078475">
                                                      <w:marLeft w:val="0"/>
                                                      <w:marRight w:val="0"/>
                                                      <w:marTop w:val="0"/>
                                                      <w:marBottom w:val="0"/>
                                                      <w:divBdr>
                                                        <w:top w:val="none" w:sz="0" w:space="0" w:color="auto"/>
                                                        <w:left w:val="none" w:sz="0" w:space="0" w:color="auto"/>
                                                        <w:bottom w:val="none" w:sz="0" w:space="0" w:color="auto"/>
                                                        <w:right w:val="none" w:sz="0" w:space="0" w:color="auto"/>
                                                      </w:divBdr>
                                                    </w:div>
                                                    <w:div w:id="603652588">
                                                      <w:marLeft w:val="0"/>
                                                      <w:marRight w:val="0"/>
                                                      <w:marTop w:val="0"/>
                                                      <w:marBottom w:val="0"/>
                                                      <w:divBdr>
                                                        <w:top w:val="none" w:sz="0" w:space="0" w:color="auto"/>
                                                        <w:left w:val="none" w:sz="0" w:space="0" w:color="auto"/>
                                                        <w:bottom w:val="none" w:sz="0" w:space="0" w:color="auto"/>
                                                        <w:right w:val="none" w:sz="0" w:space="0" w:color="auto"/>
                                                      </w:divBdr>
                                                    </w:div>
                                                    <w:div w:id="1082139348">
                                                      <w:marLeft w:val="0"/>
                                                      <w:marRight w:val="0"/>
                                                      <w:marTop w:val="0"/>
                                                      <w:marBottom w:val="0"/>
                                                      <w:divBdr>
                                                        <w:top w:val="none" w:sz="0" w:space="0" w:color="auto"/>
                                                        <w:left w:val="none" w:sz="0" w:space="0" w:color="auto"/>
                                                        <w:bottom w:val="none" w:sz="0" w:space="0" w:color="auto"/>
                                                        <w:right w:val="none" w:sz="0" w:space="0" w:color="auto"/>
                                                      </w:divBdr>
                                                    </w:div>
                                                    <w:div w:id="523135230">
                                                      <w:marLeft w:val="0"/>
                                                      <w:marRight w:val="0"/>
                                                      <w:marTop w:val="0"/>
                                                      <w:marBottom w:val="0"/>
                                                      <w:divBdr>
                                                        <w:top w:val="none" w:sz="0" w:space="0" w:color="auto"/>
                                                        <w:left w:val="none" w:sz="0" w:space="0" w:color="auto"/>
                                                        <w:bottom w:val="none" w:sz="0" w:space="0" w:color="auto"/>
                                                        <w:right w:val="none" w:sz="0" w:space="0" w:color="auto"/>
                                                      </w:divBdr>
                                                    </w:div>
                                                    <w:div w:id="2043246392">
                                                      <w:marLeft w:val="0"/>
                                                      <w:marRight w:val="0"/>
                                                      <w:marTop w:val="0"/>
                                                      <w:marBottom w:val="0"/>
                                                      <w:divBdr>
                                                        <w:top w:val="none" w:sz="0" w:space="0" w:color="auto"/>
                                                        <w:left w:val="none" w:sz="0" w:space="0" w:color="auto"/>
                                                        <w:bottom w:val="none" w:sz="0" w:space="0" w:color="auto"/>
                                                        <w:right w:val="none" w:sz="0" w:space="0" w:color="auto"/>
                                                      </w:divBdr>
                                                    </w:div>
                                                    <w:div w:id="1346861516">
                                                      <w:marLeft w:val="0"/>
                                                      <w:marRight w:val="0"/>
                                                      <w:marTop w:val="0"/>
                                                      <w:marBottom w:val="0"/>
                                                      <w:divBdr>
                                                        <w:top w:val="none" w:sz="0" w:space="0" w:color="auto"/>
                                                        <w:left w:val="none" w:sz="0" w:space="0" w:color="auto"/>
                                                        <w:bottom w:val="none" w:sz="0" w:space="0" w:color="auto"/>
                                                        <w:right w:val="none" w:sz="0" w:space="0" w:color="auto"/>
                                                      </w:divBdr>
                                                    </w:div>
                                                    <w:div w:id="833647344">
                                                      <w:marLeft w:val="0"/>
                                                      <w:marRight w:val="0"/>
                                                      <w:marTop w:val="0"/>
                                                      <w:marBottom w:val="0"/>
                                                      <w:divBdr>
                                                        <w:top w:val="none" w:sz="0" w:space="0" w:color="auto"/>
                                                        <w:left w:val="none" w:sz="0" w:space="0" w:color="auto"/>
                                                        <w:bottom w:val="none" w:sz="0" w:space="0" w:color="auto"/>
                                                        <w:right w:val="none" w:sz="0" w:space="0" w:color="auto"/>
                                                      </w:divBdr>
                                                    </w:div>
                                                    <w:div w:id="402878007">
                                                      <w:marLeft w:val="0"/>
                                                      <w:marRight w:val="0"/>
                                                      <w:marTop w:val="0"/>
                                                      <w:marBottom w:val="0"/>
                                                      <w:divBdr>
                                                        <w:top w:val="none" w:sz="0" w:space="0" w:color="auto"/>
                                                        <w:left w:val="none" w:sz="0" w:space="0" w:color="auto"/>
                                                        <w:bottom w:val="none" w:sz="0" w:space="0" w:color="auto"/>
                                                        <w:right w:val="none" w:sz="0" w:space="0" w:color="auto"/>
                                                      </w:divBdr>
                                                    </w:div>
                                                    <w:div w:id="1717272327">
                                                      <w:marLeft w:val="0"/>
                                                      <w:marRight w:val="0"/>
                                                      <w:marTop w:val="0"/>
                                                      <w:marBottom w:val="0"/>
                                                      <w:divBdr>
                                                        <w:top w:val="none" w:sz="0" w:space="0" w:color="auto"/>
                                                        <w:left w:val="none" w:sz="0" w:space="0" w:color="auto"/>
                                                        <w:bottom w:val="none" w:sz="0" w:space="0" w:color="auto"/>
                                                        <w:right w:val="none" w:sz="0" w:space="0" w:color="auto"/>
                                                      </w:divBdr>
                                                    </w:div>
                                                    <w:div w:id="1752700187">
                                                      <w:marLeft w:val="0"/>
                                                      <w:marRight w:val="0"/>
                                                      <w:marTop w:val="0"/>
                                                      <w:marBottom w:val="0"/>
                                                      <w:divBdr>
                                                        <w:top w:val="none" w:sz="0" w:space="0" w:color="auto"/>
                                                        <w:left w:val="none" w:sz="0" w:space="0" w:color="auto"/>
                                                        <w:bottom w:val="none" w:sz="0" w:space="0" w:color="auto"/>
                                                        <w:right w:val="none" w:sz="0" w:space="0" w:color="auto"/>
                                                      </w:divBdr>
                                                    </w:div>
                                                    <w:div w:id="1125392720">
                                                      <w:marLeft w:val="0"/>
                                                      <w:marRight w:val="0"/>
                                                      <w:marTop w:val="0"/>
                                                      <w:marBottom w:val="0"/>
                                                      <w:divBdr>
                                                        <w:top w:val="none" w:sz="0" w:space="0" w:color="auto"/>
                                                        <w:left w:val="none" w:sz="0" w:space="0" w:color="auto"/>
                                                        <w:bottom w:val="none" w:sz="0" w:space="0" w:color="auto"/>
                                                        <w:right w:val="none" w:sz="0" w:space="0" w:color="auto"/>
                                                      </w:divBdr>
                                                    </w:div>
                                                    <w:div w:id="3199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551537">
                                  <w:marLeft w:val="0"/>
                                  <w:marRight w:val="0"/>
                                  <w:marTop w:val="150"/>
                                  <w:marBottom w:val="0"/>
                                  <w:divBdr>
                                    <w:top w:val="none" w:sz="0" w:space="0" w:color="auto"/>
                                    <w:left w:val="none" w:sz="0" w:space="0" w:color="auto"/>
                                    <w:bottom w:val="none" w:sz="0" w:space="0" w:color="auto"/>
                                    <w:right w:val="none" w:sz="0" w:space="0" w:color="auto"/>
                                  </w:divBdr>
                                  <w:divsChild>
                                    <w:div w:id="174154472">
                                      <w:marLeft w:val="0"/>
                                      <w:marRight w:val="0"/>
                                      <w:marTop w:val="0"/>
                                      <w:marBottom w:val="0"/>
                                      <w:divBdr>
                                        <w:top w:val="none" w:sz="0" w:space="0" w:color="auto"/>
                                        <w:left w:val="none" w:sz="0" w:space="0" w:color="auto"/>
                                        <w:bottom w:val="none" w:sz="0" w:space="0" w:color="auto"/>
                                        <w:right w:val="none" w:sz="0" w:space="0" w:color="auto"/>
                                      </w:divBdr>
                                    </w:div>
                                    <w:div w:id="177164107">
                                      <w:marLeft w:val="0"/>
                                      <w:marRight w:val="0"/>
                                      <w:marTop w:val="0"/>
                                      <w:marBottom w:val="0"/>
                                      <w:divBdr>
                                        <w:top w:val="none" w:sz="0" w:space="0" w:color="auto"/>
                                        <w:left w:val="none" w:sz="0" w:space="0" w:color="auto"/>
                                        <w:bottom w:val="none" w:sz="0" w:space="0" w:color="auto"/>
                                        <w:right w:val="none" w:sz="0" w:space="0" w:color="auto"/>
                                      </w:divBdr>
                                    </w:div>
                                    <w:div w:id="6563327">
                                      <w:marLeft w:val="0"/>
                                      <w:marRight w:val="0"/>
                                      <w:marTop w:val="0"/>
                                      <w:marBottom w:val="0"/>
                                      <w:divBdr>
                                        <w:top w:val="none" w:sz="0" w:space="0" w:color="auto"/>
                                        <w:left w:val="none" w:sz="0" w:space="0" w:color="auto"/>
                                        <w:bottom w:val="none" w:sz="0" w:space="0" w:color="auto"/>
                                        <w:right w:val="none" w:sz="0" w:space="0" w:color="auto"/>
                                      </w:divBdr>
                                    </w:div>
                                    <w:div w:id="1156843870">
                                      <w:marLeft w:val="0"/>
                                      <w:marRight w:val="0"/>
                                      <w:marTop w:val="0"/>
                                      <w:marBottom w:val="0"/>
                                      <w:divBdr>
                                        <w:top w:val="none" w:sz="0" w:space="0" w:color="auto"/>
                                        <w:left w:val="none" w:sz="0" w:space="0" w:color="auto"/>
                                        <w:bottom w:val="none" w:sz="0" w:space="0" w:color="auto"/>
                                        <w:right w:val="none" w:sz="0" w:space="0" w:color="auto"/>
                                      </w:divBdr>
                                    </w:div>
                                  </w:divsChild>
                                </w:div>
                                <w:div w:id="447697509">
                                  <w:marLeft w:val="0"/>
                                  <w:marRight w:val="0"/>
                                  <w:marTop w:val="150"/>
                                  <w:marBottom w:val="0"/>
                                  <w:divBdr>
                                    <w:top w:val="none" w:sz="0" w:space="0" w:color="auto"/>
                                    <w:left w:val="none" w:sz="0" w:space="0" w:color="auto"/>
                                    <w:bottom w:val="none" w:sz="0" w:space="0" w:color="auto"/>
                                    <w:right w:val="none" w:sz="0" w:space="0" w:color="auto"/>
                                  </w:divBdr>
                                  <w:divsChild>
                                    <w:div w:id="711922691">
                                      <w:marLeft w:val="0"/>
                                      <w:marRight w:val="0"/>
                                      <w:marTop w:val="0"/>
                                      <w:marBottom w:val="0"/>
                                      <w:divBdr>
                                        <w:top w:val="none" w:sz="0" w:space="0" w:color="auto"/>
                                        <w:left w:val="none" w:sz="0" w:space="0" w:color="auto"/>
                                        <w:bottom w:val="none" w:sz="0" w:space="0" w:color="auto"/>
                                        <w:right w:val="none" w:sz="0" w:space="0" w:color="auto"/>
                                      </w:divBdr>
                                    </w:div>
                                    <w:div w:id="1372221874">
                                      <w:marLeft w:val="0"/>
                                      <w:marRight w:val="0"/>
                                      <w:marTop w:val="0"/>
                                      <w:marBottom w:val="0"/>
                                      <w:divBdr>
                                        <w:top w:val="none" w:sz="0" w:space="0" w:color="auto"/>
                                        <w:left w:val="none" w:sz="0" w:space="0" w:color="auto"/>
                                        <w:bottom w:val="none" w:sz="0" w:space="0" w:color="auto"/>
                                        <w:right w:val="none" w:sz="0" w:space="0" w:color="auto"/>
                                      </w:divBdr>
                                    </w:div>
                                    <w:div w:id="1869102405">
                                      <w:marLeft w:val="0"/>
                                      <w:marRight w:val="0"/>
                                      <w:marTop w:val="0"/>
                                      <w:marBottom w:val="0"/>
                                      <w:divBdr>
                                        <w:top w:val="none" w:sz="0" w:space="0" w:color="auto"/>
                                        <w:left w:val="none" w:sz="0" w:space="0" w:color="auto"/>
                                        <w:bottom w:val="none" w:sz="0" w:space="0" w:color="auto"/>
                                        <w:right w:val="none" w:sz="0" w:space="0" w:color="auto"/>
                                      </w:divBdr>
                                    </w:div>
                                    <w:div w:id="730157614">
                                      <w:marLeft w:val="0"/>
                                      <w:marRight w:val="0"/>
                                      <w:marTop w:val="0"/>
                                      <w:marBottom w:val="0"/>
                                      <w:divBdr>
                                        <w:top w:val="none" w:sz="0" w:space="0" w:color="auto"/>
                                        <w:left w:val="none" w:sz="0" w:space="0" w:color="auto"/>
                                        <w:bottom w:val="none" w:sz="0" w:space="0" w:color="auto"/>
                                        <w:right w:val="none" w:sz="0" w:space="0" w:color="auto"/>
                                      </w:divBdr>
                                    </w:div>
                                  </w:divsChild>
                                </w:div>
                                <w:div w:id="1234244929">
                                  <w:marLeft w:val="0"/>
                                  <w:marRight w:val="0"/>
                                  <w:marTop w:val="150"/>
                                  <w:marBottom w:val="0"/>
                                  <w:divBdr>
                                    <w:top w:val="none" w:sz="0" w:space="0" w:color="auto"/>
                                    <w:left w:val="none" w:sz="0" w:space="0" w:color="auto"/>
                                    <w:bottom w:val="none" w:sz="0" w:space="0" w:color="auto"/>
                                    <w:right w:val="none" w:sz="0" w:space="0" w:color="auto"/>
                                  </w:divBdr>
                                  <w:divsChild>
                                    <w:div w:id="278681305">
                                      <w:marLeft w:val="0"/>
                                      <w:marRight w:val="0"/>
                                      <w:marTop w:val="0"/>
                                      <w:marBottom w:val="0"/>
                                      <w:divBdr>
                                        <w:top w:val="none" w:sz="0" w:space="0" w:color="auto"/>
                                        <w:left w:val="none" w:sz="0" w:space="0" w:color="auto"/>
                                        <w:bottom w:val="none" w:sz="0" w:space="0" w:color="auto"/>
                                        <w:right w:val="none" w:sz="0" w:space="0" w:color="auto"/>
                                      </w:divBdr>
                                    </w:div>
                                    <w:div w:id="1721778995">
                                      <w:marLeft w:val="0"/>
                                      <w:marRight w:val="0"/>
                                      <w:marTop w:val="0"/>
                                      <w:marBottom w:val="0"/>
                                      <w:divBdr>
                                        <w:top w:val="none" w:sz="0" w:space="0" w:color="auto"/>
                                        <w:left w:val="none" w:sz="0" w:space="0" w:color="auto"/>
                                        <w:bottom w:val="none" w:sz="0" w:space="0" w:color="auto"/>
                                        <w:right w:val="none" w:sz="0" w:space="0" w:color="auto"/>
                                      </w:divBdr>
                                    </w:div>
                                    <w:div w:id="55227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w3.org/Protocols/rfc2616/rfc2616-sec10.html"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oleObject3.bin"/><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oleObject" Target="embeddings/oleObject2.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hyperlink" Target="https://vipps.no/payments/paymentgateway.jsp?token=fasdfqw04rtasdkfam.asdfqw30rsdfasd802354.asdfajsjq340sfa"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2D84B9997E5C741A30A60F71E5C290D" ma:contentTypeVersion="4" ma:contentTypeDescription="Create a new document." ma:contentTypeScope="" ma:versionID="a0613db56bfada57aa221750082f08b5">
  <xsd:schema xmlns:xsd="http://www.w3.org/2001/XMLSchema" xmlns:xs="http://www.w3.org/2001/XMLSchema" xmlns:p="http://schemas.microsoft.com/office/2006/metadata/properties" xmlns:ns2="f34313c9-6b0f-4661-b1f9-c8014b5fd827" xmlns:ns3="b0022ac8-7699-4ff9-81ca-3c879b7a4ee6" targetNamespace="http://schemas.microsoft.com/office/2006/metadata/properties" ma:root="true" ma:fieldsID="2dfa9646674a6bdd14cbf0069148906f" ns2:_="" ns3:_="">
    <xsd:import namespace="f34313c9-6b0f-4661-b1f9-c8014b5fd827"/>
    <xsd:import namespace="b0022ac8-7699-4ff9-81ca-3c879b7a4ee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4313c9-6b0f-4661-b1f9-c8014b5fd8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022ac8-7699-4ff9-81ca-3c879b7a4ee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b0022ac8-7699-4ff9-81ca-3c879b7a4ee6">
      <UserInfo>
        <DisplayName>Tom Kvam</DisplayName>
        <AccountId>75</AccountId>
        <AccountType/>
      </UserInfo>
    </SharedWithUsers>
  </documentManagement>
</p:properties>
</file>

<file path=customXml/item4.xml><?xml version="1.0" encoding="utf-8"?>
<LongProperties xmlns="http://schemas.microsoft.com/office/2006/metadata/longProperties">
  <LongProp xmlns="" name="TaxKeyword"><![CDATA[527;#Leveranse 2 Krafttak|1e8b76ad-14d4-42cb-902b-73b917c5f7cd;#528;#Maler under arbeid|d936cc45-877a-4328-ab5f-29b53efdb3a9;#429;#IT|30c7ccaa-6c54-4023-a6d4-7f0c77769755;#533;#A06_Support Processes|411da548-00dd-41da-bde4-f3f60facedd8;#546;#06_Project Management Process|b3afa23b-1bf7-4c06-9365-7438d6d6dd33;#506;#Engelske Dokumenter|8545c96f-bcd7-41f6-9208-2ed810b17d76]]></LongProp>
</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B908FC-3D51-4888-BAA8-88C04F3F784A}">
  <ds:schemaRefs>
    <ds:schemaRef ds:uri="http://schemas.microsoft.com/sharepoint/v3/contenttype/forms"/>
  </ds:schemaRefs>
</ds:datastoreItem>
</file>

<file path=customXml/itemProps2.xml><?xml version="1.0" encoding="utf-8"?>
<ds:datastoreItem xmlns:ds="http://schemas.openxmlformats.org/officeDocument/2006/customXml" ds:itemID="{223C7F2B-F5A5-48A7-8B7A-8AA962D6F8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4313c9-6b0f-4661-b1f9-c8014b5fd827"/>
    <ds:schemaRef ds:uri="b0022ac8-7699-4ff9-81ca-3c879b7a4e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1B117C-30F2-4E94-A68C-B62E5D3DC623}">
  <ds:schemaRefs>
    <ds:schemaRef ds:uri="http://schemas.microsoft.com/office/2006/metadata/properties"/>
    <ds:schemaRef ds:uri="http://schemas.microsoft.com/office/infopath/2007/PartnerControls"/>
    <ds:schemaRef ds:uri="b0022ac8-7699-4ff9-81ca-3c879b7a4ee6"/>
  </ds:schemaRefs>
</ds:datastoreItem>
</file>

<file path=customXml/itemProps4.xml><?xml version="1.0" encoding="utf-8"?>
<ds:datastoreItem xmlns:ds="http://schemas.openxmlformats.org/officeDocument/2006/customXml" ds:itemID="{84A60F80-5B25-4201-8472-D33122001C81}">
  <ds:schemaRefs>
    <ds:schemaRef ds:uri="http://schemas.microsoft.com/office/2006/metadata/longProperties"/>
    <ds:schemaRef ds:uri=""/>
  </ds:schemaRefs>
</ds:datastoreItem>
</file>

<file path=customXml/itemProps5.xml><?xml version="1.0" encoding="utf-8"?>
<ds:datastoreItem xmlns:ds="http://schemas.openxmlformats.org/officeDocument/2006/customXml" ds:itemID="{F0EE07F6-C7F4-4D50-8082-B64E53DFC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Pages>
  <Words>10403</Words>
  <Characters>55139</Characters>
  <Application>Microsoft Office Word</Application>
  <DocSecurity>0</DocSecurity>
  <Lines>459</Lines>
  <Paragraphs>130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Analysis and Design</vt:lpstr>
      <vt:lpstr>Analysis and Design</vt:lpstr>
    </vt:vector>
  </TitlesOfParts>
  <Manager>olav.lunde@dnb.no</Manager>
  <Company>DnB NOR ASA</Company>
  <LinksUpToDate>false</LinksUpToDate>
  <CharactersWithSpaces>65412</CharactersWithSpaces>
  <SharedDoc>false</SharedDoc>
  <HLinks>
    <vt:vector size="60" baseType="variant">
      <vt:variant>
        <vt:i4>1900606</vt:i4>
      </vt:variant>
      <vt:variant>
        <vt:i4>56</vt:i4>
      </vt:variant>
      <vt:variant>
        <vt:i4>0</vt:i4>
      </vt:variant>
      <vt:variant>
        <vt:i4>5</vt:i4>
      </vt:variant>
      <vt:variant>
        <vt:lpwstr/>
      </vt:variant>
      <vt:variant>
        <vt:lpwstr>_Toc334619868</vt:lpwstr>
      </vt:variant>
      <vt:variant>
        <vt:i4>1900606</vt:i4>
      </vt:variant>
      <vt:variant>
        <vt:i4>50</vt:i4>
      </vt:variant>
      <vt:variant>
        <vt:i4>0</vt:i4>
      </vt:variant>
      <vt:variant>
        <vt:i4>5</vt:i4>
      </vt:variant>
      <vt:variant>
        <vt:lpwstr/>
      </vt:variant>
      <vt:variant>
        <vt:lpwstr>_Toc334619867</vt:lpwstr>
      </vt:variant>
      <vt:variant>
        <vt:i4>1900606</vt:i4>
      </vt:variant>
      <vt:variant>
        <vt:i4>44</vt:i4>
      </vt:variant>
      <vt:variant>
        <vt:i4>0</vt:i4>
      </vt:variant>
      <vt:variant>
        <vt:i4>5</vt:i4>
      </vt:variant>
      <vt:variant>
        <vt:lpwstr/>
      </vt:variant>
      <vt:variant>
        <vt:lpwstr>_Toc334619866</vt:lpwstr>
      </vt:variant>
      <vt:variant>
        <vt:i4>1900606</vt:i4>
      </vt:variant>
      <vt:variant>
        <vt:i4>38</vt:i4>
      </vt:variant>
      <vt:variant>
        <vt:i4>0</vt:i4>
      </vt:variant>
      <vt:variant>
        <vt:i4>5</vt:i4>
      </vt:variant>
      <vt:variant>
        <vt:lpwstr/>
      </vt:variant>
      <vt:variant>
        <vt:lpwstr>_Toc334619865</vt:lpwstr>
      </vt:variant>
      <vt:variant>
        <vt:i4>1900606</vt:i4>
      </vt:variant>
      <vt:variant>
        <vt:i4>32</vt:i4>
      </vt:variant>
      <vt:variant>
        <vt:i4>0</vt:i4>
      </vt:variant>
      <vt:variant>
        <vt:i4>5</vt:i4>
      </vt:variant>
      <vt:variant>
        <vt:lpwstr/>
      </vt:variant>
      <vt:variant>
        <vt:lpwstr>_Toc334619864</vt:lpwstr>
      </vt:variant>
      <vt:variant>
        <vt:i4>1900606</vt:i4>
      </vt:variant>
      <vt:variant>
        <vt:i4>26</vt:i4>
      </vt:variant>
      <vt:variant>
        <vt:i4>0</vt:i4>
      </vt:variant>
      <vt:variant>
        <vt:i4>5</vt:i4>
      </vt:variant>
      <vt:variant>
        <vt:lpwstr/>
      </vt:variant>
      <vt:variant>
        <vt:lpwstr>_Toc334619863</vt:lpwstr>
      </vt:variant>
      <vt:variant>
        <vt:i4>1900606</vt:i4>
      </vt:variant>
      <vt:variant>
        <vt:i4>20</vt:i4>
      </vt:variant>
      <vt:variant>
        <vt:i4>0</vt:i4>
      </vt:variant>
      <vt:variant>
        <vt:i4>5</vt:i4>
      </vt:variant>
      <vt:variant>
        <vt:lpwstr/>
      </vt:variant>
      <vt:variant>
        <vt:lpwstr>_Toc334619862</vt:lpwstr>
      </vt:variant>
      <vt:variant>
        <vt:i4>1900606</vt:i4>
      </vt:variant>
      <vt:variant>
        <vt:i4>14</vt:i4>
      </vt:variant>
      <vt:variant>
        <vt:i4>0</vt:i4>
      </vt:variant>
      <vt:variant>
        <vt:i4>5</vt:i4>
      </vt:variant>
      <vt:variant>
        <vt:lpwstr/>
      </vt:variant>
      <vt:variant>
        <vt:lpwstr>_Toc334619861</vt:lpwstr>
      </vt:variant>
      <vt:variant>
        <vt:i4>1900606</vt:i4>
      </vt:variant>
      <vt:variant>
        <vt:i4>8</vt:i4>
      </vt:variant>
      <vt:variant>
        <vt:i4>0</vt:i4>
      </vt:variant>
      <vt:variant>
        <vt:i4>5</vt:i4>
      </vt:variant>
      <vt:variant>
        <vt:lpwstr/>
      </vt:variant>
      <vt:variant>
        <vt:lpwstr>_Toc334619860</vt:lpwstr>
      </vt:variant>
      <vt:variant>
        <vt:i4>1966142</vt:i4>
      </vt:variant>
      <vt:variant>
        <vt:i4>2</vt:i4>
      </vt:variant>
      <vt:variant>
        <vt:i4>0</vt:i4>
      </vt:variant>
      <vt:variant>
        <vt:i4>5</vt:i4>
      </vt:variant>
      <vt:variant>
        <vt:lpwstr/>
      </vt:variant>
      <vt:variant>
        <vt:lpwstr>_Toc334619859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and Design</dc:title>
  <dc:creator>Nyström, Joel</dc:creator>
  <dc:description>Mal &lt;br&gt;
Dokument owner: PMO</dc:description>
  <cp:lastModifiedBy>Reza Sobut</cp:lastModifiedBy>
  <cp:revision>6</cp:revision>
  <cp:lastPrinted>2018-02-15T14:24:00Z</cp:lastPrinted>
  <dcterms:created xsi:type="dcterms:W3CDTF">2018-02-13T10:15:00Z</dcterms:created>
  <dcterms:modified xsi:type="dcterms:W3CDTF">2018-02-15T14:24:00Z</dcterms:modified>
  <cp:category>Til godkjenning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jon">
    <vt:lpwstr>1.3</vt:lpwstr>
  </property>
  <property fmtid="{D5CDD505-2E9C-101B-9397-08002B2CF9AE}" pid="3" name="VersjonsDato">
    <vt:lpwstr>19. april 2001</vt:lpwstr>
  </property>
  <property fmtid="{D5CDD505-2E9C-101B-9397-08002B2CF9AE}" pid="4" name="ContentTypeId">
    <vt:lpwstr>0x01010092D84B9997E5C741A30A60F71E5C290D</vt:lpwstr>
  </property>
  <property fmtid="{D5CDD505-2E9C-101B-9397-08002B2CF9AE}" pid="5" name="TaxKeyword">
    <vt:lpwstr/>
  </property>
  <property fmtid="{D5CDD505-2E9C-101B-9397-08002B2CF9AE}" pid="6" name="Kategori">
    <vt:lpwstr/>
  </property>
  <property fmtid="{D5CDD505-2E9C-101B-9397-08002B2CF9AE}" pid="7" name="Navigasjon">
    <vt:lpwstr>150;#Analysis and Design|f1a133ff-8efc-43e7-a722-045dd4d729bb</vt:lpwstr>
  </property>
  <property fmtid="{D5CDD505-2E9C-101B-9397-08002B2CF9AE}" pid="8" name="DNBInformationCategory">
    <vt:lpwstr>35;#Håndbøker, prosesser, rutiner og verktøy|38664b1e-f16a-44d0-9c00-142cfe5d8754</vt:lpwstr>
  </property>
  <property fmtid="{D5CDD505-2E9C-101B-9397-08002B2CF9AE}" pid="9" name="b64c5ce9cbc5475faebb71e9cfeb8018">
    <vt:lpwstr>Analysis and Designf1a133ff-8efc-43e7-a722-045dd4d729bb</vt:lpwstr>
  </property>
  <property fmtid="{D5CDD505-2E9C-101B-9397-08002B2CF9AE}" pid="10" name="Status">
    <vt:lpwstr>Til QA</vt:lpwstr>
  </property>
  <property fmtid="{D5CDD505-2E9C-101B-9397-08002B2CF9AE}" pid="11" name="Document classification">
    <vt:lpwstr>Mandatory</vt:lpwstr>
  </property>
  <property fmtid="{D5CDD505-2E9C-101B-9397-08002B2CF9AE}" pid="12" name="Title">
    <vt:lpwstr>Analysis and Design</vt:lpwstr>
  </property>
  <property fmtid="{D5CDD505-2E9C-101B-9397-08002B2CF9AE}" pid="13" name="g23f888cde774484af04a3171ad6a804">
    <vt:lpwstr>Unclassified|a133fc1b-2a61-4bd5-82f9-6b2fb2a24b43</vt:lpwstr>
  </property>
  <property fmtid="{D5CDD505-2E9C-101B-9397-08002B2CF9AE}" pid="14" name="SecurityClassificationTag">
    <vt:lpwstr>550;#Unclassified|a133fc1b-2a61-4bd5-82f9-6b2fb2a24b43</vt:lpwstr>
  </property>
</Properties>
</file>